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D091F" w14:textId="77777777" w:rsidR="00080512" w:rsidRPr="00457CAE" w:rsidRDefault="00080512">
      <w:pPr>
        <w:pStyle w:val="ZA"/>
        <w:framePr w:wrap="notBeside"/>
        <w:rPr>
          <w:lang w:val="en-US"/>
        </w:rPr>
      </w:pPr>
      <w:bookmarkStart w:id="0" w:name="page1"/>
      <w:r w:rsidRPr="00457CAE">
        <w:rPr>
          <w:sz w:val="64"/>
          <w:lang w:val="en-US"/>
        </w:rPr>
        <w:t xml:space="preserve">3GPP TS </w:t>
      </w:r>
      <w:r w:rsidR="00E6014A" w:rsidRPr="00457CAE">
        <w:rPr>
          <w:sz w:val="64"/>
          <w:lang w:val="en-US"/>
        </w:rPr>
        <w:t>22</w:t>
      </w:r>
      <w:r w:rsidRPr="00457CAE">
        <w:rPr>
          <w:sz w:val="64"/>
          <w:lang w:val="en-US"/>
        </w:rPr>
        <w:t>.</w:t>
      </w:r>
      <w:r w:rsidR="007E4172" w:rsidRPr="00457CAE">
        <w:rPr>
          <w:sz w:val="64"/>
          <w:lang w:val="en-US"/>
        </w:rPr>
        <w:t>104</w:t>
      </w:r>
      <w:r w:rsidRPr="00457CAE">
        <w:rPr>
          <w:sz w:val="64"/>
          <w:lang w:val="en-US"/>
        </w:rPr>
        <w:t xml:space="preserve"> </w:t>
      </w:r>
      <w:r w:rsidR="00822F9B" w:rsidRPr="00457CAE">
        <w:rPr>
          <w:lang w:val="en-US"/>
        </w:rPr>
        <w:t>V1</w:t>
      </w:r>
      <w:r w:rsidR="00420388">
        <w:rPr>
          <w:lang w:val="en-US"/>
        </w:rPr>
        <w:t>9</w:t>
      </w:r>
      <w:r w:rsidR="00CC2B42" w:rsidRPr="00457CAE">
        <w:rPr>
          <w:lang w:val="en-US"/>
        </w:rPr>
        <w:t>.</w:t>
      </w:r>
      <w:r w:rsidR="004F09F5">
        <w:rPr>
          <w:lang w:val="en-US"/>
        </w:rPr>
        <w:t>1</w:t>
      </w:r>
      <w:r w:rsidR="00855FC9" w:rsidRPr="00457CAE">
        <w:rPr>
          <w:lang w:val="en-US"/>
        </w:rPr>
        <w:t>.0</w:t>
      </w:r>
      <w:r w:rsidRPr="00457CAE">
        <w:rPr>
          <w:lang w:val="en-US"/>
        </w:rPr>
        <w:t xml:space="preserve"> </w:t>
      </w:r>
      <w:r w:rsidRPr="00457CAE">
        <w:rPr>
          <w:sz w:val="32"/>
          <w:lang w:val="en-US"/>
        </w:rPr>
        <w:t>(</w:t>
      </w:r>
      <w:r w:rsidR="007956B8" w:rsidRPr="00457CAE">
        <w:rPr>
          <w:sz w:val="32"/>
          <w:lang w:val="en-US"/>
        </w:rPr>
        <w:t>20</w:t>
      </w:r>
      <w:r w:rsidR="00EA0C61">
        <w:rPr>
          <w:sz w:val="32"/>
          <w:lang w:val="en-US"/>
        </w:rPr>
        <w:t>2</w:t>
      </w:r>
      <w:r w:rsidR="00420388">
        <w:rPr>
          <w:sz w:val="32"/>
          <w:lang w:val="en-US"/>
        </w:rPr>
        <w:t>3</w:t>
      </w:r>
      <w:r w:rsidR="007956B8" w:rsidRPr="00457CAE">
        <w:rPr>
          <w:sz w:val="32"/>
          <w:lang w:val="en-US"/>
        </w:rPr>
        <w:t>-</w:t>
      </w:r>
      <w:r w:rsidR="00420388">
        <w:rPr>
          <w:sz w:val="32"/>
          <w:lang w:val="en-US"/>
        </w:rPr>
        <w:t>0</w:t>
      </w:r>
      <w:r w:rsidR="004F09F5">
        <w:rPr>
          <w:sz w:val="32"/>
          <w:lang w:val="en-US"/>
        </w:rPr>
        <w:t>9</w:t>
      </w:r>
      <w:r w:rsidRPr="00457CAE">
        <w:rPr>
          <w:sz w:val="32"/>
          <w:lang w:val="en-US"/>
        </w:rPr>
        <w:t>)</w:t>
      </w:r>
    </w:p>
    <w:p w14:paraId="4303AE99" w14:textId="77777777" w:rsidR="00080512" w:rsidRPr="00457CAE" w:rsidRDefault="00080512">
      <w:pPr>
        <w:pStyle w:val="ZB"/>
        <w:framePr w:wrap="notBeside"/>
        <w:rPr>
          <w:lang w:val="en-US"/>
        </w:rPr>
      </w:pPr>
      <w:r w:rsidRPr="00457CAE">
        <w:rPr>
          <w:lang w:val="en-US"/>
        </w:rPr>
        <w:t>Technical Specification</w:t>
      </w:r>
    </w:p>
    <w:p w14:paraId="7F4DF03B" w14:textId="77777777" w:rsidR="00080512" w:rsidRPr="00457CAE" w:rsidRDefault="00080512">
      <w:pPr>
        <w:pStyle w:val="ZT"/>
        <w:framePr w:wrap="notBeside"/>
      </w:pPr>
      <w:r w:rsidRPr="00457CAE">
        <w:t>3rd Generation Partnership Project;</w:t>
      </w:r>
    </w:p>
    <w:p w14:paraId="6C0600AA" w14:textId="77777777" w:rsidR="00B23355" w:rsidRPr="00457CAE" w:rsidRDefault="00B23355" w:rsidP="00B23355">
      <w:pPr>
        <w:pStyle w:val="ZT"/>
        <w:framePr w:wrap="notBeside"/>
      </w:pPr>
      <w:r w:rsidRPr="00457CAE">
        <w:t>Technical Specification Group Services and System Aspects;</w:t>
      </w:r>
    </w:p>
    <w:p w14:paraId="3D547610" w14:textId="77777777" w:rsidR="00B23355" w:rsidRPr="00457CAE" w:rsidRDefault="00796045" w:rsidP="00B23355">
      <w:pPr>
        <w:pStyle w:val="ZT"/>
        <w:framePr w:wrap="notBeside"/>
      </w:pPr>
      <w:r w:rsidRPr="00457CAE">
        <w:rPr>
          <w:rFonts w:eastAsia="SimSun"/>
        </w:rPr>
        <w:t>Service requirements</w:t>
      </w:r>
      <w:r w:rsidR="002B7A2B" w:rsidRPr="00457CAE">
        <w:rPr>
          <w:rFonts w:eastAsia="SimSun"/>
        </w:rPr>
        <w:t xml:space="preserve"> for cyber-physical control applications in vertical domains</w:t>
      </w:r>
      <w:r w:rsidR="00B23355" w:rsidRPr="00457CAE">
        <w:t>;</w:t>
      </w:r>
    </w:p>
    <w:p w14:paraId="6C422AD6" w14:textId="77777777" w:rsidR="00B23355" w:rsidRPr="00457CAE" w:rsidRDefault="00B23355" w:rsidP="00B23355">
      <w:pPr>
        <w:pStyle w:val="ZT"/>
        <w:framePr w:wrap="notBeside"/>
      </w:pPr>
      <w:r w:rsidRPr="00457CAE">
        <w:t>Stage 1</w:t>
      </w:r>
    </w:p>
    <w:p w14:paraId="41724A94" w14:textId="77777777" w:rsidR="00B23355" w:rsidRPr="00457CAE" w:rsidRDefault="00B23355" w:rsidP="00B23355">
      <w:pPr>
        <w:pStyle w:val="ZT"/>
        <w:framePr w:wrap="notBeside"/>
        <w:rPr>
          <w:i/>
          <w:sz w:val="28"/>
        </w:rPr>
      </w:pPr>
      <w:r w:rsidRPr="00457CAE">
        <w:t>(</w:t>
      </w:r>
      <w:r w:rsidRPr="00457CAE">
        <w:rPr>
          <w:rStyle w:val="ZGSM"/>
        </w:rPr>
        <w:t>Release 1</w:t>
      </w:r>
      <w:r w:rsidR="004568D0">
        <w:rPr>
          <w:rStyle w:val="ZGSM"/>
        </w:rPr>
        <w:t>9</w:t>
      </w:r>
      <w:r w:rsidRPr="00457CAE">
        <w:t>)</w:t>
      </w:r>
    </w:p>
    <w:p w14:paraId="58A3ECE6" w14:textId="77777777" w:rsidR="00FC1192" w:rsidRPr="00457CAE" w:rsidRDefault="00FC1192" w:rsidP="00FC1192">
      <w:pPr>
        <w:pStyle w:val="ZU"/>
        <w:framePr w:h="4929" w:hRule="exact" w:wrap="notBeside"/>
        <w:tabs>
          <w:tab w:val="right" w:pos="10206"/>
        </w:tabs>
        <w:jc w:val="left"/>
        <w:rPr>
          <w:color w:val="0000FF"/>
        </w:rPr>
      </w:pPr>
      <w:r w:rsidRPr="00457CAE">
        <w:rPr>
          <w:color w:val="0000FF"/>
        </w:rPr>
        <w:tab/>
      </w:r>
    </w:p>
    <w:p w14:paraId="23C42B4B" w14:textId="77777777" w:rsidR="00614FDF" w:rsidRPr="00457CAE" w:rsidRDefault="00614FDF" w:rsidP="00614FDF">
      <w:pPr>
        <w:pStyle w:val="ZU"/>
        <w:framePr w:h="4929" w:hRule="exact" w:wrap="notBeside"/>
        <w:tabs>
          <w:tab w:val="right" w:pos="10206"/>
        </w:tabs>
        <w:jc w:val="left"/>
      </w:pPr>
    </w:p>
    <w:p w14:paraId="37BD99C3" w14:textId="790907B5" w:rsidR="00917CCB" w:rsidRPr="00457CAE" w:rsidRDefault="00322142" w:rsidP="00917CCB">
      <w:pPr>
        <w:pStyle w:val="ZU"/>
        <w:framePr w:h="4929" w:hRule="exact" w:wrap="notBeside"/>
        <w:tabs>
          <w:tab w:val="right" w:pos="10206"/>
        </w:tabs>
        <w:jc w:val="left"/>
      </w:pPr>
      <w:r>
        <w:rPr>
          <w:i/>
        </w:rPr>
        <w:t xml:space="preserve"> </w:t>
      </w:r>
      <w:r w:rsidR="00746C5E">
        <w:rPr>
          <w:i/>
        </w:rPr>
        <w:drawing>
          <wp:inline distT="0" distB="0" distL="0" distR="0" wp14:anchorId="168AA0B6" wp14:editId="4DB377D5">
            <wp:extent cx="1285875" cy="79057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r w:rsidR="00917CCB" w:rsidRPr="00457CAE">
        <w:rPr>
          <w:color w:val="0000FF"/>
        </w:rPr>
        <w:tab/>
      </w:r>
      <w:r w:rsidR="00746C5E" w:rsidRPr="00457CAE">
        <w:drawing>
          <wp:inline distT="0" distB="0" distL="0" distR="0" wp14:anchorId="5F442E46" wp14:editId="60D4B1A5">
            <wp:extent cx="1628775" cy="9525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7FC0AC8C" w14:textId="77777777" w:rsidR="00080512" w:rsidRPr="00457CAE" w:rsidRDefault="00080512">
      <w:pPr>
        <w:pStyle w:val="ZU"/>
        <w:framePr w:h="4929" w:hRule="exact" w:wrap="notBeside"/>
        <w:tabs>
          <w:tab w:val="right" w:pos="10206"/>
        </w:tabs>
        <w:jc w:val="left"/>
      </w:pPr>
    </w:p>
    <w:p w14:paraId="1DA8677B" w14:textId="77777777" w:rsidR="00080512" w:rsidRPr="00457CAE" w:rsidRDefault="00080512" w:rsidP="00734A5B">
      <w:pPr>
        <w:framePr w:h="1377" w:hRule="exact" w:wrap="notBeside" w:vAnchor="page" w:hAnchor="margin" w:y="15305"/>
        <w:rPr>
          <w:sz w:val="16"/>
        </w:rPr>
      </w:pPr>
      <w:r w:rsidRPr="00457CAE">
        <w:rPr>
          <w:sz w:val="16"/>
        </w:rPr>
        <w:t>The present document has been developed within the 3</w:t>
      </w:r>
      <w:r w:rsidR="00F04712" w:rsidRPr="00457CAE">
        <w:rPr>
          <w:sz w:val="16"/>
        </w:rPr>
        <w:t>rd</w:t>
      </w:r>
      <w:r w:rsidRPr="00457CAE">
        <w:rPr>
          <w:sz w:val="16"/>
        </w:rPr>
        <w:t xml:space="preserve"> Generation Partnership Project (3GPP</w:t>
      </w:r>
      <w:r w:rsidRPr="00457CAE">
        <w:rPr>
          <w:sz w:val="16"/>
          <w:vertAlign w:val="superscript"/>
        </w:rPr>
        <w:t xml:space="preserve"> TM</w:t>
      </w:r>
      <w:r w:rsidRPr="00457CAE">
        <w:rPr>
          <w:sz w:val="16"/>
        </w:rPr>
        <w:t>) and may be further elaborated for the purposes of 3GPP..</w:t>
      </w:r>
      <w:r w:rsidRPr="00457CAE">
        <w:rPr>
          <w:sz w:val="16"/>
        </w:rPr>
        <w:br/>
        <w:t>The present document has not been subject to any approval process by the 3GPP</w:t>
      </w:r>
      <w:r w:rsidRPr="00457CAE">
        <w:rPr>
          <w:sz w:val="16"/>
          <w:vertAlign w:val="superscript"/>
        </w:rPr>
        <w:t xml:space="preserve"> </w:t>
      </w:r>
      <w:r w:rsidRPr="00457CAE">
        <w:rPr>
          <w:sz w:val="16"/>
        </w:rPr>
        <w:t>Organizational Partners and shall not be implemented.</w:t>
      </w:r>
      <w:r w:rsidRPr="00457CAE">
        <w:rPr>
          <w:sz w:val="16"/>
        </w:rPr>
        <w:br/>
        <w:t>This Specification is provided for future development work within 3GPP</w:t>
      </w:r>
      <w:r w:rsidRPr="00457CAE">
        <w:rPr>
          <w:sz w:val="16"/>
          <w:vertAlign w:val="superscript"/>
        </w:rPr>
        <w:t xml:space="preserve"> </w:t>
      </w:r>
      <w:r w:rsidRPr="00457CAE">
        <w:rPr>
          <w:sz w:val="16"/>
        </w:rPr>
        <w:t>only. The Organizational Partners accept no liability for any use of this Specification.</w:t>
      </w:r>
      <w:r w:rsidRPr="00457CAE">
        <w:rPr>
          <w:sz w:val="16"/>
        </w:rPr>
        <w:br/>
        <w:t xml:space="preserve">Specifications and </w:t>
      </w:r>
      <w:r w:rsidR="00F653B8" w:rsidRPr="00457CAE">
        <w:rPr>
          <w:sz w:val="16"/>
        </w:rPr>
        <w:t>Reports</w:t>
      </w:r>
      <w:r w:rsidRPr="00457CAE">
        <w:rPr>
          <w:sz w:val="16"/>
        </w:rPr>
        <w:t xml:space="preserve"> for implementation of the 3GPP</w:t>
      </w:r>
      <w:r w:rsidRPr="00457CAE">
        <w:rPr>
          <w:sz w:val="16"/>
          <w:vertAlign w:val="superscript"/>
        </w:rPr>
        <w:t xml:space="preserve"> TM</w:t>
      </w:r>
      <w:r w:rsidRPr="00457CAE">
        <w:rPr>
          <w:sz w:val="16"/>
        </w:rPr>
        <w:t xml:space="preserve"> system should be obtained via the 3GPP Organizational Partners' Publications Offices.</w:t>
      </w:r>
    </w:p>
    <w:p w14:paraId="60968D75" w14:textId="77777777" w:rsidR="00080512" w:rsidRPr="00457CAE" w:rsidRDefault="00080512">
      <w:pPr>
        <w:pStyle w:val="ZV"/>
        <w:framePr w:wrap="notBeside"/>
        <w:rPr>
          <w:lang w:val="en-US"/>
        </w:rPr>
      </w:pPr>
    </w:p>
    <w:p w14:paraId="0ABDAF0D" w14:textId="77777777" w:rsidR="00080512" w:rsidRPr="00457CAE" w:rsidRDefault="00080512"/>
    <w:bookmarkEnd w:id="0"/>
    <w:p w14:paraId="29F14EA1" w14:textId="77777777" w:rsidR="00080512" w:rsidRPr="00457CAE" w:rsidRDefault="00080512">
      <w:pPr>
        <w:sectPr w:rsidR="00080512" w:rsidRPr="00457CAE" w:rsidSect="00AA0CF5">
          <w:footnotePr>
            <w:numRestart w:val="eachSect"/>
          </w:footnotePr>
          <w:pgSz w:w="11907" w:h="16840"/>
          <w:pgMar w:top="2268" w:right="851" w:bottom="10773" w:left="851" w:header="0" w:footer="0" w:gutter="0"/>
          <w:cols w:space="720"/>
        </w:sectPr>
      </w:pPr>
    </w:p>
    <w:p w14:paraId="29624637" w14:textId="77777777" w:rsidR="00080512" w:rsidRPr="00457CAE" w:rsidRDefault="00080512">
      <w:bookmarkStart w:id="1" w:name="page2"/>
    </w:p>
    <w:p w14:paraId="3A2C69A6" w14:textId="77777777" w:rsidR="00080512" w:rsidRPr="00457CAE" w:rsidRDefault="00080512">
      <w:pPr>
        <w:pStyle w:val="FP"/>
        <w:framePr w:wrap="notBeside" w:hAnchor="margin" w:y="1419"/>
        <w:pBdr>
          <w:bottom w:val="single" w:sz="6" w:space="1" w:color="auto"/>
        </w:pBdr>
        <w:spacing w:before="240"/>
        <w:ind w:left="2835" w:right="2835"/>
        <w:jc w:val="center"/>
      </w:pPr>
      <w:r w:rsidRPr="00457CAE">
        <w:t>Keywords</w:t>
      </w:r>
    </w:p>
    <w:p w14:paraId="54DDCB96" w14:textId="77777777" w:rsidR="00080512" w:rsidRPr="00457CAE" w:rsidRDefault="00822F9B">
      <w:pPr>
        <w:pStyle w:val="FP"/>
        <w:framePr w:wrap="notBeside" w:hAnchor="margin" w:y="1419"/>
        <w:ind w:left="2835" w:right="2835"/>
        <w:jc w:val="center"/>
        <w:rPr>
          <w:rFonts w:ascii="Arial" w:hAnsi="Arial"/>
          <w:sz w:val="18"/>
        </w:rPr>
      </w:pPr>
      <w:r w:rsidRPr="00457CAE">
        <w:rPr>
          <w:rFonts w:ascii="Arial" w:hAnsi="Arial"/>
          <w:sz w:val="18"/>
        </w:rPr>
        <w:t>Verticals</w:t>
      </w:r>
    </w:p>
    <w:p w14:paraId="5BD821DE" w14:textId="77777777" w:rsidR="00080512" w:rsidRPr="00457CAE" w:rsidRDefault="00080512"/>
    <w:p w14:paraId="0D981C77" w14:textId="77777777" w:rsidR="00080512" w:rsidRPr="00457CAE" w:rsidRDefault="00080512">
      <w:pPr>
        <w:pStyle w:val="FP"/>
        <w:framePr w:wrap="notBeside" w:hAnchor="margin" w:yAlign="center"/>
        <w:spacing w:after="240"/>
        <w:ind w:left="2835" w:right="2835"/>
        <w:jc w:val="center"/>
        <w:rPr>
          <w:rFonts w:ascii="Arial" w:hAnsi="Arial"/>
          <w:b/>
          <w:i/>
        </w:rPr>
      </w:pPr>
      <w:r w:rsidRPr="00457CAE">
        <w:rPr>
          <w:rFonts w:ascii="Arial" w:hAnsi="Arial"/>
          <w:b/>
          <w:i/>
        </w:rPr>
        <w:t>3GPP</w:t>
      </w:r>
    </w:p>
    <w:p w14:paraId="1F88BA67" w14:textId="77777777" w:rsidR="00080512" w:rsidRPr="00457CAE" w:rsidRDefault="00080512">
      <w:pPr>
        <w:pStyle w:val="FP"/>
        <w:framePr w:wrap="notBeside" w:hAnchor="margin" w:yAlign="center"/>
        <w:pBdr>
          <w:bottom w:val="single" w:sz="6" w:space="1" w:color="auto"/>
        </w:pBdr>
        <w:ind w:left="2835" w:right="2835"/>
        <w:jc w:val="center"/>
      </w:pPr>
      <w:r w:rsidRPr="00457CAE">
        <w:t>Postal address</w:t>
      </w:r>
    </w:p>
    <w:p w14:paraId="5B63CB98" w14:textId="77777777" w:rsidR="00080512" w:rsidRPr="00457CAE" w:rsidRDefault="00080512">
      <w:pPr>
        <w:pStyle w:val="FP"/>
        <w:framePr w:wrap="notBeside" w:hAnchor="margin" w:yAlign="center"/>
        <w:ind w:left="2835" w:right="2835"/>
        <w:jc w:val="center"/>
        <w:rPr>
          <w:rFonts w:ascii="Arial" w:hAnsi="Arial"/>
          <w:sz w:val="18"/>
        </w:rPr>
      </w:pPr>
    </w:p>
    <w:p w14:paraId="1E867FAE"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3GPP support office address</w:t>
      </w:r>
    </w:p>
    <w:p w14:paraId="28DCFA8C"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650 Route des Lucioles - Sophia Antipolis</w:t>
      </w:r>
    </w:p>
    <w:p w14:paraId="40849983"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Valbonne - FRANCE</w:t>
      </w:r>
    </w:p>
    <w:p w14:paraId="3A020976" w14:textId="77777777" w:rsidR="00080512" w:rsidRPr="00457CAE" w:rsidRDefault="00080512">
      <w:pPr>
        <w:pStyle w:val="FP"/>
        <w:framePr w:wrap="notBeside" w:hAnchor="margin" w:yAlign="center"/>
        <w:spacing w:after="20"/>
        <w:ind w:left="2835" w:right="2835"/>
        <w:jc w:val="center"/>
        <w:rPr>
          <w:rFonts w:ascii="Arial" w:hAnsi="Arial"/>
          <w:sz w:val="18"/>
        </w:rPr>
      </w:pPr>
      <w:r w:rsidRPr="00457CAE">
        <w:rPr>
          <w:rFonts w:ascii="Arial" w:hAnsi="Arial"/>
          <w:sz w:val="18"/>
        </w:rPr>
        <w:t>Tel.: +33 4 92 94 42 00 Fax: +33 4 93 65 47 16</w:t>
      </w:r>
    </w:p>
    <w:p w14:paraId="7B31C9A8"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Internet</w:t>
      </w:r>
    </w:p>
    <w:p w14:paraId="40123169" w14:textId="77777777" w:rsidR="00080512" w:rsidRPr="00457CAE" w:rsidRDefault="00080512">
      <w:pPr>
        <w:pStyle w:val="FP"/>
        <w:framePr w:wrap="notBeside" w:hAnchor="margin" w:yAlign="center"/>
        <w:ind w:left="2835" w:right="2835"/>
        <w:jc w:val="center"/>
        <w:rPr>
          <w:rFonts w:ascii="Arial" w:hAnsi="Arial"/>
          <w:sz w:val="18"/>
        </w:rPr>
      </w:pPr>
      <w:r w:rsidRPr="00457CAE">
        <w:rPr>
          <w:rFonts w:ascii="Arial" w:hAnsi="Arial"/>
          <w:sz w:val="18"/>
        </w:rPr>
        <w:t>http://www.3gpp.org</w:t>
      </w:r>
    </w:p>
    <w:p w14:paraId="14FE5AE5" w14:textId="77777777" w:rsidR="00080512" w:rsidRPr="00457CAE" w:rsidRDefault="00080512"/>
    <w:p w14:paraId="7CF1BD2F" w14:textId="77777777" w:rsidR="00080512" w:rsidRPr="00457CAE"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57CAE">
        <w:rPr>
          <w:rFonts w:ascii="Arial" w:hAnsi="Arial"/>
          <w:b/>
          <w:i/>
          <w:noProof/>
        </w:rPr>
        <w:t>Copyright Notification</w:t>
      </w:r>
    </w:p>
    <w:p w14:paraId="60F3A48A" w14:textId="77777777" w:rsidR="00080512" w:rsidRPr="00457CAE" w:rsidRDefault="00080512" w:rsidP="00FA1266">
      <w:pPr>
        <w:pStyle w:val="FP"/>
        <w:framePr w:h="3057" w:hRule="exact" w:wrap="notBeside" w:vAnchor="page" w:hAnchor="margin" w:y="12605"/>
        <w:jc w:val="center"/>
        <w:rPr>
          <w:noProof/>
        </w:rPr>
      </w:pPr>
      <w:r w:rsidRPr="00457CAE">
        <w:rPr>
          <w:noProof/>
        </w:rPr>
        <w:t>No part may be reproduced except as authorized by written permission.</w:t>
      </w:r>
      <w:r w:rsidRPr="00457CAE">
        <w:rPr>
          <w:noProof/>
        </w:rPr>
        <w:br/>
        <w:t>The copyright and the foregoing restriction extend to reproduction in all media.</w:t>
      </w:r>
    </w:p>
    <w:p w14:paraId="7DFC34B2" w14:textId="77777777" w:rsidR="00080512" w:rsidRPr="00457CAE" w:rsidRDefault="00080512" w:rsidP="00FA1266">
      <w:pPr>
        <w:pStyle w:val="FP"/>
        <w:framePr w:h="3057" w:hRule="exact" w:wrap="notBeside" w:vAnchor="page" w:hAnchor="margin" w:y="12605"/>
        <w:jc w:val="center"/>
        <w:rPr>
          <w:noProof/>
        </w:rPr>
      </w:pPr>
    </w:p>
    <w:p w14:paraId="4F7E8673" w14:textId="77777777" w:rsidR="00080512" w:rsidRPr="00457CAE" w:rsidRDefault="006845B8" w:rsidP="00FA1266">
      <w:pPr>
        <w:pStyle w:val="FP"/>
        <w:framePr w:h="3057" w:hRule="exact" w:wrap="notBeside" w:vAnchor="page" w:hAnchor="margin" w:y="12605"/>
        <w:jc w:val="center"/>
        <w:rPr>
          <w:noProof/>
          <w:sz w:val="18"/>
        </w:rPr>
      </w:pPr>
      <w:r w:rsidRPr="006845B8">
        <w:rPr>
          <w:noProof/>
          <w:sz w:val="18"/>
        </w:rPr>
        <w:t>© 20</w:t>
      </w:r>
      <w:r>
        <w:rPr>
          <w:noProof/>
          <w:sz w:val="18"/>
        </w:rPr>
        <w:t>2</w:t>
      </w:r>
      <w:r w:rsidR="00420388">
        <w:rPr>
          <w:noProof/>
          <w:sz w:val="18"/>
        </w:rPr>
        <w:t>3</w:t>
      </w:r>
      <w:r w:rsidR="00080512" w:rsidRPr="00457CAE">
        <w:rPr>
          <w:noProof/>
          <w:sz w:val="18"/>
        </w:rPr>
        <w:t>, 3GPP Organizational Partners (ARIB, ATIS, CCSA, ETSI,</w:t>
      </w:r>
      <w:r w:rsidR="00F22EC7" w:rsidRPr="00457CAE">
        <w:rPr>
          <w:noProof/>
          <w:sz w:val="18"/>
        </w:rPr>
        <w:t xml:space="preserve"> TSDSI, </w:t>
      </w:r>
      <w:r w:rsidR="00080512" w:rsidRPr="00457CAE">
        <w:rPr>
          <w:noProof/>
          <w:sz w:val="18"/>
        </w:rPr>
        <w:t>TTA, TTC).</w:t>
      </w:r>
      <w:bookmarkStart w:id="2" w:name="copyrightaddon"/>
      <w:bookmarkEnd w:id="2"/>
    </w:p>
    <w:p w14:paraId="43F8D84C" w14:textId="77777777" w:rsidR="00734A5B" w:rsidRPr="00457CAE" w:rsidRDefault="00080512" w:rsidP="00FA1266">
      <w:pPr>
        <w:pStyle w:val="FP"/>
        <w:framePr w:h="3057" w:hRule="exact" w:wrap="notBeside" w:vAnchor="page" w:hAnchor="margin" w:y="12605"/>
        <w:jc w:val="center"/>
        <w:rPr>
          <w:noProof/>
          <w:sz w:val="18"/>
        </w:rPr>
      </w:pPr>
      <w:r w:rsidRPr="00457CAE">
        <w:rPr>
          <w:noProof/>
          <w:sz w:val="18"/>
        </w:rPr>
        <w:t>All rights reserved.</w:t>
      </w:r>
    </w:p>
    <w:p w14:paraId="3C8EB260" w14:textId="77777777" w:rsidR="00FC1192" w:rsidRPr="00457CAE" w:rsidRDefault="00FC1192" w:rsidP="00FA1266">
      <w:pPr>
        <w:pStyle w:val="FP"/>
        <w:framePr w:h="3057" w:hRule="exact" w:wrap="notBeside" w:vAnchor="page" w:hAnchor="margin" w:y="12605"/>
        <w:rPr>
          <w:noProof/>
          <w:sz w:val="18"/>
        </w:rPr>
      </w:pPr>
    </w:p>
    <w:p w14:paraId="495DF3C0" w14:textId="77777777" w:rsidR="00734A5B" w:rsidRPr="00457CAE" w:rsidRDefault="00734A5B" w:rsidP="00FA1266">
      <w:pPr>
        <w:pStyle w:val="FP"/>
        <w:framePr w:h="3057" w:hRule="exact" w:wrap="notBeside" w:vAnchor="page" w:hAnchor="margin" w:y="12605"/>
        <w:rPr>
          <w:noProof/>
          <w:sz w:val="18"/>
        </w:rPr>
      </w:pPr>
      <w:r w:rsidRPr="00457CAE">
        <w:rPr>
          <w:noProof/>
          <w:sz w:val="18"/>
        </w:rPr>
        <w:t>UMTS™ is a Trade Mark of ETSI registered for the benefit of its members</w:t>
      </w:r>
    </w:p>
    <w:p w14:paraId="345CF5A7" w14:textId="77777777" w:rsidR="00080512" w:rsidRPr="00457CAE" w:rsidRDefault="00734A5B" w:rsidP="00FA1266">
      <w:pPr>
        <w:pStyle w:val="FP"/>
        <w:framePr w:h="3057" w:hRule="exact" w:wrap="notBeside" w:vAnchor="page" w:hAnchor="margin" w:y="12605"/>
        <w:rPr>
          <w:noProof/>
          <w:sz w:val="18"/>
        </w:rPr>
      </w:pPr>
      <w:r w:rsidRPr="00457CAE">
        <w:rPr>
          <w:noProof/>
          <w:sz w:val="18"/>
        </w:rPr>
        <w:t>3GPP™ is a Trade Mark of ETSI registered for the benefit of its Members and of the 3GPP Organizational Partners</w:t>
      </w:r>
      <w:r w:rsidR="00080512" w:rsidRPr="00457CAE">
        <w:rPr>
          <w:noProof/>
          <w:sz w:val="18"/>
        </w:rPr>
        <w:br/>
      </w:r>
      <w:r w:rsidR="00FA1266" w:rsidRPr="00457CAE">
        <w:rPr>
          <w:noProof/>
          <w:sz w:val="18"/>
        </w:rPr>
        <w:t>LTE™ is a Trade Mark of ETSI registered for the benefit of its Members and of the 3GPP Organizational Partners</w:t>
      </w:r>
    </w:p>
    <w:p w14:paraId="6D48C688" w14:textId="77777777" w:rsidR="00FA1266" w:rsidRPr="00457CAE" w:rsidRDefault="00FA1266" w:rsidP="00FA1266">
      <w:pPr>
        <w:pStyle w:val="FP"/>
        <w:framePr w:h="3057" w:hRule="exact" w:wrap="notBeside" w:vAnchor="page" w:hAnchor="margin" w:y="12605"/>
        <w:rPr>
          <w:noProof/>
          <w:sz w:val="18"/>
        </w:rPr>
      </w:pPr>
      <w:r w:rsidRPr="00457CAE">
        <w:rPr>
          <w:noProof/>
          <w:sz w:val="18"/>
        </w:rPr>
        <w:t>GSM® and the GSM logo are registered and owned by the GSM Association</w:t>
      </w:r>
    </w:p>
    <w:bookmarkEnd w:id="1"/>
    <w:p w14:paraId="1BF53875" w14:textId="77777777" w:rsidR="00080512" w:rsidRPr="00457CAE" w:rsidRDefault="00080512" w:rsidP="00DF3B60">
      <w:pPr>
        <w:pStyle w:val="TT"/>
      </w:pPr>
      <w:r w:rsidRPr="00457CAE">
        <w:br w:type="page"/>
      </w:r>
      <w:r w:rsidRPr="00457CAE">
        <w:lastRenderedPageBreak/>
        <w:t>Contents</w:t>
      </w:r>
    </w:p>
    <w:p w14:paraId="2983AD75" w14:textId="77777777" w:rsidR="00B35F13" w:rsidRPr="00B75A29" w:rsidRDefault="005367DF">
      <w:pPr>
        <w:pStyle w:val="TOC1"/>
        <w:rPr>
          <w:rFonts w:ascii="Calibri" w:hAnsi="Calibri"/>
          <w:kern w:val="2"/>
          <w:szCs w:val="22"/>
        </w:rPr>
      </w:pPr>
      <w:r>
        <w:rPr>
          <w:highlight w:val="yellow"/>
        </w:rPr>
        <w:fldChar w:fldCharType="begin"/>
      </w:r>
      <w:r>
        <w:rPr>
          <w:highlight w:val="yellow"/>
        </w:rPr>
        <w:instrText xml:space="preserve"> TOC \o "1-9" </w:instrText>
      </w:r>
      <w:r>
        <w:rPr>
          <w:highlight w:val="yellow"/>
        </w:rPr>
        <w:fldChar w:fldCharType="separate"/>
      </w:r>
      <w:r w:rsidR="00B35F13">
        <w:t>Foreword</w:t>
      </w:r>
      <w:r w:rsidR="00B35F13">
        <w:tab/>
      </w:r>
      <w:r w:rsidR="00B35F13">
        <w:fldChar w:fldCharType="begin"/>
      </w:r>
      <w:r w:rsidR="00B35F13">
        <w:instrText xml:space="preserve"> PAGEREF _Toc146301491 \h </w:instrText>
      </w:r>
      <w:r w:rsidR="00B35F13">
        <w:fldChar w:fldCharType="separate"/>
      </w:r>
      <w:r w:rsidR="00B35F13">
        <w:t>6</w:t>
      </w:r>
      <w:r w:rsidR="00B35F13">
        <w:fldChar w:fldCharType="end"/>
      </w:r>
    </w:p>
    <w:p w14:paraId="3BA229E3" w14:textId="77777777" w:rsidR="00B35F13" w:rsidRPr="00B75A29" w:rsidRDefault="00B35F13">
      <w:pPr>
        <w:pStyle w:val="TOC1"/>
        <w:rPr>
          <w:rFonts w:ascii="Calibri" w:hAnsi="Calibri"/>
          <w:kern w:val="2"/>
          <w:szCs w:val="22"/>
        </w:rPr>
      </w:pPr>
      <w:r>
        <w:t>Introduction</w:t>
      </w:r>
      <w:r>
        <w:tab/>
      </w:r>
      <w:r>
        <w:fldChar w:fldCharType="begin"/>
      </w:r>
      <w:r>
        <w:instrText xml:space="preserve"> PAGEREF _Toc146301492 \h </w:instrText>
      </w:r>
      <w:r>
        <w:fldChar w:fldCharType="separate"/>
      </w:r>
      <w:r>
        <w:t>6</w:t>
      </w:r>
      <w:r>
        <w:fldChar w:fldCharType="end"/>
      </w:r>
    </w:p>
    <w:p w14:paraId="572DAEC6" w14:textId="77777777" w:rsidR="00B35F13" w:rsidRPr="00B75A29" w:rsidRDefault="00B35F13">
      <w:pPr>
        <w:pStyle w:val="TOC1"/>
        <w:rPr>
          <w:rFonts w:ascii="Calibri" w:hAnsi="Calibri"/>
          <w:kern w:val="2"/>
          <w:szCs w:val="22"/>
        </w:rPr>
      </w:pPr>
      <w:r>
        <w:t>1</w:t>
      </w:r>
      <w:r w:rsidRPr="00B75A29">
        <w:rPr>
          <w:rFonts w:ascii="Calibri" w:hAnsi="Calibri"/>
          <w:kern w:val="2"/>
          <w:szCs w:val="22"/>
        </w:rPr>
        <w:tab/>
      </w:r>
      <w:r>
        <w:t>Scope</w:t>
      </w:r>
      <w:r>
        <w:tab/>
      </w:r>
      <w:r>
        <w:fldChar w:fldCharType="begin"/>
      </w:r>
      <w:r>
        <w:instrText xml:space="preserve"> PAGEREF _Toc146301493 \h </w:instrText>
      </w:r>
      <w:r>
        <w:fldChar w:fldCharType="separate"/>
      </w:r>
      <w:r>
        <w:t>7</w:t>
      </w:r>
      <w:r>
        <w:fldChar w:fldCharType="end"/>
      </w:r>
    </w:p>
    <w:p w14:paraId="0E96BC72" w14:textId="77777777" w:rsidR="00B35F13" w:rsidRPr="00B75A29" w:rsidRDefault="00B35F13">
      <w:pPr>
        <w:pStyle w:val="TOC1"/>
        <w:rPr>
          <w:rFonts w:ascii="Calibri" w:hAnsi="Calibri"/>
          <w:kern w:val="2"/>
          <w:szCs w:val="22"/>
        </w:rPr>
      </w:pPr>
      <w:r>
        <w:t>2</w:t>
      </w:r>
      <w:r w:rsidRPr="00B75A29">
        <w:rPr>
          <w:rFonts w:ascii="Calibri" w:hAnsi="Calibri"/>
          <w:kern w:val="2"/>
          <w:szCs w:val="22"/>
        </w:rPr>
        <w:tab/>
      </w:r>
      <w:r>
        <w:t>References</w:t>
      </w:r>
      <w:r>
        <w:tab/>
      </w:r>
      <w:r>
        <w:fldChar w:fldCharType="begin"/>
      </w:r>
      <w:r>
        <w:instrText xml:space="preserve"> PAGEREF _Toc146301494 \h </w:instrText>
      </w:r>
      <w:r>
        <w:fldChar w:fldCharType="separate"/>
      </w:r>
      <w:r>
        <w:t>7</w:t>
      </w:r>
      <w:r>
        <w:fldChar w:fldCharType="end"/>
      </w:r>
    </w:p>
    <w:p w14:paraId="47C82513" w14:textId="77777777" w:rsidR="00B35F13" w:rsidRPr="00B75A29" w:rsidRDefault="00B35F13">
      <w:pPr>
        <w:pStyle w:val="TOC1"/>
        <w:rPr>
          <w:rFonts w:ascii="Calibri" w:hAnsi="Calibri"/>
          <w:kern w:val="2"/>
          <w:szCs w:val="22"/>
        </w:rPr>
      </w:pPr>
      <w:r>
        <w:t>3</w:t>
      </w:r>
      <w:r w:rsidRPr="00B75A29">
        <w:rPr>
          <w:rFonts w:ascii="Calibri" w:hAnsi="Calibri"/>
          <w:kern w:val="2"/>
          <w:szCs w:val="22"/>
        </w:rPr>
        <w:tab/>
      </w:r>
      <w:r>
        <w:t>Definitions, symbols and abbreviations</w:t>
      </w:r>
      <w:r>
        <w:tab/>
      </w:r>
      <w:r>
        <w:fldChar w:fldCharType="begin"/>
      </w:r>
      <w:r>
        <w:instrText xml:space="preserve"> PAGEREF _Toc146301495 \h </w:instrText>
      </w:r>
      <w:r>
        <w:fldChar w:fldCharType="separate"/>
      </w:r>
      <w:r>
        <w:t>9</w:t>
      </w:r>
      <w:r>
        <w:fldChar w:fldCharType="end"/>
      </w:r>
    </w:p>
    <w:p w14:paraId="64432490" w14:textId="77777777" w:rsidR="00B35F13" w:rsidRPr="00B75A29" w:rsidRDefault="00B35F13">
      <w:pPr>
        <w:pStyle w:val="TOC2"/>
        <w:rPr>
          <w:rFonts w:ascii="Calibri" w:hAnsi="Calibri"/>
          <w:kern w:val="2"/>
          <w:sz w:val="22"/>
          <w:szCs w:val="22"/>
        </w:rPr>
      </w:pPr>
      <w:r>
        <w:t>3.1</w:t>
      </w:r>
      <w:r w:rsidRPr="00B75A29">
        <w:rPr>
          <w:rFonts w:ascii="Calibri" w:hAnsi="Calibri"/>
          <w:kern w:val="2"/>
          <w:sz w:val="22"/>
          <w:szCs w:val="22"/>
        </w:rPr>
        <w:tab/>
      </w:r>
      <w:r>
        <w:t>Definitions</w:t>
      </w:r>
      <w:r>
        <w:tab/>
      </w:r>
      <w:r>
        <w:fldChar w:fldCharType="begin"/>
      </w:r>
      <w:r>
        <w:instrText xml:space="preserve"> PAGEREF _Toc146301496 \h </w:instrText>
      </w:r>
      <w:r>
        <w:fldChar w:fldCharType="separate"/>
      </w:r>
      <w:r>
        <w:t>9</w:t>
      </w:r>
      <w:r>
        <w:fldChar w:fldCharType="end"/>
      </w:r>
    </w:p>
    <w:p w14:paraId="7EDEA045" w14:textId="77777777" w:rsidR="00B35F13" w:rsidRPr="00B75A29" w:rsidRDefault="00B35F13">
      <w:pPr>
        <w:pStyle w:val="TOC2"/>
        <w:rPr>
          <w:rFonts w:ascii="Calibri" w:hAnsi="Calibri"/>
          <w:kern w:val="2"/>
          <w:sz w:val="22"/>
          <w:szCs w:val="22"/>
        </w:rPr>
      </w:pPr>
      <w:r>
        <w:t>3.2</w:t>
      </w:r>
      <w:r w:rsidRPr="00B75A29">
        <w:rPr>
          <w:rFonts w:ascii="Calibri" w:hAnsi="Calibri"/>
          <w:kern w:val="2"/>
          <w:sz w:val="22"/>
          <w:szCs w:val="22"/>
        </w:rPr>
        <w:tab/>
      </w:r>
      <w:r>
        <w:t>Symbols</w:t>
      </w:r>
      <w:r>
        <w:tab/>
      </w:r>
      <w:r>
        <w:fldChar w:fldCharType="begin"/>
      </w:r>
      <w:r>
        <w:instrText xml:space="preserve"> PAGEREF _Toc146301497 \h </w:instrText>
      </w:r>
      <w:r>
        <w:fldChar w:fldCharType="separate"/>
      </w:r>
      <w:r>
        <w:t>10</w:t>
      </w:r>
      <w:r>
        <w:fldChar w:fldCharType="end"/>
      </w:r>
    </w:p>
    <w:p w14:paraId="3DB76FDA" w14:textId="77777777" w:rsidR="00B35F13" w:rsidRPr="00B75A29" w:rsidRDefault="00B35F13">
      <w:pPr>
        <w:pStyle w:val="TOC2"/>
        <w:rPr>
          <w:rFonts w:ascii="Calibri" w:hAnsi="Calibri"/>
          <w:kern w:val="2"/>
          <w:sz w:val="22"/>
          <w:szCs w:val="22"/>
        </w:rPr>
      </w:pPr>
      <w:r>
        <w:t>3.3</w:t>
      </w:r>
      <w:r w:rsidRPr="00B75A29">
        <w:rPr>
          <w:rFonts w:ascii="Calibri" w:hAnsi="Calibri"/>
          <w:kern w:val="2"/>
          <w:sz w:val="22"/>
          <w:szCs w:val="22"/>
        </w:rPr>
        <w:tab/>
      </w:r>
      <w:r>
        <w:t>Abbreviations</w:t>
      </w:r>
      <w:r>
        <w:tab/>
      </w:r>
      <w:r>
        <w:fldChar w:fldCharType="begin"/>
      </w:r>
      <w:r>
        <w:instrText xml:space="preserve"> PAGEREF _Toc146301498 \h </w:instrText>
      </w:r>
      <w:r>
        <w:fldChar w:fldCharType="separate"/>
      </w:r>
      <w:r>
        <w:t>10</w:t>
      </w:r>
      <w:r>
        <w:fldChar w:fldCharType="end"/>
      </w:r>
    </w:p>
    <w:p w14:paraId="414AD08B" w14:textId="77777777" w:rsidR="00B35F13" w:rsidRPr="00B75A29" w:rsidRDefault="00B35F13">
      <w:pPr>
        <w:pStyle w:val="TOC1"/>
        <w:rPr>
          <w:rFonts w:ascii="Calibri" w:hAnsi="Calibri"/>
          <w:kern w:val="2"/>
          <w:szCs w:val="22"/>
        </w:rPr>
      </w:pPr>
      <w:r>
        <w:t>4</w:t>
      </w:r>
      <w:r w:rsidRPr="00B75A29">
        <w:rPr>
          <w:rFonts w:ascii="Calibri" w:hAnsi="Calibri"/>
          <w:kern w:val="2"/>
          <w:szCs w:val="22"/>
        </w:rPr>
        <w:tab/>
      </w:r>
      <w:r>
        <w:t>Overview</w:t>
      </w:r>
      <w:r>
        <w:tab/>
      </w:r>
      <w:r>
        <w:fldChar w:fldCharType="begin"/>
      </w:r>
      <w:r>
        <w:instrText xml:space="preserve"> PAGEREF _Toc146301499 \h </w:instrText>
      </w:r>
      <w:r>
        <w:fldChar w:fldCharType="separate"/>
      </w:r>
      <w:r>
        <w:t>10</w:t>
      </w:r>
      <w:r>
        <w:fldChar w:fldCharType="end"/>
      </w:r>
    </w:p>
    <w:p w14:paraId="6E2F2FDF" w14:textId="77777777" w:rsidR="00B35F13" w:rsidRPr="00B75A29" w:rsidRDefault="00B35F13">
      <w:pPr>
        <w:pStyle w:val="TOC2"/>
        <w:rPr>
          <w:rFonts w:ascii="Calibri" w:hAnsi="Calibri"/>
          <w:kern w:val="2"/>
          <w:sz w:val="22"/>
          <w:szCs w:val="22"/>
        </w:rPr>
      </w:pPr>
      <w:r>
        <w:t>4.1</w:t>
      </w:r>
      <w:r w:rsidRPr="00B75A29">
        <w:rPr>
          <w:rFonts w:ascii="Calibri" w:hAnsi="Calibri"/>
          <w:kern w:val="2"/>
          <w:sz w:val="22"/>
          <w:szCs w:val="22"/>
        </w:rPr>
        <w:tab/>
      </w:r>
      <w:r>
        <w:t>Introduction</w:t>
      </w:r>
      <w:r>
        <w:tab/>
      </w:r>
      <w:r>
        <w:fldChar w:fldCharType="begin"/>
      </w:r>
      <w:r>
        <w:instrText xml:space="preserve"> PAGEREF _Toc146301500 \h </w:instrText>
      </w:r>
      <w:r>
        <w:fldChar w:fldCharType="separate"/>
      </w:r>
      <w:r>
        <w:t>10</w:t>
      </w:r>
      <w:r>
        <w:fldChar w:fldCharType="end"/>
      </w:r>
    </w:p>
    <w:p w14:paraId="234C73E0" w14:textId="77777777" w:rsidR="00B35F13" w:rsidRPr="00B75A29" w:rsidRDefault="00B35F13">
      <w:pPr>
        <w:pStyle w:val="TOC2"/>
        <w:rPr>
          <w:rFonts w:ascii="Calibri" w:hAnsi="Calibri"/>
          <w:kern w:val="2"/>
          <w:sz w:val="22"/>
          <w:szCs w:val="22"/>
        </w:rPr>
      </w:pPr>
      <w:r>
        <w:t>4.2</w:t>
      </w:r>
      <w:r w:rsidRPr="00B75A29">
        <w:rPr>
          <w:rFonts w:ascii="Calibri" w:hAnsi="Calibri"/>
          <w:kern w:val="2"/>
          <w:sz w:val="22"/>
          <w:szCs w:val="22"/>
        </w:rPr>
        <w:tab/>
      </w:r>
      <w:r>
        <w:t>Activity patterns in automation</w:t>
      </w:r>
      <w:r>
        <w:tab/>
      </w:r>
      <w:r>
        <w:fldChar w:fldCharType="begin"/>
      </w:r>
      <w:r>
        <w:instrText xml:space="preserve"> PAGEREF _Toc146301501 \h </w:instrText>
      </w:r>
      <w:r>
        <w:fldChar w:fldCharType="separate"/>
      </w:r>
      <w:r>
        <w:t>11</w:t>
      </w:r>
      <w:r>
        <w:fldChar w:fldCharType="end"/>
      </w:r>
    </w:p>
    <w:p w14:paraId="47062793" w14:textId="77777777" w:rsidR="00B35F13" w:rsidRPr="00B75A29" w:rsidRDefault="00B35F13">
      <w:pPr>
        <w:pStyle w:val="TOC2"/>
        <w:rPr>
          <w:rFonts w:ascii="Calibri" w:hAnsi="Calibri"/>
          <w:kern w:val="2"/>
          <w:sz w:val="22"/>
          <w:szCs w:val="22"/>
        </w:rPr>
      </w:pPr>
      <w:r>
        <w:t>4.3</w:t>
      </w:r>
      <w:r w:rsidRPr="00B75A29">
        <w:rPr>
          <w:rFonts w:ascii="Calibri" w:hAnsi="Calibri"/>
          <w:kern w:val="2"/>
          <w:sz w:val="22"/>
          <w:szCs w:val="22"/>
        </w:rPr>
        <w:tab/>
      </w:r>
      <w:r>
        <w:t>Communication attributes</w:t>
      </w:r>
      <w:r>
        <w:tab/>
      </w:r>
      <w:r>
        <w:fldChar w:fldCharType="begin"/>
      </w:r>
      <w:r>
        <w:instrText xml:space="preserve"> PAGEREF _Toc146301502 \h </w:instrText>
      </w:r>
      <w:r>
        <w:fldChar w:fldCharType="separate"/>
      </w:r>
      <w:r>
        <w:t>11</w:t>
      </w:r>
      <w:r>
        <w:fldChar w:fldCharType="end"/>
      </w:r>
    </w:p>
    <w:p w14:paraId="52290C04" w14:textId="77777777" w:rsidR="00B35F13" w:rsidRPr="00B75A29" w:rsidRDefault="00B35F13">
      <w:pPr>
        <w:pStyle w:val="TOC2"/>
        <w:rPr>
          <w:rFonts w:ascii="Calibri" w:hAnsi="Calibri"/>
          <w:kern w:val="2"/>
          <w:sz w:val="22"/>
          <w:szCs w:val="22"/>
        </w:rPr>
      </w:pPr>
      <w:r>
        <w:t>4.4</w:t>
      </w:r>
      <w:r w:rsidRPr="00B75A29">
        <w:rPr>
          <w:rFonts w:ascii="Calibri" w:hAnsi="Calibri"/>
          <w:kern w:val="2"/>
          <w:sz w:val="22"/>
          <w:szCs w:val="22"/>
        </w:rPr>
        <w:tab/>
      </w:r>
      <w:r>
        <w:t>Control systems and related communication patterns</w:t>
      </w:r>
      <w:r>
        <w:tab/>
      </w:r>
      <w:r>
        <w:fldChar w:fldCharType="begin"/>
      </w:r>
      <w:r>
        <w:instrText xml:space="preserve"> PAGEREF _Toc146301503 \h </w:instrText>
      </w:r>
      <w:r>
        <w:fldChar w:fldCharType="separate"/>
      </w:r>
      <w:r>
        <w:t>12</w:t>
      </w:r>
      <w:r>
        <w:fldChar w:fldCharType="end"/>
      </w:r>
    </w:p>
    <w:p w14:paraId="0BBED896" w14:textId="77777777" w:rsidR="00B35F13" w:rsidRPr="00B75A29" w:rsidRDefault="00B35F13">
      <w:pPr>
        <w:pStyle w:val="TOC2"/>
        <w:rPr>
          <w:rFonts w:ascii="Calibri" w:hAnsi="Calibri"/>
          <w:kern w:val="2"/>
          <w:sz w:val="22"/>
          <w:szCs w:val="22"/>
        </w:rPr>
      </w:pPr>
      <w:r>
        <w:t>4.5</w:t>
      </w:r>
      <w:r w:rsidRPr="00B75A29">
        <w:rPr>
          <w:rFonts w:ascii="Calibri" w:hAnsi="Calibri"/>
          <w:kern w:val="2"/>
          <w:sz w:val="22"/>
          <w:szCs w:val="22"/>
        </w:rPr>
        <w:tab/>
      </w:r>
      <w:r>
        <w:t>Implications for 5G systems</w:t>
      </w:r>
      <w:r>
        <w:tab/>
      </w:r>
      <w:r>
        <w:fldChar w:fldCharType="begin"/>
      </w:r>
      <w:r>
        <w:instrText xml:space="preserve"> PAGEREF _Toc146301504 \h </w:instrText>
      </w:r>
      <w:r>
        <w:fldChar w:fldCharType="separate"/>
      </w:r>
      <w:r>
        <w:t>12</w:t>
      </w:r>
      <w:r>
        <w:fldChar w:fldCharType="end"/>
      </w:r>
    </w:p>
    <w:p w14:paraId="3387B1E2" w14:textId="77777777" w:rsidR="00B35F13" w:rsidRPr="00B75A29" w:rsidRDefault="00B35F13">
      <w:pPr>
        <w:pStyle w:val="TOC1"/>
        <w:rPr>
          <w:rFonts w:ascii="Calibri" w:hAnsi="Calibri"/>
          <w:kern w:val="2"/>
          <w:szCs w:val="22"/>
        </w:rPr>
      </w:pPr>
      <w:r>
        <w:t>5</w:t>
      </w:r>
      <w:r w:rsidRPr="00B75A29">
        <w:rPr>
          <w:rFonts w:ascii="Calibri" w:hAnsi="Calibri"/>
          <w:kern w:val="2"/>
          <w:szCs w:val="22"/>
        </w:rPr>
        <w:tab/>
      </w:r>
      <w:r>
        <w:t>Performance requirements</w:t>
      </w:r>
      <w:r>
        <w:tab/>
      </w:r>
      <w:r>
        <w:fldChar w:fldCharType="begin"/>
      </w:r>
      <w:r>
        <w:instrText xml:space="preserve"> PAGEREF _Toc146301505 \h </w:instrText>
      </w:r>
      <w:r>
        <w:fldChar w:fldCharType="separate"/>
      </w:r>
      <w:r>
        <w:t>12</w:t>
      </w:r>
      <w:r>
        <w:fldChar w:fldCharType="end"/>
      </w:r>
    </w:p>
    <w:p w14:paraId="77BFF833" w14:textId="77777777" w:rsidR="00B35F13" w:rsidRPr="00B75A29" w:rsidRDefault="00B35F13">
      <w:pPr>
        <w:pStyle w:val="TOC2"/>
        <w:rPr>
          <w:rFonts w:ascii="Calibri" w:hAnsi="Calibri"/>
          <w:kern w:val="2"/>
          <w:sz w:val="22"/>
          <w:szCs w:val="22"/>
        </w:rPr>
      </w:pPr>
      <w:r>
        <w:t>5.1</w:t>
      </w:r>
      <w:r w:rsidRPr="00B75A29">
        <w:rPr>
          <w:rFonts w:ascii="Calibri" w:hAnsi="Calibri"/>
          <w:kern w:val="2"/>
          <w:sz w:val="22"/>
          <w:szCs w:val="22"/>
        </w:rPr>
        <w:tab/>
      </w:r>
      <w:r>
        <w:t>Overview</w:t>
      </w:r>
      <w:r>
        <w:tab/>
      </w:r>
      <w:r>
        <w:fldChar w:fldCharType="begin"/>
      </w:r>
      <w:r>
        <w:instrText xml:space="preserve"> PAGEREF _Toc146301506 \h </w:instrText>
      </w:r>
      <w:r>
        <w:fldChar w:fldCharType="separate"/>
      </w:r>
      <w:r>
        <w:t>12</w:t>
      </w:r>
      <w:r>
        <w:fldChar w:fldCharType="end"/>
      </w:r>
    </w:p>
    <w:p w14:paraId="1AA1B936" w14:textId="77777777" w:rsidR="00B35F13" w:rsidRPr="00B75A29" w:rsidRDefault="00B35F13">
      <w:pPr>
        <w:pStyle w:val="TOC2"/>
        <w:rPr>
          <w:rFonts w:ascii="Calibri" w:hAnsi="Calibri"/>
          <w:kern w:val="2"/>
          <w:sz w:val="22"/>
          <w:szCs w:val="22"/>
        </w:rPr>
      </w:pPr>
      <w:r>
        <w:t>5.2</w:t>
      </w:r>
      <w:r w:rsidRPr="00B75A29">
        <w:rPr>
          <w:rFonts w:ascii="Calibri" w:hAnsi="Calibri"/>
          <w:kern w:val="2"/>
          <w:sz w:val="22"/>
          <w:szCs w:val="22"/>
        </w:rPr>
        <w:tab/>
      </w:r>
      <w:r>
        <w:t>Periodic deterministic communication</w:t>
      </w:r>
      <w:r>
        <w:tab/>
      </w:r>
      <w:r>
        <w:fldChar w:fldCharType="begin"/>
      </w:r>
      <w:r>
        <w:instrText xml:space="preserve"> PAGEREF _Toc146301507 \h </w:instrText>
      </w:r>
      <w:r>
        <w:fldChar w:fldCharType="separate"/>
      </w:r>
      <w:r>
        <w:t>14</w:t>
      </w:r>
      <w:r>
        <w:fldChar w:fldCharType="end"/>
      </w:r>
    </w:p>
    <w:p w14:paraId="494B09AF" w14:textId="77777777" w:rsidR="00B35F13" w:rsidRPr="00B75A29" w:rsidRDefault="00B35F13">
      <w:pPr>
        <w:pStyle w:val="TOC2"/>
        <w:rPr>
          <w:rFonts w:ascii="Calibri" w:hAnsi="Calibri"/>
          <w:kern w:val="2"/>
          <w:sz w:val="22"/>
          <w:szCs w:val="22"/>
        </w:rPr>
      </w:pPr>
      <w:r>
        <w:t>5.3</w:t>
      </w:r>
      <w:r w:rsidRPr="00B75A29">
        <w:rPr>
          <w:rFonts w:ascii="Calibri" w:hAnsi="Calibri"/>
          <w:kern w:val="2"/>
          <w:sz w:val="22"/>
          <w:szCs w:val="22"/>
        </w:rPr>
        <w:tab/>
      </w:r>
      <w:r>
        <w:t>Aperiodic deterministic communication</w:t>
      </w:r>
      <w:r>
        <w:tab/>
      </w:r>
      <w:r>
        <w:fldChar w:fldCharType="begin"/>
      </w:r>
      <w:r>
        <w:instrText xml:space="preserve"> PAGEREF _Toc146301508 \h </w:instrText>
      </w:r>
      <w:r>
        <w:fldChar w:fldCharType="separate"/>
      </w:r>
      <w:r>
        <w:t>21</w:t>
      </w:r>
      <w:r>
        <w:fldChar w:fldCharType="end"/>
      </w:r>
    </w:p>
    <w:p w14:paraId="5EBF59D6" w14:textId="77777777" w:rsidR="00B35F13" w:rsidRPr="00B75A29" w:rsidRDefault="00B35F13">
      <w:pPr>
        <w:pStyle w:val="TOC2"/>
        <w:rPr>
          <w:rFonts w:ascii="Calibri" w:hAnsi="Calibri"/>
          <w:kern w:val="2"/>
          <w:sz w:val="22"/>
          <w:szCs w:val="22"/>
        </w:rPr>
      </w:pPr>
      <w:r>
        <w:t>5.4</w:t>
      </w:r>
      <w:r w:rsidRPr="00B75A29">
        <w:rPr>
          <w:rFonts w:ascii="Calibri" w:hAnsi="Calibri"/>
          <w:kern w:val="2"/>
          <w:sz w:val="22"/>
          <w:szCs w:val="22"/>
        </w:rPr>
        <w:tab/>
      </w:r>
      <w:r>
        <w:t>Non-deterministic communication</w:t>
      </w:r>
      <w:r>
        <w:tab/>
      </w:r>
      <w:r>
        <w:fldChar w:fldCharType="begin"/>
      </w:r>
      <w:r>
        <w:instrText xml:space="preserve"> PAGEREF _Toc146301509 \h </w:instrText>
      </w:r>
      <w:r>
        <w:fldChar w:fldCharType="separate"/>
      </w:r>
      <w:r>
        <w:t>23</w:t>
      </w:r>
      <w:r>
        <w:fldChar w:fldCharType="end"/>
      </w:r>
    </w:p>
    <w:p w14:paraId="6DE649B8" w14:textId="77777777" w:rsidR="00B35F13" w:rsidRPr="00B75A29" w:rsidRDefault="00B35F13">
      <w:pPr>
        <w:pStyle w:val="TOC2"/>
        <w:rPr>
          <w:rFonts w:ascii="Calibri" w:hAnsi="Calibri"/>
          <w:kern w:val="2"/>
          <w:sz w:val="22"/>
          <w:szCs w:val="22"/>
        </w:rPr>
      </w:pPr>
      <w:r>
        <w:t>5.5</w:t>
      </w:r>
      <w:r w:rsidRPr="00B75A29">
        <w:rPr>
          <w:rFonts w:ascii="Calibri" w:hAnsi="Calibri"/>
          <w:kern w:val="2"/>
          <w:sz w:val="22"/>
          <w:szCs w:val="22"/>
        </w:rPr>
        <w:tab/>
      </w:r>
      <w:r>
        <w:t>Mixed traffic</w:t>
      </w:r>
      <w:r>
        <w:tab/>
      </w:r>
      <w:r>
        <w:fldChar w:fldCharType="begin"/>
      </w:r>
      <w:r>
        <w:instrText xml:space="preserve"> PAGEREF _Toc146301510 \h </w:instrText>
      </w:r>
      <w:r>
        <w:fldChar w:fldCharType="separate"/>
      </w:r>
      <w:r>
        <w:t>24</w:t>
      </w:r>
      <w:r>
        <w:fldChar w:fldCharType="end"/>
      </w:r>
    </w:p>
    <w:p w14:paraId="36A71606" w14:textId="77777777" w:rsidR="00B35F13" w:rsidRPr="00B75A29" w:rsidRDefault="00B35F13">
      <w:pPr>
        <w:pStyle w:val="TOC2"/>
        <w:rPr>
          <w:rFonts w:ascii="Calibri" w:hAnsi="Calibri"/>
          <w:kern w:val="2"/>
          <w:sz w:val="22"/>
          <w:szCs w:val="22"/>
        </w:rPr>
      </w:pPr>
      <w:r>
        <w:t>5.6</w:t>
      </w:r>
      <w:r w:rsidRPr="00B75A29">
        <w:rPr>
          <w:rFonts w:ascii="Calibri" w:hAnsi="Calibri"/>
          <w:kern w:val="2"/>
          <w:sz w:val="22"/>
          <w:szCs w:val="22"/>
        </w:rPr>
        <w:tab/>
      </w:r>
      <w:r w:rsidRPr="00076F6A">
        <w:rPr>
          <w:rFonts w:eastAsia="MS Mincho"/>
        </w:rPr>
        <w:t>Clock synchronisation requirements</w:t>
      </w:r>
      <w:r>
        <w:tab/>
      </w:r>
      <w:r>
        <w:fldChar w:fldCharType="begin"/>
      </w:r>
      <w:r>
        <w:instrText xml:space="preserve"> PAGEREF _Toc146301511 \h </w:instrText>
      </w:r>
      <w:r>
        <w:fldChar w:fldCharType="separate"/>
      </w:r>
      <w:r>
        <w:t>25</w:t>
      </w:r>
      <w:r>
        <w:fldChar w:fldCharType="end"/>
      </w:r>
    </w:p>
    <w:p w14:paraId="4304B986" w14:textId="77777777" w:rsidR="00B35F13" w:rsidRPr="00B75A29" w:rsidRDefault="00B35F13">
      <w:pPr>
        <w:pStyle w:val="TOC3"/>
        <w:rPr>
          <w:rFonts w:ascii="Calibri" w:hAnsi="Calibri"/>
          <w:kern w:val="2"/>
          <w:sz w:val="22"/>
          <w:szCs w:val="22"/>
        </w:rPr>
      </w:pPr>
      <w:r w:rsidRPr="00076F6A">
        <w:rPr>
          <w:rFonts w:eastAsia="MS Mincho"/>
        </w:rPr>
        <w:t>5.6.0</w:t>
      </w:r>
      <w:r w:rsidRPr="00B75A29">
        <w:rPr>
          <w:rFonts w:ascii="Calibri" w:hAnsi="Calibri"/>
          <w:kern w:val="2"/>
          <w:sz w:val="22"/>
          <w:szCs w:val="22"/>
        </w:rPr>
        <w:tab/>
      </w:r>
      <w:r w:rsidRPr="00076F6A">
        <w:rPr>
          <w:rFonts w:eastAsia="MS Mincho"/>
        </w:rPr>
        <w:t>Description</w:t>
      </w:r>
      <w:r>
        <w:tab/>
      </w:r>
      <w:r>
        <w:fldChar w:fldCharType="begin"/>
      </w:r>
      <w:r>
        <w:instrText xml:space="preserve"> PAGEREF _Toc146301512 \h </w:instrText>
      </w:r>
      <w:r>
        <w:fldChar w:fldCharType="separate"/>
      </w:r>
      <w:r>
        <w:t>25</w:t>
      </w:r>
      <w:r>
        <w:fldChar w:fldCharType="end"/>
      </w:r>
    </w:p>
    <w:p w14:paraId="274E1F40" w14:textId="77777777" w:rsidR="00B35F13" w:rsidRPr="00B75A29" w:rsidRDefault="00B35F13">
      <w:pPr>
        <w:pStyle w:val="TOC3"/>
        <w:rPr>
          <w:rFonts w:ascii="Calibri" w:hAnsi="Calibri"/>
          <w:kern w:val="2"/>
          <w:sz w:val="22"/>
          <w:szCs w:val="22"/>
        </w:rPr>
      </w:pPr>
      <w:r w:rsidRPr="00076F6A">
        <w:rPr>
          <w:rFonts w:eastAsia="MS Mincho"/>
        </w:rPr>
        <w:t>5.6.1</w:t>
      </w:r>
      <w:r w:rsidRPr="00B75A29">
        <w:rPr>
          <w:rFonts w:ascii="Calibri" w:hAnsi="Calibri"/>
          <w:kern w:val="2"/>
          <w:sz w:val="22"/>
          <w:szCs w:val="22"/>
        </w:rPr>
        <w:tab/>
      </w:r>
      <w:r w:rsidRPr="00076F6A">
        <w:rPr>
          <w:rFonts w:eastAsia="MS Mincho"/>
        </w:rPr>
        <w:t>Clock synchronisation service level requirements</w:t>
      </w:r>
      <w:r>
        <w:tab/>
      </w:r>
      <w:r>
        <w:fldChar w:fldCharType="begin"/>
      </w:r>
      <w:r>
        <w:instrText xml:space="preserve"> PAGEREF _Toc146301513 \h </w:instrText>
      </w:r>
      <w:r>
        <w:fldChar w:fldCharType="separate"/>
      </w:r>
      <w:r>
        <w:t>25</w:t>
      </w:r>
      <w:r>
        <w:fldChar w:fldCharType="end"/>
      </w:r>
    </w:p>
    <w:p w14:paraId="7B119E5B" w14:textId="77777777" w:rsidR="00B35F13" w:rsidRPr="00B75A29" w:rsidRDefault="00B35F13">
      <w:pPr>
        <w:pStyle w:val="TOC3"/>
        <w:rPr>
          <w:rFonts w:ascii="Calibri" w:hAnsi="Calibri"/>
          <w:kern w:val="2"/>
          <w:sz w:val="22"/>
          <w:szCs w:val="22"/>
        </w:rPr>
      </w:pPr>
      <w:r w:rsidRPr="00076F6A">
        <w:rPr>
          <w:rFonts w:eastAsia="MS Mincho"/>
        </w:rPr>
        <w:t>5.6.2</w:t>
      </w:r>
      <w:r w:rsidRPr="00B75A29">
        <w:rPr>
          <w:rFonts w:ascii="Calibri" w:hAnsi="Calibri"/>
          <w:kern w:val="2"/>
          <w:sz w:val="22"/>
          <w:szCs w:val="22"/>
        </w:rPr>
        <w:tab/>
      </w:r>
      <w:r w:rsidRPr="00076F6A">
        <w:rPr>
          <w:rFonts w:eastAsia="MS Mincho"/>
        </w:rPr>
        <w:t>Clock synchronisation service performance requirements</w:t>
      </w:r>
      <w:r>
        <w:tab/>
      </w:r>
      <w:r>
        <w:fldChar w:fldCharType="begin"/>
      </w:r>
      <w:r>
        <w:instrText xml:space="preserve"> PAGEREF _Toc146301514 \h </w:instrText>
      </w:r>
      <w:r>
        <w:fldChar w:fldCharType="separate"/>
      </w:r>
      <w:r>
        <w:t>27</w:t>
      </w:r>
      <w:r>
        <w:fldChar w:fldCharType="end"/>
      </w:r>
    </w:p>
    <w:p w14:paraId="6DF50D88" w14:textId="77777777" w:rsidR="00B35F13" w:rsidRPr="00B75A29" w:rsidRDefault="00B35F13">
      <w:pPr>
        <w:pStyle w:val="TOC2"/>
        <w:rPr>
          <w:rFonts w:ascii="Calibri" w:hAnsi="Calibri"/>
          <w:kern w:val="2"/>
          <w:sz w:val="22"/>
          <w:szCs w:val="22"/>
        </w:rPr>
      </w:pPr>
      <w:r>
        <w:t>5.6A</w:t>
      </w:r>
      <w:r w:rsidRPr="00B75A29">
        <w:rPr>
          <w:rFonts w:ascii="Calibri" w:hAnsi="Calibri"/>
          <w:kern w:val="2"/>
          <w:sz w:val="22"/>
          <w:szCs w:val="22"/>
        </w:rPr>
        <w:tab/>
      </w:r>
      <w:r w:rsidRPr="00076F6A">
        <w:rPr>
          <w:rFonts w:eastAsia="MS Mincho"/>
        </w:rPr>
        <w:t>Time-sensitive communication requirements</w:t>
      </w:r>
      <w:r>
        <w:tab/>
      </w:r>
      <w:r>
        <w:fldChar w:fldCharType="begin"/>
      </w:r>
      <w:r>
        <w:instrText xml:space="preserve"> PAGEREF _Toc146301515 \h </w:instrText>
      </w:r>
      <w:r>
        <w:fldChar w:fldCharType="separate"/>
      </w:r>
      <w:r>
        <w:t>27</w:t>
      </w:r>
      <w:r>
        <w:fldChar w:fldCharType="end"/>
      </w:r>
    </w:p>
    <w:p w14:paraId="6D14F9A3" w14:textId="77777777" w:rsidR="00B35F13" w:rsidRPr="00B75A29" w:rsidRDefault="00B35F13">
      <w:pPr>
        <w:pStyle w:val="TOC2"/>
        <w:rPr>
          <w:rFonts w:ascii="Calibri" w:hAnsi="Calibri"/>
          <w:kern w:val="2"/>
          <w:sz w:val="22"/>
          <w:szCs w:val="22"/>
        </w:rPr>
      </w:pPr>
      <w:r>
        <w:t>5.6B</w:t>
      </w:r>
      <w:r w:rsidRPr="00B75A29">
        <w:rPr>
          <w:rFonts w:ascii="Calibri" w:hAnsi="Calibri"/>
          <w:kern w:val="2"/>
          <w:sz w:val="22"/>
          <w:szCs w:val="22"/>
        </w:rPr>
        <w:tab/>
      </w:r>
      <w:r w:rsidRPr="00076F6A">
        <w:rPr>
          <w:rFonts w:eastAsia="MS Mincho"/>
        </w:rPr>
        <w:t>5G Timing Resiliency</w:t>
      </w:r>
      <w:r>
        <w:tab/>
      </w:r>
      <w:r>
        <w:fldChar w:fldCharType="begin"/>
      </w:r>
      <w:r>
        <w:instrText xml:space="preserve"> PAGEREF _Toc146301516 \h </w:instrText>
      </w:r>
      <w:r>
        <w:fldChar w:fldCharType="separate"/>
      </w:r>
      <w:r>
        <w:t>28</w:t>
      </w:r>
      <w:r>
        <w:fldChar w:fldCharType="end"/>
      </w:r>
    </w:p>
    <w:p w14:paraId="58B9DD52" w14:textId="77777777" w:rsidR="00B35F13" w:rsidRPr="00B75A29" w:rsidRDefault="00B35F13">
      <w:pPr>
        <w:pStyle w:val="TOC2"/>
        <w:rPr>
          <w:rFonts w:ascii="Calibri" w:hAnsi="Calibri"/>
          <w:kern w:val="2"/>
          <w:sz w:val="22"/>
          <w:szCs w:val="22"/>
        </w:rPr>
      </w:pPr>
      <w:r>
        <w:t>5.6C</w:t>
      </w:r>
      <w:r w:rsidRPr="00B75A29">
        <w:rPr>
          <w:rFonts w:ascii="Calibri" w:hAnsi="Calibri"/>
          <w:kern w:val="2"/>
          <w:sz w:val="22"/>
          <w:szCs w:val="22"/>
        </w:rPr>
        <w:tab/>
      </w:r>
      <w:r>
        <w:t>Support for infrastructure protection of electrical transmission</w:t>
      </w:r>
      <w:r>
        <w:tab/>
      </w:r>
      <w:r>
        <w:fldChar w:fldCharType="begin"/>
      </w:r>
      <w:r>
        <w:instrText xml:space="preserve"> PAGEREF _Toc146301517 \h </w:instrText>
      </w:r>
      <w:r>
        <w:fldChar w:fldCharType="separate"/>
      </w:r>
      <w:r>
        <w:t>28</w:t>
      </w:r>
      <w:r>
        <w:fldChar w:fldCharType="end"/>
      </w:r>
    </w:p>
    <w:p w14:paraId="6D6C7D69" w14:textId="77777777" w:rsidR="00B35F13" w:rsidRPr="00B75A29" w:rsidRDefault="00B35F13">
      <w:pPr>
        <w:pStyle w:val="TOC3"/>
        <w:rPr>
          <w:rFonts w:ascii="Calibri" w:hAnsi="Calibri"/>
          <w:kern w:val="2"/>
          <w:sz w:val="22"/>
          <w:szCs w:val="22"/>
        </w:rPr>
      </w:pPr>
      <w:r w:rsidRPr="00076F6A">
        <w:rPr>
          <w:lang w:val="en-US"/>
        </w:rPr>
        <w:t>5.6C.1</w:t>
      </w:r>
      <w:r w:rsidRPr="00B75A29">
        <w:rPr>
          <w:rFonts w:ascii="Calibri" w:hAnsi="Calibri"/>
          <w:kern w:val="2"/>
          <w:sz w:val="22"/>
          <w:szCs w:val="22"/>
        </w:rPr>
        <w:tab/>
      </w:r>
      <w:r w:rsidRPr="00076F6A">
        <w:rPr>
          <w:lang w:val="en-US"/>
        </w:rPr>
        <w:t>Description</w:t>
      </w:r>
      <w:r>
        <w:tab/>
      </w:r>
      <w:r>
        <w:fldChar w:fldCharType="begin"/>
      </w:r>
      <w:r>
        <w:instrText xml:space="preserve"> PAGEREF _Toc146301518 \h </w:instrText>
      </w:r>
      <w:r>
        <w:fldChar w:fldCharType="separate"/>
      </w:r>
      <w:r>
        <w:t>28</w:t>
      </w:r>
      <w:r>
        <w:fldChar w:fldCharType="end"/>
      </w:r>
    </w:p>
    <w:p w14:paraId="76141130" w14:textId="77777777" w:rsidR="00B35F13" w:rsidRPr="00B75A29" w:rsidRDefault="00B35F13">
      <w:pPr>
        <w:pStyle w:val="TOC3"/>
        <w:rPr>
          <w:rFonts w:ascii="Calibri" w:hAnsi="Calibri"/>
          <w:kern w:val="2"/>
          <w:sz w:val="22"/>
          <w:szCs w:val="22"/>
        </w:rPr>
      </w:pPr>
      <w:r w:rsidRPr="00076F6A">
        <w:rPr>
          <w:lang w:val="en-US"/>
        </w:rPr>
        <w:t>5.6C.2</w:t>
      </w:r>
      <w:r w:rsidRPr="00B75A29">
        <w:rPr>
          <w:rFonts w:ascii="Calibri" w:hAnsi="Calibri"/>
          <w:kern w:val="2"/>
          <w:sz w:val="22"/>
          <w:szCs w:val="22"/>
        </w:rPr>
        <w:tab/>
      </w:r>
      <w:r w:rsidRPr="00076F6A">
        <w:rPr>
          <w:lang w:val="en-US"/>
        </w:rPr>
        <w:t>Requirements</w:t>
      </w:r>
      <w:r>
        <w:tab/>
      </w:r>
      <w:r>
        <w:fldChar w:fldCharType="begin"/>
      </w:r>
      <w:r>
        <w:instrText xml:space="preserve"> PAGEREF _Toc146301519 \h </w:instrText>
      </w:r>
      <w:r>
        <w:fldChar w:fldCharType="separate"/>
      </w:r>
      <w:r>
        <w:t>28</w:t>
      </w:r>
      <w:r>
        <w:fldChar w:fldCharType="end"/>
      </w:r>
    </w:p>
    <w:p w14:paraId="7AE45BF0" w14:textId="77777777" w:rsidR="00B35F13" w:rsidRPr="00B75A29" w:rsidRDefault="00B35F13">
      <w:pPr>
        <w:pStyle w:val="TOC2"/>
        <w:rPr>
          <w:rFonts w:ascii="Calibri" w:hAnsi="Calibri"/>
          <w:kern w:val="2"/>
          <w:sz w:val="22"/>
          <w:szCs w:val="22"/>
        </w:rPr>
      </w:pPr>
      <w:r>
        <w:t>5.7</w:t>
      </w:r>
      <w:r w:rsidRPr="00B75A29">
        <w:rPr>
          <w:rFonts w:ascii="Calibri" w:hAnsi="Calibri"/>
          <w:kern w:val="2"/>
          <w:sz w:val="22"/>
          <w:szCs w:val="22"/>
        </w:rPr>
        <w:tab/>
      </w:r>
      <w:r w:rsidRPr="00076F6A">
        <w:rPr>
          <w:rFonts w:eastAsia="MS Mincho"/>
        </w:rPr>
        <w:t xml:space="preserve">Positioning </w:t>
      </w:r>
      <w:r>
        <w:t>performance requirements</w:t>
      </w:r>
      <w:r>
        <w:tab/>
      </w:r>
      <w:r>
        <w:fldChar w:fldCharType="begin"/>
      </w:r>
      <w:r>
        <w:instrText xml:space="preserve"> PAGEREF _Toc146301520 \h </w:instrText>
      </w:r>
      <w:r>
        <w:fldChar w:fldCharType="separate"/>
      </w:r>
      <w:r>
        <w:t>28</w:t>
      </w:r>
      <w:r>
        <w:fldChar w:fldCharType="end"/>
      </w:r>
    </w:p>
    <w:p w14:paraId="25A80FFC" w14:textId="77777777" w:rsidR="00B35F13" w:rsidRPr="00B75A29" w:rsidRDefault="00B35F13">
      <w:pPr>
        <w:pStyle w:val="TOC3"/>
        <w:rPr>
          <w:rFonts w:ascii="Calibri" w:hAnsi="Calibri"/>
          <w:kern w:val="2"/>
          <w:sz w:val="22"/>
          <w:szCs w:val="22"/>
        </w:rPr>
      </w:pPr>
      <w:r>
        <w:t>5.7.1</w:t>
      </w:r>
      <w:r w:rsidRPr="00B75A29">
        <w:rPr>
          <w:rFonts w:ascii="Calibri" w:hAnsi="Calibri"/>
          <w:kern w:val="2"/>
          <w:sz w:val="22"/>
          <w:szCs w:val="22"/>
        </w:rPr>
        <w:tab/>
      </w:r>
      <w:r>
        <w:t>General requirements</w:t>
      </w:r>
      <w:r>
        <w:tab/>
      </w:r>
      <w:r>
        <w:fldChar w:fldCharType="begin"/>
      </w:r>
      <w:r>
        <w:instrText xml:space="preserve"> PAGEREF _Toc146301521 \h </w:instrText>
      </w:r>
      <w:r>
        <w:fldChar w:fldCharType="separate"/>
      </w:r>
      <w:r>
        <w:t>28</w:t>
      </w:r>
      <w:r>
        <w:fldChar w:fldCharType="end"/>
      </w:r>
    </w:p>
    <w:p w14:paraId="3B79EB86" w14:textId="77777777" w:rsidR="00B35F13" w:rsidRPr="00B75A29" w:rsidRDefault="00B35F13">
      <w:pPr>
        <w:pStyle w:val="TOC3"/>
        <w:rPr>
          <w:rFonts w:ascii="Calibri" w:hAnsi="Calibri"/>
          <w:kern w:val="2"/>
          <w:sz w:val="22"/>
          <w:szCs w:val="22"/>
        </w:rPr>
      </w:pPr>
      <w:r>
        <w:t>5.7.2</w:t>
      </w:r>
      <w:r w:rsidRPr="00B75A29">
        <w:rPr>
          <w:rFonts w:ascii="Calibri" w:hAnsi="Calibri"/>
          <w:kern w:val="2"/>
          <w:sz w:val="22"/>
          <w:szCs w:val="22"/>
        </w:rPr>
        <w:tab/>
      </w:r>
      <w:r>
        <w:t>Energy efficiency requirements for high accuracy positioning</w:t>
      </w:r>
      <w:r>
        <w:tab/>
      </w:r>
      <w:r>
        <w:fldChar w:fldCharType="begin"/>
      </w:r>
      <w:r>
        <w:instrText xml:space="preserve"> PAGEREF _Toc146301522 \h </w:instrText>
      </w:r>
      <w:r>
        <w:fldChar w:fldCharType="separate"/>
      </w:r>
      <w:r>
        <w:t>29</w:t>
      </w:r>
      <w:r>
        <w:fldChar w:fldCharType="end"/>
      </w:r>
    </w:p>
    <w:p w14:paraId="4F4D3744" w14:textId="77777777" w:rsidR="00B35F13" w:rsidRPr="00B75A29" w:rsidRDefault="00B35F13">
      <w:pPr>
        <w:pStyle w:val="TOC2"/>
        <w:rPr>
          <w:rFonts w:ascii="Calibri" w:hAnsi="Calibri"/>
          <w:kern w:val="2"/>
          <w:sz w:val="22"/>
          <w:szCs w:val="22"/>
        </w:rPr>
      </w:pPr>
      <w:r w:rsidRPr="00076F6A">
        <w:rPr>
          <w:rFonts w:eastAsia="MS Mincho"/>
        </w:rPr>
        <w:t>5.8</w:t>
      </w:r>
      <w:r w:rsidRPr="00B75A29">
        <w:rPr>
          <w:rFonts w:ascii="Calibri" w:hAnsi="Calibri"/>
          <w:kern w:val="2"/>
          <w:sz w:val="22"/>
          <w:szCs w:val="22"/>
        </w:rPr>
        <w:tab/>
      </w:r>
      <w:r w:rsidRPr="00076F6A">
        <w:rPr>
          <w:rFonts w:eastAsia="MS Mincho"/>
        </w:rPr>
        <w:t>Network operation requirements</w:t>
      </w:r>
      <w:r>
        <w:tab/>
      </w:r>
      <w:r>
        <w:fldChar w:fldCharType="begin"/>
      </w:r>
      <w:r>
        <w:instrText xml:space="preserve"> PAGEREF _Toc146301523 \h </w:instrText>
      </w:r>
      <w:r>
        <w:fldChar w:fldCharType="separate"/>
      </w:r>
      <w:r>
        <w:t>29</w:t>
      </w:r>
      <w:r>
        <w:fldChar w:fldCharType="end"/>
      </w:r>
    </w:p>
    <w:p w14:paraId="604DFF65" w14:textId="77777777" w:rsidR="00B35F13" w:rsidRPr="00B75A29" w:rsidRDefault="00B35F13">
      <w:pPr>
        <w:pStyle w:val="TOC1"/>
        <w:rPr>
          <w:rFonts w:ascii="Calibri" w:hAnsi="Calibri"/>
          <w:kern w:val="2"/>
          <w:szCs w:val="22"/>
        </w:rPr>
      </w:pPr>
      <w:r>
        <w:t>6</w:t>
      </w:r>
      <w:r w:rsidRPr="00B75A29">
        <w:rPr>
          <w:rFonts w:ascii="Calibri" w:hAnsi="Calibri"/>
          <w:kern w:val="2"/>
          <w:szCs w:val="22"/>
        </w:rPr>
        <w:tab/>
      </w:r>
      <w:r w:rsidRPr="00076F6A">
        <w:rPr>
          <w:color w:val="000000"/>
        </w:rPr>
        <w:t>Ethernet applications</w:t>
      </w:r>
      <w:r>
        <w:tab/>
      </w:r>
      <w:r>
        <w:fldChar w:fldCharType="begin"/>
      </w:r>
      <w:r>
        <w:instrText xml:space="preserve"> PAGEREF _Toc146301524 \h </w:instrText>
      </w:r>
      <w:r>
        <w:fldChar w:fldCharType="separate"/>
      </w:r>
      <w:r>
        <w:t>30</w:t>
      </w:r>
      <w:r>
        <w:fldChar w:fldCharType="end"/>
      </w:r>
    </w:p>
    <w:p w14:paraId="2B4BC1C6" w14:textId="77777777" w:rsidR="00B35F13" w:rsidRPr="00B75A29" w:rsidRDefault="00B35F13">
      <w:pPr>
        <w:pStyle w:val="TOC2"/>
        <w:rPr>
          <w:rFonts w:ascii="Calibri" w:hAnsi="Calibri"/>
          <w:kern w:val="2"/>
          <w:sz w:val="22"/>
          <w:szCs w:val="22"/>
        </w:rPr>
      </w:pPr>
      <w:r>
        <w:t>6.1</w:t>
      </w:r>
      <w:r w:rsidRPr="00B75A29">
        <w:rPr>
          <w:rFonts w:ascii="Calibri" w:hAnsi="Calibri"/>
          <w:kern w:val="2"/>
          <w:sz w:val="22"/>
          <w:szCs w:val="22"/>
        </w:rPr>
        <w:tab/>
      </w:r>
      <w:r>
        <w:t>Description</w:t>
      </w:r>
      <w:r>
        <w:tab/>
      </w:r>
      <w:r>
        <w:fldChar w:fldCharType="begin"/>
      </w:r>
      <w:r>
        <w:instrText xml:space="preserve"> PAGEREF _Toc146301525 \h </w:instrText>
      </w:r>
      <w:r>
        <w:fldChar w:fldCharType="separate"/>
      </w:r>
      <w:r>
        <w:t>30</w:t>
      </w:r>
      <w:r>
        <w:fldChar w:fldCharType="end"/>
      </w:r>
    </w:p>
    <w:p w14:paraId="14559AFB" w14:textId="77777777" w:rsidR="00B35F13" w:rsidRPr="00B75A29" w:rsidRDefault="00B35F13">
      <w:pPr>
        <w:pStyle w:val="TOC2"/>
        <w:rPr>
          <w:rFonts w:ascii="Calibri" w:hAnsi="Calibri"/>
          <w:kern w:val="2"/>
          <w:sz w:val="22"/>
          <w:szCs w:val="22"/>
        </w:rPr>
      </w:pPr>
      <w:r>
        <w:t>6.2</w:t>
      </w:r>
      <w:r w:rsidRPr="00B75A29">
        <w:rPr>
          <w:rFonts w:ascii="Calibri" w:hAnsi="Calibri"/>
          <w:kern w:val="2"/>
          <w:sz w:val="22"/>
          <w:szCs w:val="22"/>
        </w:rPr>
        <w:tab/>
      </w:r>
      <w:r>
        <w:t>Requirements</w:t>
      </w:r>
      <w:r>
        <w:tab/>
      </w:r>
      <w:r>
        <w:fldChar w:fldCharType="begin"/>
      </w:r>
      <w:r>
        <w:instrText xml:space="preserve"> PAGEREF _Toc146301526 \h </w:instrText>
      </w:r>
      <w:r>
        <w:fldChar w:fldCharType="separate"/>
      </w:r>
      <w:r>
        <w:t>30</w:t>
      </w:r>
      <w:r>
        <w:fldChar w:fldCharType="end"/>
      </w:r>
    </w:p>
    <w:p w14:paraId="33273EB0" w14:textId="77777777" w:rsidR="00B35F13" w:rsidRPr="00B75A29" w:rsidRDefault="00B35F13">
      <w:pPr>
        <w:pStyle w:val="TOC1"/>
        <w:rPr>
          <w:rFonts w:ascii="Calibri" w:hAnsi="Calibri"/>
          <w:kern w:val="2"/>
          <w:szCs w:val="22"/>
        </w:rPr>
      </w:pPr>
      <w:r>
        <w:t>7</w:t>
      </w:r>
      <w:r w:rsidRPr="00B75A29">
        <w:rPr>
          <w:rFonts w:ascii="Calibri" w:hAnsi="Calibri"/>
          <w:kern w:val="2"/>
          <w:szCs w:val="22"/>
        </w:rPr>
        <w:tab/>
      </w:r>
      <w:r w:rsidRPr="00076F6A">
        <w:rPr>
          <w:color w:val="000000"/>
        </w:rPr>
        <w:t>Direct device connection for cyber-physical control applications</w:t>
      </w:r>
      <w:r>
        <w:tab/>
      </w:r>
      <w:r>
        <w:fldChar w:fldCharType="begin"/>
      </w:r>
      <w:r>
        <w:instrText xml:space="preserve"> PAGEREF _Toc146301527 \h </w:instrText>
      </w:r>
      <w:r>
        <w:fldChar w:fldCharType="separate"/>
      </w:r>
      <w:r>
        <w:t>30</w:t>
      </w:r>
      <w:r>
        <w:fldChar w:fldCharType="end"/>
      </w:r>
    </w:p>
    <w:p w14:paraId="039CC5ED" w14:textId="77777777" w:rsidR="00B35F13" w:rsidRPr="00B75A29" w:rsidRDefault="00B35F13">
      <w:pPr>
        <w:pStyle w:val="TOC2"/>
        <w:rPr>
          <w:rFonts w:ascii="Calibri" w:hAnsi="Calibri"/>
          <w:kern w:val="2"/>
          <w:sz w:val="22"/>
          <w:szCs w:val="22"/>
        </w:rPr>
      </w:pPr>
      <w:r>
        <w:t>7.1</w:t>
      </w:r>
      <w:r w:rsidRPr="00B75A29">
        <w:rPr>
          <w:rFonts w:ascii="Calibri" w:hAnsi="Calibri"/>
          <w:kern w:val="2"/>
          <w:sz w:val="22"/>
          <w:szCs w:val="22"/>
        </w:rPr>
        <w:tab/>
      </w:r>
      <w:r>
        <w:t>Description</w:t>
      </w:r>
      <w:r>
        <w:tab/>
      </w:r>
      <w:r>
        <w:fldChar w:fldCharType="begin"/>
      </w:r>
      <w:r>
        <w:instrText xml:space="preserve"> PAGEREF _Toc146301528 \h </w:instrText>
      </w:r>
      <w:r>
        <w:fldChar w:fldCharType="separate"/>
      </w:r>
      <w:r>
        <w:t>30</w:t>
      </w:r>
      <w:r>
        <w:fldChar w:fldCharType="end"/>
      </w:r>
    </w:p>
    <w:p w14:paraId="3061BC5D" w14:textId="77777777" w:rsidR="00B35F13" w:rsidRPr="00B75A29" w:rsidRDefault="00B35F13">
      <w:pPr>
        <w:pStyle w:val="TOC2"/>
        <w:rPr>
          <w:rFonts w:ascii="Calibri" w:hAnsi="Calibri"/>
          <w:kern w:val="2"/>
          <w:sz w:val="22"/>
          <w:szCs w:val="22"/>
        </w:rPr>
      </w:pPr>
      <w:r>
        <w:t>7.2</w:t>
      </w:r>
      <w:r w:rsidRPr="00B75A29">
        <w:rPr>
          <w:rFonts w:ascii="Calibri" w:hAnsi="Calibri"/>
          <w:kern w:val="2"/>
          <w:sz w:val="22"/>
          <w:szCs w:val="22"/>
        </w:rPr>
        <w:tab/>
      </w:r>
      <w:r>
        <w:t>Requirements</w:t>
      </w:r>
      <w:r>
        <w:tab/>
      </w:r>
      <w:r>
        <w:fldChar w:fldCharType="begin"/>
      </w:r>
      <w:r>
        <w:instrText xml:space="preserve"> PAGEREF _Toc146301529 \h </w:instrText>
      </w:r>
      <w:r>
        <w:fldChar w:fldCharType="separate"/>
      </w:r>
      <w:r>
        <w:t>30</w:t>
      </w:r>
      <w:r>
        <w:fldChar w:fldCharType="end"/>
      </w:r>
    </w:p>
    <w:p w14:paraId="3083F628" w14:textId="77777777" w:rsidR="00B35F13" w:rsidRPr="00B75A29" w:rsidRDefault="00B35F13">
      <w:pPr>
        <w:pStyle w:val="TOC3"/>
        <w:rPr>
          <w:rFonts w:ascii="Calibri" w:hAnsi="Calibri"/>
          <w:kern w:val="2"/>
          <w:sz w:val="22"/>
          <w:szCs w:val="22"/>
        </w:rPr>
      </w:pPr>
      <w:r>
        <w:t>7.2.1</w:t>
      </w:r>
      <w:r w:rsidRPr="00B75A29">
        <w:rPr>
          <w:rFonts w:ascii="Calibri" w:hAnsi="Calibri"/>
          <w:kern w:val="2"/>
          <w:sz w:val="22"/>
          <w:szCs w:val="22"/>
        </w:rPr>
        <w:tab/>
      </w:r>
      <w:r>
        <w:t>General</w:t>
      </w:r>
      <w:r>
        <w:tab/>
      </w:r>
      <w:r>
        <w:fldChar w:fldCharType="begin"/>
      </w:r>
      <w:r>
        <w:instrText xml:space="preserve"> PAGEREF _Toc146301530 \h </w:instrText>
      </w:r>
      <w:r>
        <w:fldChar w:fldCharType="separate"/>
      </w:r>
      <w:r>
        <w:t>30</w:t>
      </w:r>
      <w:r>
        <w:fldChar w:fldCharType="end"/>
      </w:r>
    </w:p>
    <w:p w14:paraId="5187231D" w14:textId="77777777" w:rsidR="00B35F13" w:rsidRPr="00B75A29" w:rsidRDefault="00B35F13">
      <w:pPr>
        <w:pStyle w:val="TOC3"/>
        <w:rPr>
          <w:rFonts w:ascii="Calibri" w:hAnsi="Calibri"/>
          <w:kern w:val="2"/>
          <w:sz w:val="22"/>
          <w:szCs w:val="22"/>
        </w:rPr>
      </w:pPr>
      <w:r>
        <w:t>7.2.2</w:t>
      </w:r>
      <w:r w:rsidRPr="00B75A29">
        <w:rPr>
          <w:rFonts w:ascii="Calibri" w:hAnsi="Calibri"/>
          <w:kern w:val="2"/>
          <w:sz w:val="22"/>
          <w:szCs w:val="22"/>
        </w:rPr>
        <w:tab/>
      </w:r>
      <w:r>
        <w:t>Network performance</w:t>
      </w:r>
      <w:r>
        <w:tab/>
      </w:r>
      <w:r>
        <w:fldChar w:fldCharType="begin"/>
      </w:r>
      <w:r>
        <w:instrText xml:space="preserve"> PAGEREF _Toc146301531 \h </w:instrText>
      </w:r>
      <w:r>
        <w:fldChar w:fldCharType="separate"/>
      </w:r>
      <w:r>
        <w:t>31</w:t>
      </w:r>
      <w:r>
        <w:fldChar w:fldCharType="end"/>
      </w:r>
    </w:p>
    <w:p w14:paraId="485AED6C" w14:textId="77777777" w:rsidR="00B35F13" w:rsidRPr="00B75A29" w:rsidRDefault="00B35F13">
      <w:pPr>
        <w:pStyle w:val="TOC3"/>
        <w:rPr>
          <w:rFonts w:ascii="Calibri" w:hAnsi="Calibri"/>
          <w:kern w:val="2"/>
          <w:sz w:val="22"/>
          <w:szCs w:val="22"/>
        </w:rPr>
      </w:pPr>
      <w:r>
        <w:t>7.2.3</w:t>
      </w:r>
      <w:r w:rsidRPr="00B75A29">
        <w:rPr>
          <w:rFonts w:ascii="Calibri" w:hAnsi="Calibri"/>
          <w:kern w:val="2"/>
          <w:sz w:val="22"/>
          <w:szCs w:val="22"/>
        </w:rPr>
        <w:tab/>
      </w:r>
      <w:r>
        <w:t>Clock synchronization</w:t>
      </w:r>
      <w:r>
        <w:tab/>
      </w:r>
      <w:r>
        <w:fldChar w:fldCharType="begin"/>
      </w:r>
      <w:r>
        <w:instrText xml:space="preserve"> PAGEREF _Toc146301532 \h </w:instrText>
      </w:r>
      <w:r>
        <w:fldChar w:fldCharType="separate"/>
      </w:r>
      <w:r>
        <w:t>31</w:t>
      </w:r>
      <w:r>
        <w:fldChar w:fldCharType="end"/>
      </w:r>
    </w:p>
    <w:p w14:paraId="63531290" w14:textId="77777777" w:rsidR="00B35F13" w:rsidRPr="00B75A29" w:rsidRDefault="00B35F13">
      <w:pPr>
        <w:pStyle w:val="TOC4"/>
        <w:rPr>
          <w:rFonts w:ascii="Calibri" w:hAnsi="Calibri"/>
          <w:kern w:val="2"/>
          <w:sz w:val="22"/>
          <w:szCs w:val="22"/>
        </w:rPr>
      </w:pPr>
      <w:r>
        <w:t>7.2.3.1</w:t>
      </w:r>
      <w:r w:rsidRPr="00B75A29">
        <w:rPr>
          <w:rFonts w:ascii="Calibri" w:hAnsi="Calibri"/>
          <w:kern w:val="2"/>
          <w:sz w:val="22"/>
          <w:szCs w:val="22"/>
        </w:rPr>
        <w:tab/>
      </w:r>
      <w:r>
        <w:t>Description</w:t>
      </w:r>
      <w:r>
        <w:tab/>
      </w:r>
      <w:r>
        <w:fldChar w:fldCharType="begin"/>
      </w:r>
      <w:r>
        <w:instrText xml:space="preserve"> PAGEREF _Toc146301533 \h </w:instrText>
      </w:r>
      <w:r>
        <w:fldChar w:fldCharType="separate"/>
      </w:r>
      <w:r>
        <w:t>31</w:t>
      </w:r>
      <w:r>
        <w:fldChar w:fldCharType="end"/>
      </w:r>
    </w:p>
    <w:p w14:paraId="04FBFF59" w14:textId="77777777" w:rsidR="00B35F13" w:rsidRPr="00B75A29" w:rsidRDefault="00B35F13">
      <w:pPr>
        <w:pStyle w:val="TOC4"/>
        <w:rPr>
          <w:rFonts w:ascii="Calibri" w:hAnsi="Calibri"/>
          <w:kern w:val="2"/>
          <w:sz w:val="22"/>
          <w:szCs w:val="22"/>
        </w:rPr>
      </w:pPr>
      <w:r>
        <w:t>7.2.3.2</w:t>
      </w:r>
      <w:r w:rsidRPr="00B75A29">
        <w:rPr>
          <w:rFonts w:ascii="Calibri" w:hAnsi="Calibri"/>
          <w:kern w:val="2"/>
          <w:sz w:val="22"/>
          <w:szCs w:val="22"/>
        </w:rPr>
        <w:tab/>
      </w:r>
      <w:r>
        <w:t>Clock synchronization requirements</w:t>
      </w:r>
      <w:r>
        <w:tab/>
      </w:r>
      <w:r>
        <w:fldChar w:fldCharType="begin"/>
      </w:r>
      <w:r>
        <w:instrText xml:space="preserve"> PAGEREF _Toc146301534 \h </w:instrText>
      </w:r>
      <w:r>
        <w:fldChar w:fldCharType="separate"/>
      </w:r>
      <w:r>
        <w:t>31</w:t>
      </w:r>
      <w:r>
        <w:fldChar w:fldCharType="end"/>
      </w:r>
    </w:p>
    <w:p w14:paraId="527FB56C" w14:textId="77777777" w:rsidR="00B35F13" w:rsidRPr="00B75A29" w:rsidRDefault="00B35F13">
      <w:pPr>
        <w:pStyle w:val="TOC3"/>
        <w:rPr>
          <w:rFonts w:ascii="Calibri" w:hAnsi="Calibri"/>
          <w:kern w:val="2"/>
          <w:sz w:val="22"/>
          <w:szCs w:val="22"/>
        </w:rPr>
      </w:pPr>
      <w:r>
        <w:t>7.2.4</w:t>
      </w:r>
      <w:r w:rsidRPr="00B75A29">
        <w:rPr>
          <w:rFonts w:ascii="Calibri" w:hAnsi="Calibri"/>
          <w:kern w:val="2"/>
          <w:sz w:val="22"/>
          <w:szCs w:val="22"/>
        </w:rPr>
        <w:tab/>
      </w:r>
      <w:r>
        <w:t>Service Continuity</w:t>
      </w:r>
      <w:r>
        <w:tab/>
      </w:r>
      <w:r>
        <w:fldChar w:fldCharType="begin"/>
      </w:r>
      <w:r>
        <w:instrText xml:space="preserve"> PAGEREF _Toc146301535 \h </w:instrText>
      </w:r>
      <w:r>
        <w:fldChar w:fldCharType="separate"/>
      </w:r>
      <w:r>
        <w:t>32</w:t>
      </w:r>
      <w:r>
        <w:fldChar w:fldCharType="end"/>
      </w:r>
    </w:p>
    <w:p w14:paraId="085FE401" w14:textId="77777777" w:rsidR="00B35F13" w:rsidRPr="00B75A29" w:rsidRDefault="00B35F13">
      <w:pPr>
        <w:pStyle w:val="TOC3"/>
        <w:rPr>
          <w:rFonts w:ascii="Calibri" w:hAnsi="Calibri"/>
          <w:kern w:val="2"/>
          <w:sz w:val="22"/>
          <w:szCs w:val="22"/>
        </w:rPr>
      </w:pPr>
      <w:r>
        <w:t>7.2.5</w:t>
      </w:r>
      <w:r w:rsidRPr="00B75A29">
        <w:rPr>
          <w:rFonts w:ascii="Calibri" w:hAnsi="Calibri"/>
          <w:kern w:val="2"/>
          <w:sz w:val="22"/>
          <w:szCs w:val="22"/>
        </w:rPr>
        <w:tab/>
      </w:r>
      <w:r>
        <w:t>Direct device connection via UE to UE relay</w:t>
      </w:r>
      <w:r>
        <w:tab/>
      </w:r>
      <w:r>
        <w:fldChar w:fldCharType="begin"/>
      </w:r>
      <w:r>
        <w:instrText xml:space="preserve"> PAGEREF _Toc146301536 \h </w:instrText>
      </w:r>
      <w:r>
        <w:fldChar w:fldCharType="separate"/>
      </w:r>
      <w:r>
        <w:t>32</w:t>
      </w:r>
      <w:r>
        <w:fldChar w:fldCharType="end"/>
      </w:r>
    </w:p>
    <w:p w14:paraId="61BA9FD3" w14:textId="77777777" w:rsidR="00B35F13" w:rsidRPr="00B75A29" w:rsidRDefault="00B35F13">
      <w:pPr>
        <w:pStyle w:val="TOC1"/>
        <w:rPr>
          <w:rFonts w:ascii="Calibri" w:hAnsi="Calibri"/>
          <w:kern w:val="2"/>
          <w:szCs w:val="22"/>
        </w:rPr>
      </w:pPr>
      <w:r>
        <w:t>8</w:t>
      </w:r>
      <w:r w:rsidRPr="00B75A29">
        <w:rPr>
          <w:rFonts w:ascii="Calibri" w:hAnsi="Calibri"/>
          <w:kern w:val="2"/>
          <w:szCs w:val="22"/>
        </w:rPr>
        <w:tab/>
      </w:r>
      <w:r>
        <w:t>Indirect network connection for cyber-physical control applications</w:t>
      </w:r>
      <w:r>
        <w:tab/>
      </w:r>
      <w:r>
        <w:fldChar w:fldCharType="begin"/>
      </w:r>
      <w:r>
        <w:instrText xml:space="preserve"> PAGEREF _Toc146301537 \h </w:instrText>
      </w:r>
      <w:r>
        <w:fldChar w:fldCharType="separate"/>
      </w:r>
      <w:r>
        <w:t>32</w:t>
      </w:r>
      <w:r>
        <w:fldChar w:fldCharType="end"/>
      </w:r>
    </w:p>
    <w:p w14:paraId="4F925AF6" w14:textId="77777777" w:rsidR="00B35F13" w:rsidRPr="00B75A29" w:rsidRDefault="00B35F13">
      <w:pPr>
        <w:pStyle w:val="TOC2"/>
        <w:rPr>
          <w:rFonts w:ascii="Calibri" w:hAnsi="Calibri"/>
          <w:kern w:val="2"/>
          <w:sz w:val="22"/>
          <w:szCs w:val="22"/>
        </w:rPr>
      </w:pPr>
      <w:r>
        <w:t>8.1</w:t>
      </w:r>
      <w:r w:rsidRPr="00B75A29">
        <w:rPr>
          <w:rFonts w:ascii="Calibri" w:hAnsi="Calibri"/>
          <w:kern w:val="2"/>
          <w:sz w:val="22"/>
          <w:szCs w:val="22"/>
        </w:rPr>
        <w:tab/>
      </w:r>
      <w:r>
        <w:t>Description</w:t>
      </w:r>
      <w:r>
        <w:tab/>
      </w:r>
      <w:r>
        <w:fldChar w:fldCharType="begin"/>
      </w:r>
      <w:r>
        <w:instrText xml:space="preserve"> PAGEREF _Toc146301538 \h </w:instrText>
      </w:r>
      <w:r>
        <w:fldChar w:fldCharType="separate"/>
      </w:r>
      <w:r>
        <w:t>32</w:t>
      </w:r>
      <w:r>
        <w:fldChar w:fldCharType="end"/>
      </w:r>
    </w:p>
    <w:p w14:paraId="3CB86C21" w14:textId="77777777" w:rsidR="00B35F13" w:rsidRPr="00B75A29" w:rsidRDefault="00B35F13">
      <w:pPr>
        <w:pStyle w:val="TOC2"/>
        <w:rPr>
          <w:rFonts w:ascii="Calibri" w:hAnsi="Calibri"/>
          <w:kern w:val="2"/>
          <w:sz w:val="22"/>
          <w:szCs w:val="22"/>
        </w:rPr>
      </w:pPr>
      <w:r>
        <w:t>8.2</w:t>
      </w:r>
      <w:r w:rsidRPr="00B75A29">
        <w:rPr>
          <w:rFonts w:ascii="Calibri" w:hAnsi="Calibri"/>
          <w:kern w:val="2"/>
          <w:sz w:val="22"/>
          <w:szCs w:val="22"/>
        </w:rPr>
        <w:tab/>
      </w:r>
      <w:r>
        <w:t>Requirements</w:t>
      </w:r>
      <w:r>
        <w:tab/>
      </w:r>
      <w:r>
        <w:fldChar w:fldCharType="begin"/>
      </w:r>
      <w:r>
        <w:instrText xml:space="preserve"> PAGEREF _Toc146301539 \h </w:instrText>
      </w:r>
      <w:r>
        <w:fldChar w:fldCharType="separate"/>
      </w:r>
      <w:r>
        <w:t>32</w:t>
      </w:r>
      <w:r>
        <w:fldChar w:fldCharType="end"/>
      </w:r>
    </w:p>
    <w:p w14:paraId="0A1902E3" w14:textId="77777777" w:rsidR="00B35F13" w:rsidRPr="00B75A29" w:rsidRDefault="00B35F13">
      <w:pPr>
        <w:pStyle w:val="TOC3"/>
        <w:rPr>
          <w:rFonts w:ascii="Calibri" w:hAnsi="Calibri"/>
          <w:kern w:val="2"/>
          <w:sz w:val="22"/>
          <w:szCs w:val="22"/>
        </w:rPr>
      </w:pPr>
      <w:r>
        <w:t>8.2.1</w:t>
      </w:r>
      <w:r w:rsidRPr="00B75A29">
        <w:rPr>
          <w:rFonts w:ascii="Calibri" w:hAnsi="Calibri"/>
          <w:kern w:val="2"/>
          <w:sz w:val="22"/>
          <w:szCs w:val="22"/>
        </w:rPr>
        <w:tab/>
      </w:r>
      <w:r>
        <w:t>General</w:t>
      </w:r>
      <w:r>
        <w:tab/>
      </w:r>
      <w:r>
        <w:fldChar w:fldCharType="begin"/>
      </w:r>
      <w:r>
        <w:instrText xml:space="preserve"> PAGEREF _Toc146301540 \h </w:instrText>
      </w:r>
      <w:r>
        <w:fldChar w:fldCharType="separate"/>
      </w:r>
      <w:r>
        <w:t>32</w:t>
      </w:r>
      <w:r>
        <w:fldChar w:fldCharType="end"/>
      </w:r>
    </w:p>
    <w:p w14:paraId="7C906A38" w14:textId="77777777" w:rsidR="00B35F13" w:rsidRPr="00B75A29" w:rsidRDefault="00B35F13">
      <w:pPr>
        <w:pStyle w:val="TOC3"/>
        <w:rPr>
          <w:rFonts w:ascii="Calibri" w:hAnsi="Calibri"/>
          <w:kern w:val="2"/>
          <w:sz w:val="22"/>
          <w:szCs w:val="22"/>
        </w:rPr>
      </w:pPr>
      <w:r>
        <w:t>8.2.2</w:t>
      </w:r>
      <w:r w:rsidRPr="00B75A29">
        <w:rPr>
          <w:rFonts w:ascii="Calibri" w:hAnsi="Calibri"/>
          <w:kern w:val="2"/>
          <w:sz w:val="22"/>
          <w:szCs w:val="22"/>
        </w:rPr>
        <w:tab/>
      </w:r>
      <w:r>
        <w:t>Communication via indirect network connection</w:t>
      </w:r>
      <w:r>
        <w:tab/>
      </w:r>
      <w:r>
        <w:fldChar w:fldCharType="begin"/>
      </w:r>
      <w:r>
        <w:instrText xml:space="preserve"> PAGEREF _Toc146301541 \h </w:instrText>
      </w:r>
      <w:r>
        <w:fldChar w:fldCharType="separate"/>
      </w:r>
      <w:r>
        <w:t>32</w:t>
      </w:r>
      <w:r>
        <w:fldChar w:fldCharType="end"/>
      </w:r>
    </w:p>
    <w:p w14:paraId="4B47E98B" w14:textId="77777777" w:rsidR="00B35F13" w:rsidRPr="00B75A29" w:rsidRDefault="00B35F13">
      <w:pPr>
        <w:pStyle w:val="TOC3"/>
        <w:rPr>
          <w:rFonts w:ascii="Calibri" w:hAnsi="Calibri"/>
          <w:kern w:val="2"/>
          <w:sz w:val="22"/>
          <w:szCs w:val="22"/>
        </w:rPr>
      </w:pPr>
      <w:r>
        <w:lastRenderedPageBreak/>
        <w:t>8.2.3</w:t>
      </w:r>
      <w:r w:rsidRPr="00B75A29">
        <w:rPr>
          <w:rFonts w:ascii="Calibri" w:hAnsi="Calibri"/>
          <w:kern w:val="2"/>
          <w:sz w:val="22"/>
          <w:szCs w:val="22"/>
        </w:rPr>
        <w:tab/>
      </w:r>
      <w:r>
        <w:t>Clock synchronization</w:t>
      </w:r>
      <w:r>
        <w:tab/>
      </w:r>
      <w:r>
        <w:fldChar w:fldCharType="begin"/>
      </w:r>
      <w:r>
        <w:instrText xml:space="preserve"> PAGEREF _Toc146301542 \h </w:instrText>
      </w:r>
      <w:r>
        <w:fldChar w:fldCharType="separate"/>
      </w:r>
      <w:r>
        <w:t>33</w:t>
      </w:r>
      <w:r>
        <w:fldChar w:fldCharType="end"/>
      </w:r>
    </w:p>
    <w:p w14:paraId="20D7556F" w14:textId="77777777" w:rsidR="00B35F13" w:rsidRPr="00B75A29" w:rsidRDefault="00B35F13">
      <w:pPr>
        <w:pStyle w:val="TOC4"/>
        <w:rPr>
          <w:rFonts w:ascii="Calibri" w:hAnsi="Calibri"/>
          <w:kern w:val="2"/>
          <w:sz w:val="22"/>
          <w:szCs w:val="22"/>
        </w:rPr>
      </w:pPr>
      <w:r>
        <w:t>8.2.3.1</w:t>
      </w:r>
      <w:r w:rsidRPr="00B75A29">
        <w:rPr>
          <w:rFonts w:ascii="Calibri" w:hAnsi="Calibri"/>
          <w:kern w:val="2"/>
          <w:sz w:val="22"/>
          <w:szCs w:val="22"/>
        </w:rPr>
        <w:tab/>
      </w:r>
      <w:r>
        <w:t>Description</w:t>
      </w:r>
      <w:r>
        <w:tab/>
      </w:r>
      <w:r>
        <w:fldChar w:fldCharType="begin"/>
      </w:r>
      <w:r>
        <w:instrText xml:space="preserve"> PAGEREF _Toc146301543 \h </w:instrText>
      </w:r>
      <w:r>
        <w:fldChar w:fldCharType="separate"/>
      </w:r>
      <w:r>
        <w:t>33</w:t>
      </w:r>
      <w:r>
        <w:fldChar w:fldCharType="end"/>
      </w:r>
    </w:p>
    <w:p w14:paraId="7FF5584A" w14:textId="77777777" w:rsidR="00B35F13" w:rsidRPr="00B75A29" w:rsidRDefault="00B35F13">
      <w:pPr>
        <w:pStyle w:val="TOC4"/>
        <w:rPr>
          <w:rFonts w:ascii="Calibri" w:hAnsi="Calibri"/>
          <w:kern w:val="2"/>
          <w:sz w:val="22"/>
          <w:szCs w:val="22"/>
        </w:rPr>
      </w:pPr>
      <w:r>
        <w:t>8.2.3.2</w:t>
      </w:r>
      <w:r w:rsidRPr="00B75A29">
        <w:rPr>
          <w:rFonts w:ascii="Calibri" w:hAnsi="Calibri"/>
          <w:kern w:val="2"/>
          <w:sz w:val="22"/>
          <w:szCs w:val="22"/>
        </w:rPr>
        <w:tab/>
      </w:r>
      <w:r>
        <w:t>Clock synchronization requirements</w:t>
      </w:r>
      <w:r>
        <w:tab/>
      </w:r>
      <w:r>
        <w:fldChar w:fldCharType="begin"/>
      </w:r>
      <w:r>
        <w:instrText xml:space="preserve"> PAGEREF _Toc146301544 \h </w:instrText>
      </w:r>
      <w:r>
        <w:fldChar w:fldCharType="separate"/>
      </w:r>
      <w:r>
        <w:t>33</w:t>
      </w:r>
      <w:r>
        <w:fldChar w:fldCharType="end"/>
      </w:r>
    </w:p>
    <w:p w14:paraId="02490E57" w14:textId="77777777" w:rsidR="00B35F13" w:rsidRPr="00B75A29" w:rsidRDefault="00B35F13">
      <w:pPr>
        <w:pStyle w:val="TOC3"/>
        <w:rPr>
          <w:rFonts w:ascii="Calibri" w:hAnsi="Calibri"/>
          <w:kern w:val="2"/>
          <w:sz w:val="22"/>
          <w:szCs w:val="22"/>
        </w:rPr>
      </w:pPr>
      <w:r>
        <w:t>8.2.4</w:t>
      </w:r>
      <w:r w:rsidRPr="00B75A29">
        <w:rPr>
          <w:rFonts w:ascii="Calibri" w:hAnsi="Calibri"/>
          <w:kern w:val="2"/>
          <w:sz w:val="22"/>
          <w:szCs w:val="22"/>
        </w:rPr>
        <w:tab/>
      </w:r>
      <w:r>
        <w:t>Service Continuity</w:t>
      </w:r>
      <w:r>
        <w:tab/>
      </w:r>
      <w:r>
        <w:fldChar w:fldCharType="begin"/>
      </w:r>
      <w:r>
        <w:instrText xml:space="preserve"> PAGEREF _Toc146301545 \h </w:instrText>
      </w:r>
      <w:r>
        <w:fldChar w:fldCharType="separate"/>
      </w:r>
      <w:r>
        <w:t>33</w:t>
      </w:r>
      <w:r>
        <w:fldChar w:fldCharType="end"/>
      </w:r>
    </w:p>
    <w:p w14:paraId="47B7D208" w14:textId="77777777" w:rsidR="00B35F13" w:rsidRPr="00B75A29" w:rsidRDefault="00B35F13">
      <w:pPr>
        <w:pStyle w:val="TOC1"/>
        <w:rPr>
          <w:rFonts w:ascii="Calibri" w:hAnsi="Calibri"/>
          <w:kern w:val="2"/>
          <w:szCs w:val="22"/>
        </w:rPr>
      </w:pPr>
      <w:r>
        <w:t>9</w:t>
      </w:r>
      <w:r w:rsidRPr="00B75A29">
        <w:rPr>
          <w:rFonts w:ascii="Calibri" w:hAnsi="Calibri"/>
          <w:kern w:val="2"/>
          <w:szCs w:val="22"/>
        </w:rPr>
        <w:tab/>
      </w:r>
      <w:r>
        <w:t>Recovery of infrastructure for electrical distribution</w:t>
      </w:r>
      <w:r>
        <w:tab/>
      </w:r>
      <w:r>
        <w:fldChar w:fldCharType="begin"/>
      </w:r>
      <w:r>
        <w:instrText xml:space="preserve"> PAGEREF _Toc146301546 \h </w:instrText>
      </w:r>
      <w:r>
        <w:fldChar w:fldCharType="separate"/>
      </w:r>
      <w:r>
        <w:t>34</w:t>
      </w:r>
      <w:r>
        <w:fldChar w:fldCharType="end"/>
      </w:r>
    </w:p>
    <w:p w14:paraId="7201601C" w14:textId="77777777" w:rsidR="00B35F13" w:rsidRPr="00B75A29" w:rsidRDefault="00B35F13">
      <w:pPr>
        <w:pStyle w:val="TOC2"/>
        <w:rPr>
          <w:rFonts w:ascii="Calibri" w:hAnsi="Calibri"/>
          <w:kern w:val="2"/>
          <w:sz w:val="22"/>
          <w:szCs w:val="22"/>
        </w:rPr>
      </w:pPr>
      <w:r>
        <w:t>9.1</w:t>
      </w:r>
      <w:r w:rsidRPr="00B75A29">
        <w:rPr>
          <w:rFonts w:ascii="Calibri" w:hAnsi="Calibri"/>
          <w:kern w:val="2"/>
          <w:sz w:val="22"/>
          <w:szCs w:val="22"/>
        </w:rPr>
        <w:tab/>
      </w:r>
      <w:r>
        <w:t>Description</w:t>
      </w:r>
      <w:r>
        <w:tab/>
      </w:r>
      <w:r>
        <w:fldChar w:fldCharType="begin"/>
      </w:r>
      <w:r>
        <w:instrText xml:space="preserve"> PAGEREF _Toc146301547 \h </w:instrText>
      </w:r>
      <w:r>
        <w:fldChar w:fldCharType="separate"/>
      </w:r>
      <w:r>
        <w:t>34</w:t>
      </w:r>
      <w:r>
        <w:fldChar w:fldCharType="end"/>
      </w:r>
    </w:p>
    <w:p w14:paraId="39D115E6" w14:textId="77777777" w:rsidR="00B35F13" w:rsidRPr="00B75A29" w:rsidRDefault="00B35F13">
      <w:pPr>
        <w:pStyle w:val="TOC2"/>
        <w:rPr>
          <w:rFonts w:ascii="Calibri" w:hAnsi="Calibri"/>
          <w:kern w:val="2"/>
          <w:sz w:val="22"/>
          <w:szCs w:val="22"/>
        </w:rPr>
      </w:pPr>
      <w:r>
        <w:t>9.2</w:t>
      </w:r>
      <w:r w:rsidRPr="00B75A29">
        <w:rPr>
          <w:rFonts w:ascii="Calibri" w:hAnsi="Calibri"/>
          <w:kern w:val="2"/>
          <w:sz w:val="22"/>
          <w:szCs w:val="22"/>
        </w:rPr>
        <w:tab/>
      </w:r>
      <w:r>
        <w:t>Requirements</w:t>
      </w:r>
      <w:r>
        <w:tab/>
      </w:r>
      <w:r>
        <w:fldChar w:fldCharType="begin"/>
      </w:r>
      <w:r>
        <w:instrText xml:space="preserve"> PAGEREF _Toc146301548 \h </w:instrText>
      </w:r>
      <w:r>
        <w:fldChar w:fldCharType="separate"/>
      </w:r>
      <w:r>
        <w:t>34</w:t>
      </w:r>
      <w:r>
        <w:fldChar w:fldCharType="end"/>
      </w:r>
    </w:p>
    <w:p w14:paraId="2541D89F" w14:textId="77777777" w:rsidR="00B35F13" w:rsidRPr="00B75A29" w:rsidRDefault="00B35F13">
      <w:pPr>
        <w:pStyle w:val="TOC8"/>
        <w:rPr>
          <w:rFonts w:ascii="Calibri" w:hAnsi="Calibri"/>
          <w:b w:val="0"/>
          <w:kern w:val="2"/>
          <w:szCs w:val="22"/>
        </w:rPr>
      </w:pPr>
      <w:r>
        <w:t>Annex A (informative): Summary of service performance requirements</w:t>
      </w:r>
      <w:r>
        <w:tab/>
      </w:r>
      <w:r>
        <w:fldChar w:fldCharType="begin"/>
      </w:r>
      <w:r>
        <w:instrText xml:space="preserve"> PAGEREF _Toc146301549 \h </w:instrText>
      </w:r>
      <w:r>
        <w:fldChar w:fldCharType="separate"/>
      </w:r>
      <w:r>
        <w:t>35</w:t>
      </w:r>
      <w:r>
        <w:fldChar w:fldCharType="end"/>
      </w:r>
    </w:p>
    <w:p w14:paraId="6A200AD9" w14:textId="77777777" w:rsidR="00B35F13" w:rsidRPr="00B75A29" w:rsidRDefault="00B35F13">
      <w:pPr>
        <w:pStyle w:val="TOC1"/>
        <w:rPr>
          <w:rFonts w:ascii="Calibri" w:hAnsi="Calibri"/>
          <w:kern w:val="2"/>
          <w:szCs w:val="22"/>
        </w:rPr>
      </w:pPr>
      <w:r>
        <w:t>A.1</w:t>
      </w:r>
      <w:r w:rsidRPr="00B75A29">
        <w:rPr>
          <w:rFonts w:ascii="Calibri" w:hAnsi="Calibri"/>
          <w:kern w:val="2"/>
          <w:szCs w:val="22"/>
        </w:rPr>
        <w:tab/>
      </w:r>
      <w:r>
        <w:t>About the vertical domains addressed in this Annex</w:t>
      </w:r>
      <w:r>
        <w:tab/>
      </w:r>
      <w:r>
        <w:fldChar w:fldCharType="begin"/>
      </w:r>
      <w:r>
        <w:instrText xml:space="preserve"> PAGEREF _Toc146301550 \h </w:instrText>
      </w:r>
      <w:r>
        <w:fldChar w:fldCharType="separate"/>
      </w:r>
      <w:r>
        <w:t>35</w:t>
      </w:r>
      <w:r>
        <w:fldChar w:fldCharType="end"/>
      </w:r>
    </w:p>
    <w:p w14:paraId="6A4D24C9" w14:textId="77777777" w:rsidR="00B35F13" w:rsidRPr="00B75A29" w:rsidRDefault="00B35F13">
      <w:pPr>
        <w:pStyle w:val="TOC1"/>
        <w:rPr>
          <w:rFonts w:ascii="Calibri" w:hAnsi="Calibri"/>
          <w:kern w:val="2"/>
          <w:szCs w:val="22"/>
        </w:rPr>
      </w:pPr>
      <w:r>
        <w:t>A.2</w:t>
      </w:r>
      <w:r w:rsidRPr="00B75A29">
        <w:rPr>
          <w:rFonts w:ascii="Calibri" w:hAnsi="Calibri"/>
          <w:kern w:val="2"/>
          <w:szCs w:val="22"/>
        </w:rPr>
        <w:tab/>
      </w:r>
      <w:r>
        <w:t>Factories of the Future</w:t>
      </w:r>
      <w:r>
        <w:tab/>
      </w:r>
      <w:r>
        <w:fldChar w:fldCharType="begin"/>
      </w:r>
      <w:r>
        <w:instrText xml:space="preserve"> PAGEREF _Toc146301551 \h </w:instrText>
      </w:r>
      <w:r>
        <w:fldChar w:fldCharType="separate"/>
      </w:r>
      <w:r>
        <w:t>35</w:t>
      </w:r>
      <w:r>
        <w:fldChar w:fldCharType="end"/>
      </w:r>
    </w:p>
    <w:p w14:paraId="2C8919D3" w14:textId="77777777" w:rsidR="00B35F13" w:rsidRPr="00B75A29" w:rsidRDefault="00B35F13">
      <w:pPr>
        <w:pStyle w:val="TOC2"/>
        <w:rPr>
          <w:rFonts w:ascii="Calibri" w:hAnsi="Calibri"/>
          <w:kern w:val="2"/>
          <w:sz w:val="22"/>
          <w:szCs w:val="22"/>
        </w:rPr>
      </w:pPr>
      <w:r>
        <w:t>A.2.1</w:t>
      </w:r>
      <w:r w:rsidRPr="00B75A29">
        <w:rPr>
          <w:rFonts w:ascii="Calibri" w:hAnsi="Calibri"/>
          <w:kern w:val="2"/>
          <w:sz w:val="22"/>
          <w:szCs w:val="22"/>
        </w:rPr>
        <w:tab/>
      </w:r>
      <w:r>
        <w:t>Overview</w:t>
      </w:r>
      <w:r>
        <w:tab/>
      </w:r>
      <w:r>
        <w:fldChar w:fldCharType="begin"/>
      </w:r>
      <w:r>
        <w:instrText xml:space="preserve"> PAGEREF _Toc146301552 \h </w:instrText>
      </w:r>
      <w:r>
        <w:fldChar w:fldCharType="separate"/>
      </w:r>
      <w:r>
        <w:t>35</w:t>
      </w:r>
      <w:r>
        <w:fldChar w:fldCharType="end"/>
      </w:r>
    </w:p>
    <w:p w14:paraId="22B06F39" w14:textId="77777777" w:rsidR="00B35F13" w:rsidRPr="00B75A29" w:rsidRDefault="00B35F13">
      <w:pPr>
        <w:pStyle w:val="TOC2"/>
        <w:rPr>
          <w:rFonts w:ascii="Calibri" w:hAnsi="Calibri"/>
          <w:kern w:val="2"/>
          <w:sz w:val="22"/>
          <w:szCs w:val="22"/>
        </w:rPr>
      </w:pPr>
      <w:r>
        <w:t>A.2.2</w:t>
      </w:r>
      <w:r w:rsidRPr="00B75A29">
        <w:rPr>
          <w:rFonts w:ascii="Calibri" w:hAnsi="Calibri"/>
          <w:kern w:val="2"/>
          <w:sz w:val="22"/>
          <w:szCs w:val="22"/>
        </w:rPr>
        <w:tab/>
      </w:r>
      <w:r>
        <w:rPr>
          <w:lang w:eastAsia="en-US"/>
        </w:rPr>
        <w:t>Factory</w:t>
      </w:r>
      <w:r>
        <w:t xml:space="preserve"> automation</w:t>
      </w:r>
      <w:r>
        <w:tab/>
      </w:r>
      <w:r>
        <w:fldChar w:fldCharType="begin"/>
      </w:r>
      <w:r>
        <w:instrText xml:space="preserve"> PAGEREF _Toc146301553 \h </w:instrText>
      </w:r>
      <w:r>
        <w:fldChar w:fldCharType="separate"/>
      </w:r>
      <w:r>
        <w:t>36</w:t>
      </w:r>
      <w:r>
        <w:fldChar w:fldCharType="end"/>
      </w:r>
    </w:p>
    <w:p w14:paraId="65A7A0B1" w14:textId="77777777" w:rsidR="00B35F13" w:rsidRPr="00B75A29" w:rsidRDefault="00B35F13">
      <w:pPr>
        <w:pStyle w:val="TOC3"/>
        <w:rPr>
          <w:rFonts w:ascii="Calibri" w:hAnsi="Calibri"/>
          <w:kern w:val="2"/>
          <w:sz w:val="22"/>
          <w:szCs w:val="22"/>
        </w:rPr>
      </w:pPr>
      <w:r>
        <w:t>A.2.2.1</w:t>
      </w:r>
      <w:r w:rsidRPr="00B75A29">
        <w:rPr>
          <w:rFonts w:ascii="Calibri" w:hAnsi="Calibri"/>
          <w:kern w:val="2"/>
          <w:sz w:val="22"/>
          <w:szCs w:val="22"/>
        </w:rPr>
        <w:tab/>
      </w:r>
      <w:r>
        <w:t>Motion control</w:t>
      </w:r>
      <w:r>
        <w:tab/>
      </w:r>
      <w:r>
        <w:fldChar w:fldCharType="begin"/>
      </w:r>
      <w:r>
        <w:instrText xml:space="preserve"> PAGEREF _Toc146301554 \h </w:instrText>
      </w:r>
      <w:r>
        <w:fldChar w:fldCharType="separate"/>
      </w:r>
      <w:r>
        <w:t>36</w:t>
      </w:r>
      <w:r>
        <w:fldChar w:fldCharType="end"/>
      </w:r>
    </w:p>
    <w:p w14:paraId="6ACC8EF9" w14:textId="77777777" w:rsidR="00B35F13" w:rsidRPr="00B75A29" w:rsidRDefault="00B35F13">
      <w:pPr>
        <w:pStyle w:val="TOC3"/>
        <w:rPr>
          <w:rFonts w:ascii="Calibri" w:hAnsi="Calibri"/>
          <w:kern w:val="2"/>
          <w:sz w:val="22"/>
          <w:szCs w:val="22"/>
        </w:rPr>
      </w:pPr>
      <w:r>
        <w:rPr>
          <w:lang w:eastAsia="en-US"/>
        </w:rPr>
        <w:t>A.2.2.2</w:t>
      </w:r>
      <w:r w:rsidRPr="00B75A29">
        <w:rPr>
          <w:rFonts w:ascii="Calibri" w:hAnsi="Calibri"/>
          <w:kern w:val="2"/>
          <w:sz w:val="22"/>
          <w:szCs w:val="22"/>
        </w:rPr>
        <w:tab/>
      </w:r>
      <w:r>
        <w:rPr>
          <w:lang w:eastAsia="en-US"/>
        </w:rPr>
        <w:t>Control-to-control communication</w:t>
      </w:r>
      <w:r>
        <w:tab/>
      </w:r>
      <w:r>
        <w:fldChar w:fldCharType="begin"/>
      </w:r>
      <w:r>
        <w:instrText xml:space="preserve"> PAGEREF _Toc146301555 \h </w:instrText>
      </w:r>
      <w:r>
        <w:fldChar w:fldCharType="separate"/>
      </w:r>
      <w:r>
        <w:t>38</w:t>
      </w:r>
      <w:r>
        <w:fldChar w:fldCharType="end"/>
      </w:r>
    </w:p>
    <w:p w14:paraId="4495DD25" w14:textId="77777777" w:rsidR="00B35F13" w:rsidRPr="00B75A29" w:rsidRDefault="00B35F13">
      <w:pPr>
        <w:pStyle w:val="TOC3"/>
        <w:rPr>
          <w:rFonts w:ascii="Calibri" w:hAnsi="Calibri"/>
          <w:kern w:val="2"/>
          <w:sz w:val="22"/>
          <w:szCs w:val="22"/>
        </w:rPr>
      </w:pPr>
      <w:r>
        <w:rPr>
          <w:lang w:eastAsia="en-US"/>
        </w:rPr>
        <w:t>A</w:t>
      </w:r>
      <w:r>
        <w:t>.</w:t>
      </w:r>
      <w:r>
        <w:rPr>
          <w:lang w:eastAsia="en-US"/>
        </w:rPr>
        <w:t>2.2.3</w:t>
      </w:r>
      <w:r w:rsidRPr="00B75A29">
        <w:rPr>
          <w:rFonts w:ascii="Calibri" w:hAnsi="Calibri"/>
          <w:kern w:val="2"/>
          <w:sz w:val="22"/>
          <w:szCs w:val="22"/>
        </w:rPr>
        <w:tab/>
      </w:r>
      <w:r>
        <w:rPr>
          <w:lang w:eastAsia="en-US"/>
        </w:rPr>
        <w:t>Mobile robots</w:t>
      </w:r>
      <w:r>
        <w:tab/>
      </w:r>
      <w:r>
        <w:fldChar w:fldCharType="begin"/>
      </w:r>
      <w:r>
        <w:instrText xml:space="preserve"> PAGEREF _Toc146301556 \h </w:instrText>
      </w:r>
      <w:r>
        <w:fldChar w:fldCharType="separate"/>
      </w:r>
      <w:r>
        <w:t>38</w:t>
      </w:r>
      <w:r>
        <w:fldChar w:fldCharType="end"/>
      </w:r>
    </w:p>
    <w:p w14:paraId="4451A37E" w14:textId="77777777" w:rsidR="00B35F13" w:rsidRPr="00B75A29" w:rsidRDefault="00B35F13">
      <w:pPr>
        <w:pStyle w:val="TOC3"/>
        <w:rPr>
          <w:rFonts w:ascii="Calibri" w:hAnsi="Calibri"/>
          <w:kern w:val="2"/>
          <w:sz w:val="22"/>
          <w:szCs w:val="22"/>
        </w:rPr>
      </w:pPr>
      <w:r>
        <w:t>A.2.2.4</w:t>
      </w:r>
      <w:r w:rsidRPr="00B75A29">
        <w:rPr>
          <w:rFonts w:ascii="Calibri" w:hAnsi="Calibri"/>
          <w:kern w:val="2"/>
          <w:sz w:val="22"/>
          <w:szCs w:val="22"/>
        </w:rPr>
        <w:tab/>
      </w:r>
      <w:r>
        <w:t>Wired to wireless link replacement</w:t>
      </w:r>
      <w:r>
        <w:tab/>
      </w:r>
      <w:r>
        <w:fldChar w:fldCharType="begin"/>
      </w:r>
      <w:r>
        <w:instrText xml:space="preserve"> PAGEREF _Toc146301557 \h </w:instrText>
      </w:r>
      <w:r>
        <w:fldChar w:fldCharType="separate"/>
      </w:r>
      <w:r>
        <w:t>42</w:t>
      </w:r>
      <w:r>
        <w:fldChar w:fldCharType="end"/>
      </w:r>
    </w:p>
    <w:p w14:paraId="0AF9E474" w14:textId="77777777" w:rsidR="00B35F13" w:rsidRPr="00B75A29" w:rsidRDefault="00B35F13">
      <w:pPr>
        <w:pStyle w:val="TOC3"/>
        <w:rPr>
          <w:rFonts w:ascii="Calibri" w:hAnsi="Calibri"/>
          <w:kern w:val="2"/>
          <w:sz w:val="22"/>
          <w:szCs w:val="22"/>
        </w:rPr>
      </w:pPr>
      <w:r>
        <w:t>A.2.2.5</w:t>
      </w:r>
      <w:r w:rsidRPr="00B75A29">
        <w:rPr>
          <w:rFonts w:ascii="Calibri" w:hAnsi="Calibri"/>
          <w:kern w:val="2"/>
          <w:sz w:val="22"/>
          <w:szCs w:val="22"/>
        </w:rPr>
        <w:tab/>
      </w:r>
      <w:r>
        <w:t>Cooperative carrying</w:t>
      </w:r>
      <w:r>
        <w:tab/>
      </w:r>
      <w:r>
        <w:fldChar w:fldCharType="begin"/>
      </w:r>
      <w:r>
        <w:instrText xml:space="preserve"> PAGEREF _Toc146301558 \h </w:instrText>
      </w:r>
      <w:r>
        <w:fldChar w:fldCharType="separate"/>
      </w:r>
      <w:r>
        <w:t>43</w:t>
      </w:r>
      <w:r>
        <w:fldChar w:fldCharType="end"/>
      </w:r>
    </w:p>
    <w:p w14:paraId="2FBDFB27" w14:textId="77777777" w:rsidR="00B35F13" w:rsidRPr="00B75A29" w:rsidRDefault="00B35F13">
      <w:pPr>
        <w:pStyle w:val="TOC2"/>
        <w:rPr>
          <w:rFonts w:ascii="Calibri" w:hAnsi="Calibri"/>
          <w:kern w:val="2"/>
          <w:sz w:val="22"/>
          <w:szCs w:val="22"/>
        </w:rPr>
      </w:pPr>
      <w:r>
        <w:t>A.2.3</w:t>
      </w:r>
      <w:r w:rsidRPr="00B75A29">
        <w:rPr>
          <w:rFonts w:ascii="Calibri" w:hAnsi="Calibri"/>
          <w:kern w:val="2"/>
          <w:sz w:val="22"/>
          <w:szCs w:val="22"/>
        </w:rPr>
        <w:tab/>
      </w:r>
      <w:r>
        <w:t>Process automation</w:t>
      </w:r>
      <w:r>
        <w:tab/>
      </w:r>
      <w:r>
        <w:fldChar w:fldCharType="begin"/>
      </w:r>
      <w:r>
        <w:instrText xml:space="preserve"> PAGEREF _Toc146301559 \h </w:instrText>
      </w:r>
      <w:r>
        <w:fldChar w:fldCharType="separate"/>
      </w:r>
      <w:r>
        <w:t>45</w:t>
      </w:r>
      <w:r>
        <w:fldChar w:fldCharType="end"/>
      </w:r>
    </w:p>
    <w:p w14:paraId="2658C5CF" w14:textId="77777777" w:rsidR="00B35F13" w:rsidRPr="00B75A29" w:rsidRDefault="00B35F13">
      <w:pPr>
        <w:pStyle w:val="TOC3"/>
        <w:rPr>
          <w:rFonts w:ascii="Calibri" w:hAnsi="Calibri"/>
          <w:kern w:val="2"/>
          <w:sz w:val="22"/>
          <w:szCs w:val="22"/>
        </w:rPr>
      </w:pPr>
      <w:r>
        <w:t>A.2.3.1</w:t>
      </w:r>
      <w:r w:rsidRPr="00B75A29">
        <w:rPr>
          <w:rFonts w:ascii="Calibri" w:hAnsi="Calibri"/>
          <w:kern w:val="2"/>
          <w:sz w:val="22"/>
          <w:szCs w:val="22"/>
        </w:rPr>
        <w:tab/>
      </w:r>
      <w:r>
        <w:t>Closed-loop control</w:t>
      </w:r>
      <w:r>
        <w:tab/>
      </w:r>
      <w:r>
        <w:fldChar w:fldCharType="begin"/>
      </w:r>
      <w:r>
        <w:instrText xml:space="preserve"> PAGEREF _Toc146301560 \h </w:instrText>
      </w:r>
      <w:r>
        <w:fldChar w:fldCharType="separate"/>
      </w:r>
      <w:r>
        <w:t>45</w:t>
      </w:r>
      <w:r>
        <w:fldChar w:fldCharType="end"/>
      </w:r>
    </w:p>
    <w:p w14:paraId="36A96A58" w14:textId="77777777" w:rsidR="00B35F13" w:rsidRPr="00B75A29" w:rsidRDefault="00B35F13">
      <w:pPr>
        <w:pStyle w:val="TOC3"/>
        <w:rPr>
          <w:rFonts w:ascii="Calibri" w:hAnsi="Calibri"/>
          <w:kern w:val="2"/>
          <w:sz w:val="22"/>
          <w:szCs w:val="22"/>
        </w:rPr>
      </w:pPr>
      <w:r>
        <w:t>A.2.3.2</w:t>
      </w:r>
      <w:r w:rsidRPr="00B75A29">
        <w:rPr>
          <w:rFonts w:ascii="Calibri" w:hAnsi="Calibri"/>
          <w:kern w:val="2"/>
          <w:sz w:val="22"/>
          <w:szCs w:val="22"/>
        </w:rPr>
        <w:tab/>
      </w:r>
      <w:r>
        <w:t>Process and asset monitoring</w:t>
      </w:r>
      <w:r>
        <w:tab/>
      </w:r>
      <w:r>
        <w:fldChar w:fldCharType="begin"/>
      </w:r>
      <w:r>
        <w:instrText xml:space="preserve"> PAGEREF _Toc146301561 \h </w:instrText>
      </w:r>
      <w:r>
        <w:fldChar w:fldCharType="separate"/>
      </w:r>
      <w:r>
        <w:t>45</w:t>
      </w:r>
      <w:r>
        <w:fldChar w:fldCharType="end"/>
      </w:r>
    </w:p>
    <w:p w14:paraId="1C618B23" w14:textId="77777777" w:rsidR="00B35F13" w:rsidRPr="00B75A29" w:rsidRDefault="00B35F13">
      <w:pPr>
        <w:pStyle w:val="TOC3"/>
        <w:rPr>
          <w:rFonts w:ascii="Calibri" w:hAnsi="Calibri"/>
          <w:kern w:val="2"/>
          <w:sz w:val="22"/>
          <w:szCs w:val="22"/>
        </w:rPr>
      </w:pPr>
      <w:r>
        <w:t>A.2.3.3</w:t>
      </w:r>
      <w:r w:rsidRPr="00B75A29">
        <w:rPr>
          <w:rFonts w:ascii="Calibri" w:hAnsi="Calibri"/>
          <w:kern w:val="2"/>
          <w:sz w:val="22"/>
          <w:szCs w:val="22"/>
        </w:rPr>
        <w:tab/>
      </w:r>
      <w:r>
        <w:t>Plant asset management</w:t>
      </w:r>
      <w:r>
        <w:tab/>
      </w:r>
      <w:r>
        <w:fldChar w:fldCharType="begin"/>
      </w:r>
      <w:r>
        <w:instrText xml:space="preserve"> PAGEREF _Toc146301562 \h </w:instrText>
      </w:r>
      <w:r>
        <w:fldChar w:fldCharType="separate"/>
      </w:r>
      <w:r>
        <w:t>46</w:t>
      </w:r>
      <w:r>
        <w:fldChar w:fldCharType="end"/>
      </w:r>
    </w:p>
    <w:p w14:paraId="65237708" w14:textId="77777777" w:rsidR="00B35F13" w:rsidRPr="00B75A29" w:rsidRDefault="00B35F13">
      <w:pPr>
        <w:pStyle w:val="TOC3"/>
        <w:rPr>
          <w:rFonts w:ascii="Calibri" w:hAnsi="Calibri"/>
          <w:kern w:val="2"/>
          <w:sz w:val="22"/>
          <w:szCs w:val="22"/>
        </w:rPr>
      </w:pPr>
      <w:r>
        <w:t>A.2.3.4</w:t>
      </w:r>
      <w:r w:rsidRPr="00B75A29">
        <w:rPr>
          <w:rFonts w:ascii="Calibri" w:hAnsi="Calibri"/>
          <w:kern w:val="2"/>
          <w:sz w:val="22"/>
          <w:szCs w:val="22"/>
        </w:rPr>
        <w:tab/>
      </w:r>
      <w:r>
        <w:t>Inspection in production systems</w:t>
      </w:r>
      <w:r>
        <w:tab/>
      </w:r>
      <w:r>
        <w:fldChar w:fldCharType="begin"/>
      </w:r>
      <w:r>
        <w:instrText xml:space="preserve"> PAGEREF _Toc146301563 \h </w:instrText>
      </w:r>
      <w:r>
        <w:fldChar w:fldCharType="separate"/>
      </w:r>
      <w:r>
        <w:t>47</w:t>
      </w:r>
      <w:r>
        <w:fldChar w:fldCharType="end"/>
      </w:r>
    </w:p>
    <w:p w14:paraId="1C9A6C63" w14:textId="77777777" w:rsidR="00B35F13" w:rsidRPr="00B75A29" w:rsidRDefault="00B35F13">
      <w:pPr>
        <w:pStyle w:val="TOC2"/>
        <w:rPr>
          <w:rFonts w:ascii="Calibri" w:hAnsi="Calibri"/>
          <w:kern w:val="2"/>
          <w:sz w:val="22"/>
          <w:szCs w:val="22"/>
        </w:rPr>
      </w:pPr>
      <w:r>
        <w:rPr>
          <w:lang w:eastAsia="en-US"/>
        </w:rPr>
        <w:t>A</w:t>
      </w:r>
      <w:r>
        <w:t>.</w:t>
      </w:r>
      <w:r>
        <w:rPr>
          <w:lang w:eastAsia="en-US"/>
        </w:rPr>
        <w:t>2.4</w:t>
      </w:r>
      <w:r w:rsidRPr="00B75A29">
        <w:rPr>
          <w:rFonts w:ascii="Calibri" w:hAnsi="Calibri"/>
          <w:kern w:val="2"/>
          <w:sz w:val="22"/>
          <w:szCs w:val="22"/>
        </w:rPr>
        <w:tab/>
      </w:r>
      <w:r>
        <w:rPr>
          <w:lang w:eastAsia="en-US"/>
        </w:rPr>
        <w:t>Human machine interfaces</w:t>
      </w:r>
      <w:r>
        <w:tab/>
      </w:r>
      <w:r>
        <w:fldChar w:fldCharType="begin"/>
      </w:r>
      <w:r>
        <w:instrText xml:space="preserve"> PAGEREF _Toc146301564 \h </w:instrText>
      </w:r>
      <w:r>
        <w:fldChar w:fldCharType="separate"/>
      </w:r>
      <w:r>
        <w:t>49</w:t>
      </w:r>
      <w:r>
        <w:fldChar w:fldCharType="end"/>
      </w:r>
    </w:p>
    <w:p w14:paraId="6B3CDCD1" w14:textId="77777777" w:rsidR="00B35F13" w:rsidRPr="00B75A29" w:rsidRDefault="00B35F13">
      <w:pPr>
        <w:pStyle w:val="TOC3"/>
        <w:rPr>
          <w:rFonts w:ascii="Calibri" w:hAnsi="Calibri"/>
          <w:kern w:val="2"/>
          <w:sz w:val="22"/>
          <w:szCs w:val="22"/>
        </w:rPr>
      </w:pPr>
      <w:r>
        <w:rPr>
          <w:lang w:eastAsia="en-US"/>
        </w:rPr>
        <w:t>A</w:t>
      </w:r>
      <w:r>
        <w:t>.</w:t>
      </w:r>
      <w:r>
        <w:rPr>
          <w:lang w:eastAsia="en-US"/>
        </w:rPr>
        <w:t>2.4.1</w:t>
      </w:r>
      <w:r w:rsidRPr="00B75A29">
        <w:rPr>
          <w:rFonts w:ascii="Calibri" w:hAnsi="Calibri"/>
          <w:kern w:val="2"/>
          <w:sz w:val="22"/>
          <w:szCs w:val="22"/>
        </w:rPr>
        <w:tab/>
      </w:r>
      <w:r>
        <w:rPr>
          <w:lang w:eastAsia="en-US"/>
        </w:rPr>
        <w:t>Mobile control panels</w:t>
      </w:r>
      <w:r>
        <w:tab/>
      </w:r>
      <w:r>
        <w:fldChar w:fldCharType="begin"/>
      </w:r>
      <w:r>
        <w:instrText xml:space="preserve"> PAGEREF _Toc146301565 \h </w:instrText>
      </w:r>
      <w:r>
        <w:fldChar w:fldCharType="separate"/>
      </w:r>
      <w:r>
        <w:t>49</w:t>
      </w:r>
      <w:r>
        <w:fldChar w:fldCharType="end"/>
      </w:r>
    </w:p>
    <w:p w14:paraId="18F02960" w14:textId="77777777" w:rsidR="00B35F13" w:rsidRPr="00B75A29" w:rsidRDefault="00B35F13">
      <w:pPr>
        <w:pStyle w:val="TOC3"/>
        <w:rPr>
          <w:rFonts w:ascii="Calibri" w:hAnsi="Calibri"/>
          <w:kern w:val="2"/>
          <w:sz w:val="22"/>
          <w:szCs w:val="22"/>
        </w:rPr>
      </w:pPr>
      <w:r>
        <w:t>A.2.4.1A</w:t>
      </w:r>
      <w:r w:rsidRPr="00B75A29">
        <w:rPr>
          <w:rFonts w:ascii="Calibri" w:hAnsi="Calibri"/>
          <w:kern w:val="2"/>
          <w:sz w:val="22"/>
          <w:szCs w:val="22"/>
        </w:rPr>
        <w:tab/>
      </w:r>
      <w:r>
        <w:t>Mobile operation panels</w:t>
      </w:r>
      <w:r>
        <w:tab/>
      </w:r>
      <w:r>
        <w:fldChar w:fldCharType="begin"/>
      </w:r>
      <w:r>
        <w:instrText xml:space="preserve"> PAGEREF _Toc146301566 \h </w:instrText>
      </w:r>
      <w:r>
        <w:fldChar w:fldCharType="separate"/>
      </w:r>
      <w:r>
        <w:t>51</w:t>
      </w:r>
      <w:r>
        <w:fldChar w:fldCharType="end"/>
      </w:r>
    </w:p>
    <w:p w14:paraId="50700DA2" w14:textId="77777777" w:rsidR="00B35F13" w:rsidRPr="00B75A29" w:rsidRDefault="00B35F13">
      <w:pPr>
        <w:pStyle w:val="TOC3"/>
        <w:rPr>
          <w:rFonts w:ascii="Calibri" w:hAnsi="Calibri"/>
          <w:kern w:val="2"/>
          <w:sz w:val="22"/>
          <w:szCs w:val="22"/>
        </w:rPr>
      </w:pPr>
      <w:r>
        <w:rPr>
          <w:lang w:eastAsia="en-US"/>
        </w:rPr>
        <w:t>A</w:t>
      </w:r>
      <w:r>
        <w:t>.</w:t>
      </w:r>
      <w:r>
        <w:rPr>
          <w:lang w:eastAsia="en-US"/>
        </w:rPr>
        <w:t>2.4.2</w:t>
      </w:r>
      <w:r w:rsidRPr="00B75A29">
        <w:rPr>
          <w:rFonts w:ascii="Calibri" w:hAnsi="Calibri"/>
          <w:kern w:val="2"/>
          <w:sz w:val="22"/>
          <w:szCs w:val="22"/>
        </w:rPr>
        <w:tab/>
      </w:r>
      <w:r>
        <w:rPr>
          <w:lang w:eastAsia="en-US"/>
        </w:rPr>
        <w:t>Augmented reality</w:t>
      </w:r>
      <w:r>
        <w:tab/>
      </w:r>
      <w:r>
        <w:fldChar w:fldCharType="begin"/>
      </w:r>
      <w:r>
        <w:instrText xml:space="preserve"> PAGEREF _Toc146301567 \h </w:instrText>
      </w:r>
      <w:r>
        <w:fldChar w:fldCharType="separate"/>
      </w:r>
      <w:r>
        <w:t>54</w:t>
      </w:r>
      <w:r>
        <w:fldChar w:fldCharType="end"/>
      </w:r>
    </w:p>
    <w:p w14:paraId="75C7DDCF" w14:textId="77777777" w:rsidR="00B35F13" w:rsidRPr="00B75A29" w:rsidRDefault="00B35F13">
      <w:pPr>
        <w:pStyle w:val="TOC2"/>
        <w:rPr>
          <w:rFonts w:ascii="Calibri" w:hAnsi="Calibri"/>
          <w:kern w:val="2"/>
          <w:sz w:val="22"/>
          <w:szCs w:val="22"/>
        </w:rPr>
      </w:pPr>
      <w:r>
        <w:rPr>
          <w:lang w:eastAsia="en-US"/>
        </w:rPr>
        <w:t>A</w:t>
      </w:r>
      <w:r>
        <w:t>.</w:t>
      </w:r>
      <w:r>
        <w:rPr>
          <w:lang w:eastAsia="en-US"/>
        </w:rPr>
        <w:t>2.5</w:t>
      </w:r>
      <w:r w:rsidRPr="00B75A29">
        <w:rPr>
          <w:rFonts w:ascii="Calibri" w:hAnsi="Calibri"/>
          <w:kern w:val="2"/>
          <w:sz w:val="22"/>
          <w:szCs w:val="22"/>
        </w:rPr>
        <w:tab/>
      </w:r>
      <w:r>
        <w:rPr>
          <w:lang w:eastAsia="en-US"/>
        </w:rPr>
        <w:t>Monitoring and maintenance</w:t>
      </w:r>
      <w:r>
        <w:tab/>
      </w:r>
      <w:r>
        <w:fldChar w:fldCharType="begin"/>
      </w:r>
      <w:r>
        <w:instrText xml:space="preserve"> PAGEREF _Toc146301568 \h </w:instrText>
      </w:r>
      <w:r>
        <w:fldChar w:fldCharType="separate"/>
      </w:r>
      <w:r>
        <w:t>54</w:t>
      </w:r>
      <w:r>
        <w:fldChar w:fldCharType="end"/>
      </w:r>
    </w:p>
    <w:p w14:paraId="0F9545DD" w14:textId="77777777" w:rsidR="00B35F13" w:rsidRPr="00B75A29" w:rsidRDefault="00B35F13">
      <w:pPr>
        <w:pStyle w:val="TOC3"/>
        <w:rPr>
          <w:rFonts w:ascii="Calibri" w:hAnsi="Calibri"/>
          <w:kern w:val="2"/>
          <w:sz w:val="22"/>
          <w:szCs w:val="22"/>
        </w:rPr>
      </w:pPr>
      <w:r>
        <w:rPr>
          <w:lang w:eastAsia="en-US"/>
        </w:rPr>
        <w:t>A</w:t>
      </w:r>
      <w:r>
        <w:t>.</w:t>
      </w:r>
      <w:r>
        <w:rPr>
          <w:lang w:eastAsia="en-US"/>
        </w:rPr>
        <w:t>2.5.1</w:t>
      </w:r>
      <w:r w:rsidRPr="00B75A29">
        <w:rPr>
          <w:rFonts w:ascii="Calibri" w:hAnsi="Calibri"/>
          <w:kern w:val="2"/>
          <w:sz w:val="22"/>
          <w:szCs w:val="22"/>
        </w:rPr>
        <w:tab/>
      </w:r>
      <w:r>
        <w:rPr>
          <w:lang w:eastAsia="en-US"/>
        </w:rPr>
        <w:t>Remote access and maintenance</w:t>
      </w:r>
      <w:r>
        <w:tab/>
      </w:r>
      <w:r>
        <w:fldChar w:fldCharType="begin"/>
      </w:r>
      <w:r>
        <w:instrText xml:space="preserve"> PAGEREF _Toc146301569 \h </w:instrText>
      </w:r>
      <w:r>
        <w:fldChar w:fldCharType="separate"/>
      </w:r>
      <w:r>
        <w:t>54</w:t>
      </w:r>
      <w:r>
        <w:fldChar w:fldCharType="end"/>
      </w:r>
    </w:p>
    <w:p w14:paraId="6CA5E5E8" w14:textId="77777777" w:rsidR="00B35F13" w:rsidRPr="00B75A29" w:rsidRDefault="00B35F13">
      <w:pPr>
        <w:pStyle w:val="TOC1"/>
        <w:rPr>
          <w:rFonts w:ascii="Calibri" w:hAnsi="Calibri"/>
          <w:kern w:val="2"/>
          <w:szCs w:val="22"/>
        </w:rPr>
      </w:pPr>
      <w:r>
        <w:t>A.3</w:t>
      </w:r>
      <w:r w:rsidRPr="00B75A29">
        <w:rPr>
          <w:rFonts w:ascii="Calibri" w:hAnsi="Calibri"/>
          <w:kern w:val="2"/>
          <w:szCs w:val="22"/>
        </w:rPr>
        <w:tab/>
      </w:r>
      <w:r>
        <w:t>(void)</w:t>
      </w:r>
      <w:r>
        <w:tab/>
      </w:r>
      <w:r>
        <w:fldChar w:fldCharType="begin"/>
      </w:r>
      <w:r>
        <w:instrText xml:space="preserve"> PAGEREF _Toc146301570 \h </w:instrText>
      </w:r>
      <w:r>
        <w:fldChar w:fldCharType="separate"/>
      </w:r>
      <w:r>
        <w:t>56</w:t>
      </w:r>
      <w:r>
        <w:fldChar w:fldCharType="end"/>
      </w:r>
    </w:p>
    <w:p w14:paraId="3371DF15" w14:textId="77777777" w:rsidR="00B35F13" w:rsidRPr="00B75A29" w:rsidRDefault="00B35F13">
      <w:pPr>
        <w:pStyle w:val="TOC1"/>
        <w:rPr>
          <w:rFonts w:ascii="Calibri" w:hAnsi="Calibri"/>
          <w:kern w:val="2"/>
          <w:szCs w:val="22"/>
        </w:rPr>
      </w:pPr>
      <w:r>
        <w:t>A.4</w:t>
      </w:r>
      <w:r w:rsidRPr="00B75A29">
        <w:rPr>
          <w:rFonts w:ascii="Calibri" w:hAnsi="Calibri"/>
          <w:kern w:val="2"/>
          <w:szCs w:val="22"/>
        </w:rPr>
        <w:tab/>
      </w:r>
      <w:r>
        <w:t>Electric-power distribution</w:t>
      </w:r>
      <w:r w:rsidRPr="00076F6A">
        <w:rPr>
          <w:bCs/>
          <w:kern w:val="36"/>
        </w:rPr>
        <w:t xml:space="preserve"> and Smart Grid</w:t>
      </w:r>
      <w:r>
        <w:tab/>
      </w:r>
      <w:r>
        <w:fldChar w:fldCharType="begin"/>
      </w:r>
      <w:r>
        <w:instrText xml:space="preserve"> PAGEREF _Toc146301571 \h </w:instrText>
      </w:r>
      <w:r>
        <w:fldChar w:fldCharType="separate"/>
      </w:r>
      <w:r>
        <w:t>56</w:t>
      </w:r>
      <w:r>
        <w:fldChar w:fldCharType="end"/>
      </w:r>
    </w:p>
    <w:p w14:paraId="3287EE63" w14:textId="77777777" w:rsidR="00B35F13" w:rsidRPr="00B75A29" w:rsidRDefault="00B35F13">
      <w:pPr>
        <w:pStyle w:val="TOC2"/>
        <w:rPr>
          <w:rFonts w:ascii="Calibri" w:hAnsi="Calibri"/>
          <w:kern w:val="2"/>
          <w:sz w:val="22"/>
          <w:szCs w:val="22"/>
        </w:rPr>
      </w:pPr>
      <w:r>
        <w:t>A.4.1</w:t>
      </w:r>
      <w:r w:rsidRPr="00B75A29">
        <w:rPr>
          <w:rFonts w:ascii="Calibri" w:hAnsi="Calibri"/>
          <w:kern w:val="2"/>
          <w:sz w:val="22"/>
          <w:szCs w:val="22"/>
        </w:rPr>
        <w:tab/>
      </w:r>
      <w:r>
        <w:t>Overview</w:t>
      </w:r>
      <w:r>
        <w:tab/>
      </w:r>
      <w:r>
        <w:fldChar w:fldCharType="begin"/>
      </w:r>
      <w:r>
        <w:instrText xml:space="preserve"> PAGEREF _Toc146301572 \h </w:instrText>
      </w:r>
      <w:r>
        <w:fldChar w:fldCharType="separate"/>
      </w:r>
      <w:r>
        <w:t>56</w:t>
      </w:r>
      <w:r>
        <w:fldChar w:fldCharType="end"/>
      </w:r>
    </w:p>
    <w:p w14:paraId="23D129ED" w14:textId="77777777" w:rsidR="00B35F13" w:rsidRPr="00B75A29" w:rsidRDefault="00B35F13">
      <w:pPr>
        <w:pStyle w:val="TOC2"/>
        <w:rPr>
          <w:rFonts w:ascii="Calibri" w:hAnsi="Calibri"/>
          <w:kern w:val="2"/>
          <w:sz w:val="22"/>
          <w:szCs w:val="22"/>
        </w:rPr>
      </w:pPr>
      <w:r>
        <w:t>A.4.2</w:t>
      </w:r>
      <w:r w:rsidRPr="00B75A29">
        <w:rPr>
          <w:rFonts w:ascii="Calibri" w:hAnsi="Calibri"/>
          <w:kern w:val="2"/>
          <w:sz w:val="22"/>
          <w:szCs w:val="22"/>
        </w:rPr>
        <w:tab/>
      </w:r>
      <w:r>
        <w:t>Primary frequency control</w:t>
      </w:r>
      <w:r>
        <w:tab/>
      </w:r>
      <w:r>
        <w:fldChar w:fldCharType="begin"/>
      </w:r>
      <w:r>
        <w:instrText xml:space="preserve"> PAGEREF _Toc146301573 \h </w:instrText>
      </w:r>
      <w:r>
        <w:fldChar w:fldCharType="separate"/>
      </w:r>
      <w:r>
        <w:t>56</w:t>
      </w:r>
      <w:r>
        <w:fldChar w:fldCharType="end"/>
      </w:r>
    </w:p>
    <w:p w14:paraId="2A423A66" w14:textId="77777777" w:rsidR="00B35F13" w:rsidRPr="00B75A29" w:rsidRDefault="00B35F13">
      <w:pPr>
        <w:pStyle w:val="TOC2"/>
        <w:rPr>
          <w:rFonts w:ascii="Calibri" w:hAnsi="Calibri"/>
          <w:kern w:val="2"/>
          <w:sz w:val="22"/>
          <w:szCs w:val="22"/>
        </w:rPr>
      </w:pPr>
      <w:r>
        <w:t>A.4.3</w:t>
      </w:r>
      <w:r w:rsidRPr="00B75A29">
        <w:rPr>
          <w:rFonts w:ascii="Calibri" w:hAnsi="Calibri"/>
          <w:kern w:val="2"/>
          <w:sz w:val="22"/>
          <w:szCs w:val="22"/>
        </w:rPr>
        <w:tab/>
      </w:r>
      <w:r>
        <w:t>Distributed voltage control</w:t>
      </w:r>
      <w:r>
        <w:tab/>
      </w:r>
      <w:r>
        <w:fldChar w:fldCharType="begin"/>
      </w:r>
      <w:r>
        <w:instrText xml:space="preserve"> PAGEREF _Toc146301574 \h </w:instrText>
      </w:r>
      <w:r>
        <w:fldChar w:fldCharType="separate"/>
      </w:r>
      <w:r>
        <w:t>57</w:t>
      </w:r>
      <w:r>
        <w:fldChar w:fldCharType="end"/>
      </w:r>
    </w:p>
    <w:p w14:paraId="49C7119A" w14:textId="77777777" w:rsidR="00B35F13" w:rsidRPr="00B75A29" w:rsidRDefault="00B35F13">
      <w:pPr>
        <w:pStyle w:val="TOC2"/>
        <w:rPr>
          <w:rFonts w:ascii="Calibri" w:hAnsi="Calibri"/>
          <w:kern w:val="2"/>
          <w:sz w:val="22"/>
          <w:szCs w:val="22"/>
        </w:rPr>
      </w:pPr>
      <w:r>
        <w:t>A.4.4</w:t>
      </w:r>
      <w:r w:rsidRPr="00B75A29">
        <w:rPr>
          <w:rFonts w:ascii="Calibri" w:hAnsi="Calibri"/>
          <w:kern w:val="2"/>
          <w:sz w:val="22"/>
          <w:szCs w:val="22"/>
        </w:rPr>
        <w:tab/>
      </w:r>
      <w:r>
        <w:t>Distributed energy automation</w:t>
      </w:r>
      <w:r>
        <w:tab/>
      </w:r>
      <w:r>
        <w:fldChar w:fldCharType="begin"/>
      </w:r>
      <w:r>
        <w:instrText xml:space="preserve"> PAGEREF _Toc146301575 \h </w:instrText>
      </w:r>
      <w:r>
        <w:fldChar w:fldCharType="separate"/>
      </w:r>
      <w:r>
        <w:t>57</w:t>
      </w:r>
      <w:r>
        <w:fldChar w:fldCharType="end"/>
      </w:r>
    </w:p>
    <w:p w14:paraId="74FB23C6" w14:textId="77777777" w:rsidR="00B35F13" w:rsidRPr="00B75A29" w:rsidRDefault="00B35F13">
      <w:pPr>
        <w:pStyle w:val="TOC3"/>
        <w:rPr>
          <w:rFonts w:ascii="Calibri" w:hAnsi="Calibri"/>
          <w:kern w:val="2"/>
          <w:sz w:val="22"/>
          <w:szCs w:val="22"/>
        </w:rPr>
      </w:pPr>
      <w:r>
        <w:rPr>
          <w:lang w:eastAsia="de-DE"/>
        </w:rPr>
        <w:t>A.4.4.1</w:t>
      </w:r>
      <w:r w:rsidRPr="00B75A29">
        <w:rPr>
          <w:rFonts w:ascii="Calibri" w:hAnsi="Calibri"/>
          <w:kern w:val="2"/>
          <w:sz w:val="22"/>
          <w:szCs w:val="22"/>
        </w:rPr>
        <w:tab/>
      </w:r>
      <w:r>
        <w:rPr>
          <w:lang w:eastAsia="de-DE"/>
        </w:rPr>
        <w:t>Distributed automated switching for isolation and service restoration</w:t>
      </w:r>
      <w:r>
        <w:tab/>
      </w:r>
      <w:r>
        <w:fldChar w:fldCharType="begin"/>
      </w:r>
      <w:r>
        <w:instrText xml:space="preserve"> PAGEREF _Toc146301576 \h </w:instrText>
      </w:r>
      <w:r>
        <w:fldChar w:fldCharType="separate"/>
      </w:r>
      <w:r>
        <w:t>57</w:t>
      </w:r>
      <w:r>
        <w:fldChar w:fldCharType="end"/>
      </w:r>
    </w:p>
    <w:p w14:paraId="6198532C" w14:textId="77777777" w:rsidR="00B35F13" w:rsidRPr="00B75A29" w:rsidRDefault="00B35F13">
      <w:pPr>
        <w:pStyle w:val="TOC3"/>
        <w:rPr>
          <w:rFonts w:ascii="Calibri" w:hAnsi="Calibri"/>
          <w:kern w:val="2"/>
          <w:sz w:val="22"/>
          <w:szCs w:val="22"/>
        </w:rPr>
      </w:pPr>
      <w:r>
        <w:t>A.4.4.2</w:t>
      </w:r>
      <w:r w:rsidRPr="00B75A29">
        <w:rPr>
          <w:rFonts w:ascii="Calibri" w:hAnsi="Calibri"/>
          <w:kern w:val="2"/>
          <w:sz w:val="22"/>
          <w:szCs w:val="22"/>
        </w:rPr>
        <w:tab/>
      </w:r>
      <w:r>
        <w:t>Distributed automation without GOOSE</w:t>
      </w:r>
      <w:r>
        <w:tab/>
      </w:r>
      <w:r>
        <w:fldChar w:fldCharType="begin"/>
      </w:r>
      <w:r>
        <w:instrText xml:space="preserve"> PAGEREF _Toc146301577 \h </w:instrText>
      </w:r>
      <w:r>
        <w:fldChar w:fldCharType="separate"/>
      </w:r>
      <w:r>
        <w:t>59</w:t>
      </w:r>
      <w:r>
        <w:fldChar w:fldCharType="end"/>
      </w:r>
    </w:p>
    <w:p w14:paraId="2BBB9CB9" w14:textId="77777777" w:rsidR="00B35F13" w:rsidRPr="00B75A29" w:rsidRDefault="00B35F13">
      <w:pPr>
        <w:pStyle w:val="TOC3"/>
        <w:rPr>
          <w:rFonts w:ascii="Calibri" w:hAnsi="Calibri"/>
          <w:kern w:val="2"/>
          <w:sz w:val="22"/>
          <w:szCs w:val="22"/>
        </w:rPr>
      </w:pPr>
      <w:r>
        <w:t>A.4.4.3</w:t>
      </w:r>
      <w:r w:rsidRPr="00B75A29">
        <w:rPr>
          <w:rFonts w:ascii="Calibri" w:hAnsi="Calibri"/>
          <w:kern w:val="2"/>
          <w:sz w:val="22"/>
          <w:szCs w:val="22"/>
        </w:rPr>
        <w:tab/>
      </w:r>
      <w:r>
        <w:t xml:space="preserve">Intelligent </w:t>
      </w:r>
      <w:r w:rsidRPr="00076F6A">
        <w:rPr>
          <w:lang w:val="en-US" w:eastAsia="zh-CN"/>
        </w:rPr>
        <w:t>distributed feeder automation</w:t>
      </w:r>
      <w:r>
        <w:tab/>
      </w:r>
      <w:r>
        <w:fldChar w:fldCharType="begin"/>
      </w:r>
      <w:r>
        <w:instrText xml:space="preserve"> PAGEREF _Toc146301578 \h </w:instrText>
      </w:r>
      <w:r>
        <w:fldChar w:fldCharType="separate"/>
      </w:r>
      <w:r>
        <w:t>60</w:t>
      </w:r>
      <w:r>
        <w:fldChar w:fldCharType="end"/>
      </w:r>
    </w:p>
    <w:p w14:paraId="57782199" w14:textId="77777777" w:rsidR="00B35F13" w:rsidRPr="00B75A29" w:rsidRDefault="00B35F13">
      <w:pPr>
        <w:pStyle w:val="TOC3"/>
        <w:rPr>
          <w:rFonts w:ascii="Calibri" w:hAnsi="Calibri"/>
          <w:kern w:val="2"/>
          <w:sz w:val="22"/>
          <w:szCs w:val="22"/>
        </w:rPr>
      </w:pPr>
      <w:r>
        <w:t>A.4.4.4</w:t>
      </w:r>
      <w:r w:rsidRPr="00B75A29">
        <w:rPr>
          <w:rFonts w:ascii="Calibri" w:hAnsi="Calibri"/>
          <w:kern w:val="2"/>
          <w:sz w:val="22"/>
          <w:szCs w:val="22"/>
        </w:rPr>
        <w:tab/>
      </w:r>
      <w:r>
        <w:t>High-speed current differential protection</w:t>
      </w:r>
      <w:r>
        <w:tab/>
      </w:r>
      <w:r>
        <w:fldChar w:fldCharType="begin"/>
      </w:r>
      <w:r>
        <w:instrText xml:space="preserve"> PAGEREF _Toc146301579 \h </w:instrText>
      </w:r>
      <w:r>
        <w:fldChar w:fldCharType="separate"/>
      </w:r>
      <w:r>
        <w:t>62</w:t>
      </w:r>
      <w:r>
        <w:fldChar w:fldCharType="end"/>
      </w:r>
    </w:p>
    <w:p w14:paraId="36ADD3DB" w14:textId="77777777" w:rsidR="00B35F13" w:rsidRPr="00B75A29" w:rsidRDefault="00B35F13">
      <w:pPr>
        <w:pStyle w:val="TOC2"/>
        <w:rPr>
          <w:rFonts w:ascii="Calibri" w:hAnsi="Calibri"/>
          <w:kern w:val="2"/>
          <w:sz w:val="22"/>
          <w:szCs w:val="22"/>
        </w:rPr>
      </w:pPr>
      <w:r>
        <w:t>A.4.5</w:t>
      </w:r>
      <w:r w:rsidRPr="00B75A29">
        <w:rPr>
          <w:rFonts w:ascii="Calibri" w:hAnsi="Calibri"/>
          <w:kern w:val="2"/>
          <w:sz w:val="22"/>
          <w:szCs w:val="22"/>
        </w:rPr>
        <w:tab/>
      </w:r>
      <w:r>
        <w:t>Smart grid millisecond-level precise load control</w:t>
      </w:r>
      <w:r>
        <w:tab/>
      </w:r>
      <w:r>
        <w:fldChar w:fldCharType="begin"/>
      </w:r>
      <w:r>
        <w:instrText xml:space="preserve"> PAGEREF _Toc146301580 \h </w:instrText>
      </w:r>
      <w:r>
        <w:fldChar w:fldCharType="separate"/>
      </w:r>
      <w:r>
        <w:t>63</w:t>
      </w:r>
      <w:r>
        <w:fldChar w:fldCharType="end"/>
      </w:r>
    </w:p>
    <w:p w14:paraId="45A55A44" w14:textId="77777777" w:rsidR="00B35F13" w:rsidRPr="00B75A29" w:rsidRDefault="00B35F13">
      <w:pPr>
        <w:pStyle w:val="TOC2"/>
        <w:rPr>
          <w:rFonts w:ascii="Calibri" w:hAnsi="Calibri"/>
          <w:kern w:val="2"/>
          <w:sz w:val="22"/>
          <w:szCs w:val="22"/>
        </w:rPr>
      </w:pPr>
      <w:r>
        <w:t>A.4.6</w:t>
      </w:r>
      <w:r w:rsidRPr="00B75A29">
        <w:rPr>
          <w:rFonts w:ascii="Calibri" w:hAnsi="Calibri"/>
          <w:kern w:val="2"/>
          <w:sz w:val="22"/>
          <w:szCs w:val="22"/>
        </w:rPr>
        <w:tab/>
      </w:r>
      <w:r>
        <w:t>Distributed energy storage</w:t>
      </w:r>
      <w:r>
        <w:tab/>
      </w:r>
      <w:r>
        <w:fldChar w:fldCharType="begin"/>
      </w:r>
      <w:r>
        <w:instrText xml:space="preserve"> PAGEREF _Toc146301581 \h </w:instrText>
      </w:r>
      <w:r>
        <w:fldChar w:fldCharType="separate"/>
      </w:r>
      <w:r>
        <w:t>65</w:t>
      </w:r>
      <w:r>
        <w:fldChar w:fldCharType="end"/>
      </w:r>
    </w:p>
    <w:p w14:paraId="7384B725" w14:textId="77777777" w:rsidR="00B35F13" w:rsidRPr="00B75A29" w:rsidRDefault="00B35F13">
      <w:pPr>
        <w:pStyle w:val="TOC2"/>
        <w:rPr>
          <w:rFonts w:ascii="Calibri" w:hAnsi="Calibri"/>
          <w:kern w:val="2"/>
          <w:sz w:val="22"/>
          <w:szCs w:val="22"/>
        </w:rPr>
      </w:pPr>
      <w:r>
        <w:t>A.4.7</w:t>
      </w:r>
      <w:r w:rsidRPr="00B75A29">
        <w:rPr>
          <w:rFonts w:ascii="Calibri" w:hAnsi="Calibri"/>
          <w:kern w:val="2"/>
          <w:sz w:val="22"/>
          <w:szCs w:val="22"/>
        </w:rPr>
        <w:tab/>
      </w:r>
      <w:r>
        <w:t>Advanced metering</w:t>
      </w:r>
      <w:r>
        <w:tab/>
      </w:r>
      <w:r>
        <w:fldChar w:fldCharType="begin"/>
      </w:r>
      <w:r>
        <w:instrText xml:space="preserve"> PAGEREF _Toc146301582 \h </w:instrText>
      </w:r>
      <w:r>
        <w:fldChar w:fldCharType="separate"/>
      </w:r>
      <w:r>
        <w:t>67</w:t>
      </w:r>
      <w:r>
        <w:fldChar w:fldCharType="end"/>
      </w:r>
    </w:p>
    <w:p w14:paraId="4572FB7B" w14:textId="77777777" w:rsidR="00B35F13" w:rsidRPr="00B75A29" w:rsidRDefault="00B35F13">
      <w:pPr>
        <w:pStyle w:val="TOC2"/>
        <w:rPr>
          <w:rFonts w:ascii="Calibri" w:hAnsi="Calibri"/>
          <w:kern w:val="2"/>
          <w:sz w:val="22"/>
          <w:szCs w:val="22"/>
        </w:rPr>
      </w:pPr>
      <w:r>
        <w:t>A.4.8</w:t>
      </w:r>
      <w:r w:rsidRPr="00B75A29">
        <w:rPr>
          <w:rFonts w:ascii="Calibri" w:hAnsi="Calibri"/>
          <w:kern w:val="2"/>
          <w:sz w:val="22"/>
          <w:szCs w:val="22"/>
        </w:rPr>
        <w:tab/>
      </w:r>
      <w:r>
        <w:t>Smart distribution transformer terminal</w:t>
      </w:r>
      <w:r>
        <w:tab/>
      </w:r>
      <w:r>
        <w:fldChar w:fldCharType="begin"/>
      </w:r>
      <w:r>
        <w:instrText xml:space="preserve"> PAGEREF _Toc146301583 \h </w:instrText>
      </w:r>
      <w:r>
        <w:fldChar w:fldCharType="separate"/>
      </w:r>
      <w:r>
        <w:t>69</w:t>
      </w:r>
      <w:r>
        <w:fldChar w:fldCharType="end"/>
      </w:r>
    </w:p>
    <w:p w14:paraId="67266D08" w14:textId="77777777" w:rsidR="00B35F13" w:rsidRPr="00B75A29" w:rsidRDefault="00B35F13">
      <w:pPr>
        <w:pStyle w:val="TOC2"/>
        <w:rPr>
          <w:rFonts w:ascii="Calibri" w:hAnsi="Calibri"/>
          <w:kern w:val="2"/>
          <w:sz w:val="22"/>
          <w:szCs w:val="22"/>
        </w:rPr>
      </w:pPr>
      <w:r>
        <w:t>A.4.9</w:t>
      </w:r>
      <w:r w:rsidRPr="00B75A29">
        <w:rPr>
          <w:rFonts w:ascii="Calibri" w:hAnsi="Calibri"/>
          <w:kern w:val="2"/>
          <w:sz w:val="22"/>
          <w:szCs w:val="22"/>
        </w:rPr>
        <w:tab/>
      </w:r>
      <w:r>
        <w:t>Distributed energy resources and micro-grids</w:t>
      </w:r>
      <w:r>
        <w:tab/>
      </w:r>
      <w:r>
        <w:fldChar w:fldCharType="begin"/>
      </w:r>
      <w:r>
        <w:instrText xml:space="preserve"> PAGEREF _Toc146301584 \h </w:instrText>
      </w:r>
      <w:r>
        <w:fldChar w:fldCharType="separate"/>
      </w:r>
      <w:r>
        <w:t>70</w:t>
      </w:r>
      <w:r>
        <w:fldChar w:fldCharType="end"/>
      </w:r>
    </w:p>
    <w:p w14:paraId="4831B375" w14:textId="77777777" w:rsidR="00B35F13" w:rsidRPr="00B75A29" w:rsidRDefault="00B35F13">
      <w:pPr>
        <w:pStyle w:val="TOC2"/>
        <w:rPr>
          <w:rFonts w:ascii="Calibri" w:hAnsi="Calibri"/>
          <w:kern w:val="2"/>
          <w:sz w:val="22"/>
          <w:szCs w:val="22"/>
        </w:rPr>
      </w:pPr>
      <w:r>
        <w:t>A.4.10</w:t>
      </w:r>
      <w:r w:rsidRPr="00B75A29">
        <w:rPr>
          <w:rFonts w:ascii="Calibri" w:hAnsi="Calibri"/>
          <w:kern w:val="2"/>
          <w:sz w:val="22"/>
          <w:szCs w:val="22"/>
        </w:rPr>
        <w:tab/>
      </w:r>
      <w:r w:rsidRPr="00076F6A">
        <w:rPr>
          <w:lang w:val="en-US" w:eastAsia="zh-CN"/>
        </w:rPr>
        <w:t>Ensuring uninterrupted communication service availability during emergencies</w:t>
      </w:r>
      <w:r>
        <w:tab/>
      </w:r>
      <w:r>
        <w:fldChar w:fldCharType="begin"/>
      </w:r>
      <w:r>
        <w:instrText xml:space="preserve"> PAGEREF _Toc146301585 \h </w:instrText>
      </w:r>
      <w:r>
        <w:fldChar w:fldCharType="separate"/>
      </w:r>
      <w:r>
        <w:t>72</w:t>
      </w:r>
      <w:r>
        <w:fldChar w:fldCharType="end"/>
      </w:r>
    </w:p>
    <w:p w14:paraId="35BE6A65" w14:textId="77777777" w:rsidR="00B35F13" w:rsidRPr="00B75A29" w:rsidRDefault="00B35F13">
      <w:pPr>
        <w:pStyle w:val="TOC1"/>
        <w:rPr>
          <w:rFonts w:ascii="Calibri" w:hAnsi="Calibri"/>
          <w:kern w:val="2"/>
          <w:szCs w:val="22"/>
        </w:rPr>
      </w:pPr>
      <w:r>
        <w:t>A.5</w:t>
      </w:r>
      <w:r w:rsidRPr="00B75A29">
        <w:rPr>
          <w:rFonts w:ascii="Calibri" w:hAnsi="Calibri"/>
          <w:kern w:val="2"/>
          <w:szCs w:val="22"/>
        </w:rPr>
        <w:tab/>
      </w:r>
      <w:r>
        <w:t>Central power generation</w:t>
      </w:r>
      <w:r>
        <w:tab/>
      </w:r>
      <w:r>
        <w:fldChar w:fldCharType="begin"/>
      </w:r>
      <w:r>
        <w:instrText xml:space="preserve"> PAGEREF _Toc146301586 \h </w:instrText>
      </w:r>
      <w:r>
        <w:fldChar w:fldCharType="separate"/>
      </w:r>
      <w:r>
        <w:t>72</w:t>
      </w:r>
      <w:r>
        <w:fldChar w:fldCharType="end"/>
      </w:r>
    </w:p>
    <w:p w14:paraId="650464D4" w14:textId="77777777" w:rsidR="00B35F13" w:rsidRPr="00B75A29" w:rsidRDefault="00B35F13">
      <w:pPr>
        <w:pStyle w:val="TOC2"/>
        <w:rPr>
          <w:rFonts w:ascii="Calibri" w:hAnsi="Calibri"/>
          <w:kern w:val="2"/>
          <w:sz w:val="22"/>
          <w:szCs w:val="22"/>
        </w:rPr>
      </w:pPr>
      <w:r>
        <w:t>A.5.1</w:t>
      </w:r>
      <w:r w:rsidRPr="00B75A29">
        <w:rPr>
          <w:rFonts w:ascii="Calibri" w:hAnsi="Calibri"/>
          <w:kern w:val="2"/>
          <w:sz w:val="22"/>
          <w:szCs w:val="22"/>
        </w:rPr>
        <w:tab/>
      </w:r>
      <w:r>
        <w:t>Overview</w:t>
      </w:r>
      <w:r>
        <w:tab/>
      </w:r>
      <w:r>
        <w:fldChar w:fldCharType="begin"/>
      </w:r>
      <w:r>
        <w:instrText xml:space="preserve"> PAGEREF _Toc146301587 \h </w:instrText>
      </w:r>
      <w:r>
        <w:fldChar w:fldCharType="separate"/>
      </w:r>
      <w:r>
        <w:t>72</w:t>
      </w:r>
      <w:r>
        <w:fldChar w:fldCharType="end"/>
      </w:r>
    </w:p>
    <w:p w14:paraId="749D056F" w14:textId="77777777" w:rsidR="00B35F13" w:rsidRPr="00B75A29" w:rsidRDefault="00B35F13">
      <w:pPr>
        <w:pStyle w:val="TOC2"/>
        <w:rPr>
          <w:rFonts w:ascii="Calibri" w:hAnsi="Calibri"/>
          <w:kern w:val="2"/>
          <w:sz w:val="22"/>
          <w:szCs w:val="22"/>
        </w:rPr>
      </w:pPr>
      <w:r>
        <w:t>A.5.2</w:t>
      </w:r>
      <w:r w:rsidRPr="00B75A29">
        <w:rPr>
          <w:rFonts w:ascii="Calibri" w:hAnsi="Calibri"/>
          <w:kern w:val="2"/>
          <w:sz w:val="22"/>
          <w:szCs w:val="22"/>
        </w:rPr>
        <w:tab/>
      </w:r>
      <w:r>
        <w:t>Wind power plant network</w:t>
      </w:r>
      <w:r>
        <w:tab/>
      </w:r>
      <w:r>
        <w:fldChar w:fldCharType="begin"/>
      </w:r>
      <w:r>
        <w:instrText xml:space="preserve"> PAGEREF _Toc146301588 \h </w:instrText>
      </w:r>
      <w:r>
        <w:fldChar w:fldCharType="separate"/>
      </w:r>
      <w:r>
        <w:t>72</w:t>
      </w:r>
      <w:r>
        <w:fldChar w:fldCharType="end"/>
      </w:r>
    </w:p>
    <w:p w14:paraId="46E66D28" w14:textId="77777777" w:rsidR="00B35F13" w:rsidRPr="00B75A29" w:rsidRDefault="00B35F13">
      <w:pPr>
        <w:pStyle w:val="TOC1"/>
        <w:rPr>
          <w:rFonts w:ascii="Calibri" w:hAnsi="Calibri"/>
          <w:kern w:val="2"/>
          <w:szCs w:val="22"/>
        </w:rPr>
      </w:pPr>
      <w:r>
        <w:t>A.6</w:t>
      </w:r>
      <w:r w:rsidRPr="00B75A29">
        <w:rPr>
          <w:rFonts w:ascii="Calibri" w:hAnsi="Calibri"/>
          <w:kern w:val="2"/>
          <w:szCs w:val="22"/>
        </w:rPr>
        <w:tab/>
      </w:r>
      <w:r>
        <w:t>Connected hospitals or medical facilities</w:t>
      </w:r>
      <w:r>
        <w:tab/>
      </w:r>
      <w:r>
        <w:fldChar w:fldCharType="begin"/>
      </w:r>
      <w:r>
        <w:instrText xml:space="preserve"> PAGEREF _Toc146301589 \h </w:instrText>
      </w:r>
      <w:r>
        <w:fldChar w:fldCharType="separate"/>
      </w:r>
      <w:r>
        <w:t>73</w:t>
      </w:r>
      <w:r>
        <w:fldChar w:fldCharType="end"/>
      </w:r>
    </w:p>
    <w:p w14:paraId="10F67EDC" w14:textId="77777777" w:rsidR="00B35F13" w:rsidRPr="00B75A29" w:rsidRDefault="00B35F13">
      <w:pPr>
        <w:pStyle w:val="TOC2"/>
        <w:rPr>
          <w:rFonts w:ascii="Calibri" w:hAnsi="Calibri"/>
          <w:kern w:val="2"/>
          <w:sz w:val="22"/>
          <w:szCs w:val="22"/>
        </w:rPr>
      </w:pPr>
      <w:r>
        <w:t>A.6.1</w:t>
      </w:r>
      <w:r w:rsidRPr="00B75A29">
        <w:rPr>
          <w:rFonts w:ascii="Calibri" w:hAnsi="Calibri"/>
          <w:kern w:val="2"/>
          <w:sz w:val="22"/>
          <w:szCs w:val="22"/>
        </w:rPr>
        <w:tab/>
      </w:r>
      <w:r>
        <w:t>Overview</w:t>
      </w:r>
      <w:r>
        <w:tab/>
      </w:r>
      <w:r>
        <w:fldChar w:fldCharType="begin"/>
      </w:r>
      <w:r>
        <w:instrText xml:space="preserve"> PAGEREF _Toc146301590 \h </w:instrText>
      </w:r>
      <w:r>
        <w:fldChar w:fldCharType="separate"/>
      </w:r>
      <w:r>
        <w:t>73</w:t>
      </w:r>
      <w:r>
        <w:fldChar w:fldCharType="end"/>
      </w:r>
    </w:p>
    <w:p w14:paraId="5B6D83E7" w14:textId="77777777" w:rsidR="00B35F13" w:rsidRPr="00B75A29" w:rsidRDefault="00B35F13">
      <w:pPr>
        <w:pStyle w:val="TOC2"/>
        <w:rPr>
          <w:rFonts w:ascii="Calibri" w:hAnsi="Calibri"/>
          <w:kern w:val="2"/>
          <w:sz w:val="22"/>
          <w:szCs w:val="22"/>
        </w:rPr>
      </w:pPr>
      <w:r>
        <w:t>A.6.2</w:t>
      </w:r>
      <w:r w:rsidRPr="00B75A29">
        <w:rPr>
          <w:rFonts w:ascii="Calibri" w:hAnsi="Calibri"/>
          <w:kern w:val="2"/>
          <w:sz w:val="22"/>
          <w:szCs w:val="22"/>
        </w:rPr>
        <w:tab/>
      </w:r>
      <w:r>
        <w:t>Robotic Aided Surgery</w:t>
      </w:r>
      <w:r>
        <w:tab/>
      </w:r>
      <w:r>
        <w:fldChar w:fldCharType="begin"/>
      </w:r>
      <w:r>
        <w:instrText xml:space="preserve"> PAGEREF _Toc146301591 \h </w:instrText>
      </w:r>
      <w:r>
        <w:fldChar w:fldCharType="separate"/>
      </w:r>
      <w:r>
        <w:t>73</w:t>
      </w:r>
      <w:r>
        <w:fldChar w:fldCharType="end"/>
      </w:r>
    </w:p>
    <w:p w14:paraId="136A27C9" w14:textId="77777777" w:rsidR="00B35F13" w:rsidRPr="00B75A29" w:rsidRDefault="00B35F13">
      <w:pPr>
        <w:pStyle w:val="TOC2"/>
        <w:rPr>
          <w:rFonts w:ascii="Calibri" w:hAnsi="Calibri"/>
          <w:kern w:val="2"/>
          <w:sz w:val="22"/>
          <w:szCs w:val="22"/>
        </w:rPr>
      </w:pPr>
      <w:r>
        <w:t>A.6.3</w:t>
      </w:r>
      <w:r w:rsidRPr="00B75A29">
        <w:rPr>
          <w:rFonts w:ascii="Calibri" w:hAnsi="Calibri"/>
          <w:kern w:val="2"/>
          <w:sz w:val="22"/>
          <w:szCs w:val="22"/>
        </w:rPr>
        <w:tab/>
      </w:r>
      <w:r>
        <w:t>Robotic Aided Diagnosis</w:t>
      </w:r>
      <w:r>
        <w:tab/>
      </w:r>
      <w:r>
        <w:fldChar w:fldCharType="begin"/>
      </w:r>
      <w:r>
        <w:instrText xml:space="preserve"> PAGEREF _Toc146301592 \h </w:instrText>
      </w:r>
      <w:r>
        <w:fldChar w:fldCharType="separate"/>
      </w:r>
      <w:r>
        <w:t>76</w:t>
      </w:r>
      <w:r>
        <w:fldChar w:fldCharType="end"/>
      </w:r>
    </w:p>
    <w:p w14:paraId="6A850EF4" w14:textId="77777777" w:rsidR="00B35F13" w:rsidRPr="00B75A29" w:rsidRDefault="00B35F13">
      <w:pPr>
        <w:pStyle w:val="TOC1"/>
        <w:rPr>
          <w:rFonts w:ascii="Calibri" w:hAnsi="Calibri"/>
          <w:kern w:val="2"/>
          <w:szCs w:val="22"/>
        </w:rPr>
      </w:pPr>
      <w:r>
        <w:t>A.7</w:t>
      </w:r>
      <w:r w:rsidRPr="00B75A29">
        <w:rPr>
          <w:rFonts w:ascii="Calibri" w:hAnsi="Calibri"/>
          <w:kern w:val="2"/>
          <w:szCs w:val="22"/>
        </w:rPr>
        <w:tab/>
      </w:r>
      <w:r>
        <w:t>Positioning</w:t>
      </w:r>
      <w:r>
        <w:tab/>
      </w:r>
      <w:r>
        <w:fldChar w:fldCharType="begin"/>
      </w:r>
      <w:r>
        <w:instrText xml:space="preserve"> PAGEREF _Toc146301593 \h </w:instrText>
      </w:r>
      <w:r>
        <w:fldChar w:fldCharType="separate"/>
      </w:r>
      <w:r>
        <w:t>77</w:t>
      </w:r>
      <w:r>
        <w:fldChar w:fldCharType="end"/>
      </w:r>
    </w:p>
    <w:p w14:paraId="0D9B84AE" w14:textId="77777777" w:rsidR="00B35F13" w:rsidRPr="00B75A29" w:rsidRDefault="00B35F13">
      <w:pPr>
        <w:pStyle w:val="TOC2"/>
        <w:rPr>
          <w:rFonts w:ascii="Calibri" w:hAnsi="Calibri"/>
          <w:kern w:val="2"/>
          <w:sz w:val="22"/>
          <w:szCs w:val="22"/>
        </w:rPr>
      </w:pPr>
      <w:r>
        <w:t>A.7.1</w:t>
      </w:r>
      <w:r w:rsidRPr="00B75A29">
        <w:rPr>
          <w:rFonts w:ascii="Calibri" w:hAnsi="Calibri"/>
          <w:kern w:val="2"/>
          <w:sz w:val="22"/>
          <w:szCs w:val="22"/>
        </w:rPr>
        <w:tab/>
      </w:r>
      <w:r>
        <w:t>Overview of positioning in industrial use cases</w:t>
      </w:r>
      <w:r>
        <w:tab/>
      </w:r>
      <w:r>
        <w:fldChar w:fldCharType="begin"/>
      </w:r>
      <w:r>
        <w:instrText xml:space="preserve"> PAGEREF _Toc146301594 \h </w:instrText>
      </w:r>
      <w:r>
        <w:fldChar w:fldCharType="separate"/>
      </w:r>
      <w:r>
        <w:t>77</w:t>
      </w:r>
      <w:r>
        <w:fldChar w:fldCharType="end"/>
      </w:r>
    </w:p>
    <w:p w14:paraId="223DB91E" w14:textId="77777777" w:rsidR="00B35F13" w:rsidRPr="00B75A29" w:rsidRDefault="00B35F13">
      <w:pPr>
        <w:pStyle w:val="TOC2"/>
        <w:rPr>
          <w:rFonts w:ascii="Calibri" w:hAnsi="Calibri"/>
          <w:kern w:val="2"/>
          <w:sz w:val="22"/>
          <w:szCs w:val="22"/>
        </w:rPr>
      </w:pPr>
      <w:r>
        <w:t>A.7.2</w:t>
      </w:r>
      <w:r w:rsidRPr="00B75A29">
        <w:rPr>
          <w:rFonts w:ascii="Calibri" w:hAnsi="Calibri"/>
          <w:kern w:val="2"/>
          <w:sz w:val="22"/>
          <w:szCs w:val="22"/>
        </w:rPr>
        <w:tab/>
      </w:r>
      <w:r>
        <w:t>Low Power High Accuracy Positioning</w:t>
      </w:r>
      <w:r>
        <w:tab/>
      </w:r>
      <w:r>
        <w:fldChar w:fldCharType="begin"/>
      </w:r>
      <w:r>
        <w:instrText xml:space="preserve"> PAGEREF _Toc146301595 \h </w:instrText>
      </w:r>
      <w:r>
        <w:fldChar w:fldCharType="separate"/>
      </w:r>
      <w:r>
        <w:t>78</w:t>
      </w:r>
      <w:r>
        <w:fldChar w:fldCharType="end"/>
      </w:r>
    </w:p>
    <w:p w14:paraId="34F36654" w14:textId="77777777" w:rsidR="00B35F13" w:rsidRPr="00B75A29" w:rsidRDefault="00B35F13">
      <w:pPr>
        <w:pStyle w:val="TOC8"/>
        <w:rPr>
          <w:rFonts w:ascii="Calibri" w:hAnsi="Calibri"/>
          <w:b w:val="0"/>
          <w:kern w:val="2"/>
          <w:szCs w:val="22"/>
        </w:rPr>
      </w:pPr>
      <w:r>
        <w:lastRenderedPageBreak/>
        <w:t>Annex B (informative): Communication service errors</w:t>
      </w:r>
      <w:r>
        <w:tab/>
      </w:r>
      <w:r>
        <w:fldChar w:fldCharType="begin"/>
      </w:r>
      <w:r>
        <w:instrText xml:space="preserve"> PAGEREF _Toc146301596 \h </w:instrText>
      </w:r>
      <w:r>
        <w:fldChar w:fldCharType="separate"/>
      </w:r>
      <w:r>
        <w:t>81</w:t>
      </w:r>
      <w:r>
        <w:fldChar w:fldCharType="end"/>
      </w:r>
    </w:p>
    <w:p w14:paraId="78A9615B" w14:textId="77777777" w:rsidR="00B35F13" w:rsidRPr="00B75A29" w:rsidRDefault="00B35F13">
      <w:pPr>
        <w:pStyle w:val="TOC1"/>
        <w:rPr>
          <w:rFonts w:ascii="Calibri" w:hAnsi="Calibri"/>
          <w:kern w:val="2"/>
          <w:szCs w:val="22"/>
        </w:rPr>
      </w:pPr>
      <w:r>
        <w:t>B.1</w:t>
      </w:r>
      <w:r w:rsidRPr="00B75A29">
        <w:rPr>
          <w:rFonts w:ascii="Calibri" w:hAnsi="Calibri"/>
          <w:kern w:val="2"/>
          <w:szCs w:val="22"/>
        </w:rPr>
        <w:tab/>
      </w:r>
      <w:r>
        <w:t>Introduction</w:t>
      </w:r>
      <w:r>
        <w:tab/>
      </w:r>
      <w:r>
        <w:fldChar w:fldCharType="begin"/>
      </w:r>
      <w:r>
        <w:instrText xml:space="preserve"> PAGEREF _Toc146301597 \h </w:instrText>
      </w:r>
      <w:r>
        <w:fldChar w:fldCharType="separate"/>
      </w:r>
      <w:r>
        <w:t>81</w:t>
      </w:r>
      <w:r>
        <w:fldChar w:fldCharType="end"/>
      </w:r>
    </w:p>
    <w:p w14:paraId="1508CCC8" w14:textId="77777777" w:rsidR="00B35F13" w:rsidRPr="00B75A29" w:rsidRDefault="00B35F13">
      <w:pPr>
        <w:pStyle w:val="TOC1"/>
        <w:rPr>
          <w:rFonts w:ascii="Calibri" w:hAnsi="Calibri"/>
          <w:kern w:val="2"/>
          <w:szCs w:val="22"/>
        </w:rPr>
      </w:pPr>
      <w:r>
        <w:t>B.2</w:t>
      </w:r>
      <w:r w:rsidRPr="00B75A29">
        <w:rPr>
          <w:rFonts w:ascii="Calibri" w:hAnsi="Calibri"/>
          <w:kern w:val="2"/>
          <w:szCs w:val="22"/>
        </w:rPr>
        <w:tab/>
      </w:r>
      <w:r>
        <w:t>Corruption</w:t>
      </w:r>
      <w:r>
        <w:tab/>
      </w:r>
      <w:r>
        <w:fldChar w:fldCharType="begin"/>
      </w:r>
      <w:r>
        <w:instrText xml:space="preserve"> PAGEREF _Toc146301598 \h </w:instrText>
      </w:r>
      <w:r>
        <w:fldChar w:fldCharType="separate"/>
      </w:r>
      <w:r>
        <w:t>81</w:t>
      </w:r>
      <w:r>
        <w:fldChar w:fldCharType="end"/>
      </w:r>
    </w:p>
    <w:p w14:paraId="0DA4DDB7" w14:textId="77777777" w:rsidR="00B35F13" w:rsidRPr="00B75A29" w:rsidRDefault="00B35F13">
      <w:pPr>
        <w:pStyle w:val="TOC1"/>
        <w:rPr>
          <w:rFonts w:ascii="Calibri" w:hAnsi="Calibri"/>
          <w:kern w:val="2"/>
          <w:szCs w:val="22"/>
        </w:rPr>
      </w:pPr>
      <w:r>
        <w:t>B.3</w:t>
      </w:r>
      <w:r w:rsidRPr="00B75A29">
        <w:rPr>
          <w:rFonts w:ascii="Calibri" w:hAnsi="Calibri"/>
          <w:kern w:val="2"/>
          <w:szCs w:val="22"/>
        </w:rPr>
        <w:tab/>
      </w:r>
      <w:r>
        <w:t>Unintended repetition</w:t>
      </w:r>
      <w:r>
        <w:tab/>
      </w:r>
      <w:r>
        <w:fldChar w:fldCharType="begin"/>
      </w:r>
      <w:r>
        <w:instrText xml:space="preserve"> PAGEREF _Toc146301599 \h </w:instrText>
      </w:r>
      <w:r>
        <w:fldChar w:fldCharType="separate"/>
      </w:r>
      <w:r>
        <w:t>81</w:t>
      </w:r>
      <w:r>
        <w:fldChar w:fldCharType="end"/>
      </w:r>
    </w:p>
    <w:p w14:paraId="08DA6CC8" w14:textId="77777777" w:rsidR="00B35F13" w:rsidRPr="00B75A29" w:rsidRDefault="00B35F13">
      <w:pPr>
        <w:pStyle w:val="TOC1"/>
        <w:rPr>
          <w:rFonts w:ascii="Calibri" w:hAnsi="Calibri"/>
          <w:kern w:val="2"/>
          <w:szCs w:val="22"/>
        </w:rPr>
      </w:pPr>
      <w:r>
        <w:t>B.4</w:t>
      </w:r>
      <w:r w:rsidRPr="00B75A29">
        <w:rPr>
          <w:rFonts w:ascii="Calibri" w:hAnsi="Calibri"/>
          <w:kern w:val="2"/>
          <w:szCs w:val="22"/>
        </w:rPr>
        <w:tab/>
      </w:r>
      <w:r>
        <w:t>Incorrect sequence</w:t>
      </w:r>
      <w:r>
        <w:tab/>
      </w:r>
      <w:r>
        <w:fldChar w:fldCharType="begin"/>
      </w:r>
      <w:r>
        <w:instrText xml:space="preserve"> PAGEREF _Toc146301600 \h </w:instrText>
      </w:r>
      <w:r>
        <w:fldChar w:fldCharType="separate"/>
      </w:r>
      <w:r>
        <w:t>81</w:t>
      </w:r>
      <w:r>
        <w:fldChar w:fldCharType="end"/>
      </w:r>
    </w:p>
    <w:p w14:paraId="3E8BEA15" w14:textId="77777777" w:rsidR="00B35F13" w:rsidRPr="00B75A29" w:rsidRDefault="00B35F13">
      <w:pPr>
        <w:pStyle w:val="TOC1"/>
        <w:rPr>
          <w:rFonts w:ascii="Calibri" w:hAnsi="Calibri"/>
          <w:kern w:val="2"/>
          <w:szCs w:val="22"/>
        </w:rPr>
      </w:pPr>
      <w:r>
        <w:t>B.5</w:t>
      </w:r>
      <w:r w:rsidRPr="00B75A29">
        <w:rPr>
          <w:rFonts w:ascii="Calibri" w:hAnsi="Calibri"/>
          <w:kern w:val="2"/>
          <w:szCs w:val="22"/>
        </w:rPr>
        <w:tab/>
      </w:r>
      <w:r>
        <w:t>Loss</w:t>
      </w:r>
      <w:r>
        <w:tab/>
      </w:r>
      <w:r>
        <w:fldChar w:fldCharType="begin"/>
      </w:r>
      <w:r>
        <w:instrText xml:space="preserve"> PAGEREF _Toc146301601 \h </w:instrText>
      </w:r>
      <w:r>
        <w:fldChar w:fldCharType="separate"/>
      </w:r>
      <w:r>
        <w:t>82</w:t>
      </w:r>
      <w:r>
        <w:fldChar w:fldCharType="end"/>
      </w:r>
    </w:p>
    <w:p w14:paraId="189FEEAA" w14:textId="77777777" w:rsidR="00B35F13" w:rsidRPr="00B75A29" w:rsidRDefault="00B35F13">
      <w:pPr>
        <w:pStyle w:val="TOC1"/>
        <w:rPr>
          <w:rFonts w:ascii="Calibri" w:hAnsi="Calibri"/>
          <w:kern w:val="2"/>
          <w:szCs w:val="22"/>
        </w:rPr>
      </w:pPr>
      <w:r>
        <w:t>B.6</w:t>
      </w:r>
      <w:r w:rsidRPr="00B75A29">
        <w:rPr>
          <w:rFonts w:ascii="Calibri" w:hAnsi="Calibri"/>
          <w:kern w:val="2"/>
          <w:szCs w:val="22"/>
        </w:rPr>
        <w:tab/>
      </w:r>
      <w:r>
        <w:t>Unacceptable deviation from target end-to-end latency</w:t>
      </w:r>
      <w:r>
        <w:tab/>
      </w:r>
      <w:r>
        <w:fldChar w:fldCharType="begin"/>
      </w:r>
      <w:r>
        <w:instrText xml:space="preserve"> PAGEREF _Toc146301602 \h </w:instrText>
      </w:r>
      <w:r>
        <w:fldChar w:fldCharType="separate"/>
      </w:r>
      <w:r>
        <w:t>82</w:t>
      </w:r>
      <w:r>
        <w:fldChar w:fldCharType="end"/>
      </w:r>
    </w:p>
    <w:p w14:paraId="4A93AABA" w14:textId="77777777" w:rsidR="00B35F13" w:rsidRPr="00B75A29" w:rsidRDefault="00B35F13">
      <w:pPr>
        <w:pStyle w:val="TOC1"/>
        <w:rPr>
          <w:rFonts w:ascii="Calibri" w:hAnsi="Calibri"/>
          <w:kern w:val="2"/>
          <w:szCs w:val="22"/>
        </w:rPr>
      </w:pPr>
      <w:r>
        <w:t>B.7</w:t>
      </w:r>
      <w:r w:rsidRPr="00B75A29">
        <w:rPr>
          <w:rFonts w:ascii="Calibri" w:hAnsi="Calibri"/>
          <w:kern w:val="2"/>
          <w:szCs w:val="22"/>
        </w:rPr>
        <w:tab/>
      </w:r>
      <w:r>
        <w:t>Masquerade</w:t>
      </w:r>
      <w:r>
        <w:tab/>
      </w:r>
      <w:r>
        <w:fldChar w:fldCharType="begin"/>
      </w:r>
      <w:r>
        <w:instrText xml:space="preserve"> PAGEREF _Toc146301603 \h </w:instrText>
      </w:r>
      <w:r>
        <w:fldChar w:fldCharType="separate"/>
      </w:r>
      <w:r>
        <w:t>82</w:t>
      </w:r>
      <w:r>
        <w:fldChar w:fldCharType="end"/>
      </w:r>
    </w:p>
    <w:p w14:paraId="1E09798A" w14:textId="77777777" w:rsidR="00B35F13" w:rsidRPr="00B75A29" w:rsidRDefault="00B35F13">
      <w:pPr>
        <w:pStyle w:val="TOC1"/>
        <w:rPr>
          <w:rFonts w:ascii="Calibri" w:hAnsi="Calibri"/>
          <w:kern w:val="2"/>
          <w:szCs w:val="22"/>
        </w:rPr>
      </w:pPr>
      <w:r>
        <w:t>B.8</w:t>
      </w:r>
      <w:r w:rsidRPr="00B75A29">
        <w:rPr>
          <w:rFonts w:ascii="Calibri" w:hAnsi="Calibri"/>
          <w:kern w:val="2"/>
          <w:szCs w:val="22"/>
        </w:rPr>
        <w:tab/>
      </w:r>
      <w:r>
        <w:t>Insertion</w:t>
      </w:r>
      <w:r>
        <w:tab/>
      </w:r>
      <w:r>
        <w:fldChar w:fldCharType="begin"/>
      </w:r>
      <w:r>
        <w:instrText xml:space="preserve"> PAGEREF _Toc146301604 \h </w:instrText>
      </w:r>
      <w:r>
        <w:fldChar w:fldCharType="separate"/>
      </w:r>
      <w:r>
        <w:t>82</w:t>
      </w:r>
      <w:r>
        <w:fldChar w:fldCharType="end"/>
      </w:r>
    </w:p>
    <w:p w14:paraId="6C88600C" w14:textId="77777777" w:rsidR="00B35F13" w:rsidRPr="00B75A29" w:rsidRDefault="00B35F13">
      <w:pPr>
        <w:pStyle w:val="TOC1"/>
        <w:rPr>
          <w:rFonts w:ascii="Calibri" w:hAnsi="Calibri"/>
          <w:kern w:val="2"/>
          <w:szCs w:val="22"/>
        </w:rPr>
      </w:pPr>
      <w:r>
        <w:t>B.9</w:t>
      </w:r>
      <w:r w:rsidRPr="00B75A29">
        <w:rPr>
          <w:rFonts w:ascii="Calibri" w:hAnsi="Calibri"/>
          <w:kern w:val="2"/>
          <w:szCs w:val="22"/>
        </w:rPr>
        <w:tab/>
      </w:r>
      <w:r>
        <w:t>Addressing</w:t>
      </w:r>
      <w:r>
        <w:tab/>
      </w:r>
      <w:r>
        <w:fldChar w:fldCharType="begin"/>
      </w:r>
      <w:r>
        <w:instrText xml:space="preserve"> PAGEREF _Toc146301605 \h </w:instrText>
      </w:r>
      <w:r>
        <w:fldChar w:fldCharType="separate"/>
      </w:r>
      <w:r>
        <w:t>82</w:t>
      </w:r>
      <w:r>
        <w:fldChar w:fldCharType="end"/>
      </w:r>
    </w:p>
    <w:p w14:paraId="46D9A00C" w14:textId="77777777" w:rsidR="00B35F13" w:rsidRPr="00B75A29" w:rsidRDefault="00B35F13">
      <w:pPr>
        <w:pStyle w:val="TOC8"/>
        <w:rPr>
          <w:rFonts w:ascii="Calibri" w:hAnsi="Calibri"/>
          <w:b w:val="0"/>
          <w:kern w:val="2"/>
          <w:szCs w:val="22"/>
        </w:rPr>
      </w:pPr>
      <w:r>
        <w:t>Annex C (informative): Characterising communication services</w:t>
      </w:r>
      <w:r>
        <w:tab/>
      </w:r>
      <w:r>
        <w:fldChar w:fldCharType="begin"/>
      </w:r>
      <w:r>
        <w:instrText xml:space="preserve"> PAGEREF _Toc146301606 \h </w:instrText>
      </w:r>
      <w:r>
        <w:fldChar w:fldCharType="separate"/>
      </w:r>
      <w:r>
        <w:t>83</w:t>
      </w:r>
      <w:r>
        <w:fldChar w:fldCharType="end"/>
      </w:r>
    </w:p>
    <w:p w14:paraId="25DDD795" w14:textId="77777777" w:rsidR="00B35F13" w:rsidRPr="00B75A29" w:rsidRDefault="00B35F13">
      <w:pPr>
        <w:pStyle w:val="TOC1"/>
        <w:rPr>
          <w:rFonts w:ascii="Calibri" w:hAnsi="Calibri"/>
          <w:kern w:val="2"/>
          <w:szCs w:val="22"/>
        </w:rPr>
      </w:pPr>
      <w:r>
        <w:t>C.1</w:t>
      </w:r>
      <w:r w:rsidRPr="00B75A29">
        <w:rPr>
          <w:rFonts w:ascii="Calibri" w:hAnsi="Calibri"/>
          <w:kern w:val="2"/>
          <w:szCs w:val="22"/>
        </w:rPr>
        <w:tab/>
      </w:r>
      <w:r>
        <w:t>Modelling of communication in automation</w:t>
      </w:r>
      <w:r>
        <w:tab/>
      </w:r>
      <w:r>
        <w:fldChar w:fldCharType="begin"/>
      </w:r>
      <w:r>
        <w:instrText xml:space="preserve"> PAGEREF _Toc146301607 \h </w:instrText>
      </w:r>
      <w:r>
        <w:fldChar w:fldCharType="separate"/>
      </w:r>
      <w:r>
        <w:t>83</w:t>
      </w:r>
      <w:r>
        <w:fldChar w:fldCharType="end"/>
      </w:r>
    </w:p>
    <w:p w14:paraId="4AA44632" w14:textId="77777777" w:rsidR="00B35F13" w:rsidRPr="00B75A29" w:rsidRDefault="00B35F13">
      <w:pPr>
        <w:pStyle w:val="TOC2"/>
        <w:rPr>
          <w:rFonts w:ascii="Calibri" w:hAnsi="Calibri"/>
          <w:kern w:val="2"/>
          <w:sz w:val="22"/>
          <w:szCs w:val="22"/>
        </w:rPr>
      </w:pPr>
      <w:r>
        <w:t>C.1.1</w:t>
      </w:r>
      <w:r w:rsidRPr="00B75A29">
        <w:rPr>
          <w:rFonts w:ascii="Calibri" w:hAnsi="Calibri"/>
          <w:kern w:val="2"/>
          <w:sz w:val="22"/>
          <w:szCs w:val="22"/>
        </w:rPr>
        <w:tab/>
      </w:r>
      <w:r>
        <w:t>Area of consideration</w:t>
      </w:r>
      <w:r>
        <w:tab/>
      </w:r>
      <w:r>
        <w:fldChar w:fldCharType="begin"/>
      </w:r>
      <w:r>
        <w:instrText xml:space="preserve"> PAGEREF _Toc146301608 \h </w:instrText>
      </w:r>
      <w:r>
        <w:fldChar w:fldCharType="separate"/>
      </w:r>
      <w:r>
        <w:t>83</w:t>
      </w:r>
      <w:r>
        <w:fldChar w:fldCharType="end"/>
      </w:r>
    </w:p>
    <w:p w14:paraId="1B25C88E" w14:textId="77777777" w:rsidR="00B35F13" w:rsidRPr="00B75A29" w:rsidRDefault="00B35F13">
      <w:pPr>
        <w:pStyle w:val="TOC2"/>
        <w:rPr>
          <w:rFonts w:ascii="Calibri" w:hAnsi="Calibri"/>
          <w:kern w:val="2"/>
          <w:sz w:val="22"/>
          <w:szCs w:val="22"/>
        </w:rPr>
      </w:pPr>
      <w:r>
        <w:t>C.1.2</w:t>
      </w:r>
      <w:r w:rsidRPr="00B75A29">
        <w:rPr>
          <w:rFonts w:ascii="Calibri" w:hAnsi="Calibri"/>
          <w:kern w:val="2"/>
          <w:sz w:val="22"/>
          <w:szCs w:val="22"/>
        </w:rPr>
        <w:tab/>
      </w:r>
      <w:r>
        <w:t>Logical link</w:t>
      </w:r>
      <w:r>
        <w:tab/>
      </w:r>
      <w:r>
        <w:fldChar w:fldCharType="begin"/>
      </w:r>
      <w:r>
        <w:instrText xml:space="preserve"> PAGEREF _Toc146301609 \h </w:instrText>
      </w:r>
      <w:r>
        <w:fldChar w:fldCharType="separate"/>
      </w:r>
      <w:r>
        <w:t>84</w:t>
      </w:r>
      <w:r>
        <w:fldChar w:fldCharType="end"/>
      </w:r>
    </w:p>
    <w:p w14:paraId="138BA1A4" w14:textId="77777777" w:rsidR="00B35F13" w:rsidRPr="00B75A29" w:rsidRDefault="00B35F13">
      <w:pPr>
        <w:pStyle w:val="TOC3"/>
        <w:rPr>
          <w:rFonts w:ascii="Calibri" w:hAnsi="Calibri"/>
          <w:kern w:val="2"/>
          <w:sz w:val="22"/>
          <w:szCs w:val="22"/>
        </w:rPr>
      </w:pPr>
      <w:r>
        <w:t>C.1.2.1</w:t>
      </w:r>
      <w:r w:rsidRPr="00B75A29">
        <w:rPr>
          <w:rFonts w:ascii="Calibri" w:hAnsi="Calibri"/>
          <w:kern w:val="2"/>
          <w:sz w:val="22"/>
          <w:szCs w:val="22"/>
        </w:rPr>
        <w:tab/>
      </w:r>
      <w:r>
        <w:t>Nature and function</w:t>
      </w:r>
      <w:r>
        <w:tab/>
      </w:r>
      <w:r>
        <w:fldChar w:fldCharType="begin"/>
      </w:r>
      <w:r>
        <w:instrText xml:space="preserve"> PAGEREF _Toc146301610 \h </w:instrText>
      </w:r>
      <w:r>
        <w:fldChar w:fldCharType="separate"/>
      </w:r>
      <w:r>
        <w:t>84</w:t>
      </w:r>
      <w:r>
        <w:fldChar w:fldCharType="end"/>
      </w:r>
    </w:p>
    <w:p w14:paraId="6EC4D0F0" w14:textId="77777777" w:rsidR="00B35F13" w:rsidRPr="00B75A29" w:rsidRDefault="00B35F13">
      <w:pPr>
        <w:pStyle w:val="TOC3"/>
        <w:rPr>
          <w:rFonts w:ascii="Calibri" w:hAnsi="Calibri"/>
          <w:kern w:val="2"/>
          <w:sz w:val="22"/>
          <w:szCs w:val="22"/>
        </w:rPr>
      </w:pPr>
      <w:r>
        <w:t>C.1.2.2</w:t>
      </w:r>
      <w:r w:rsidRPr="00B75A29">
        <w:rPr>
          <w:rFonts w:ascii="Calibri" w:hAnsi="Calibri"/>
          <w:kern w:val="2"/>
          <w:sz w:val="22"/>
          <w:szCs w:val="22"/>
        </w:rPr>
        <w:tab/>
      </w:r>
      <w:r>
        <w:t>Message transformation</w:t>
      </w:r>
      <w:r>
        <w:tab/>
      </w:r>
      <w:r>
        <w:fldChar w:fldCharType="begin"/>
      </w:r>
      <w:r>
        <w:instrText xml:space="preserve"> PAGEREF _Toc146301611 \h </w:instrText>
      </w:r>
      <w:r>
        <w:fldChar w:fldCharType="separate"/>
      </w:r>
      <w:r>
        <w:t>85</w:t>
      </w:r>
      <w:r>
        <w:fldChar w:fldCharType="end"/>
      </w:r>
    </w:p>
    <w:p w14:paraId="0F908884" w14:textId="77777777" w:rsidR="00B35F13" w:rsidRPr="00B75A29" w:rsidRDefault="00B35F13">
      <w:pPr>
        <w:pStyle w:val="TOC3"/>
        <w:rPr>
          <w:rFonts w:ascii="Calibri" w:hAnsi="Calibri"/>
          <w:kern w:val="2"/>
          <w:sz w:val="22"/>
          <w:szCs w:val="22"/>
        </w:rPr>
      </w:pPr>
      <w:r>
        <w:t>C.1.2.3</w:t>
      </w:r>
      <w:r w:rsidRPr="00B75A29">
        <w:rPr>
          <w:rFonts w:ascii="Calibri" w:hAnsi="Calibri"/>
          <w:kern w:val="2"/>
          <w:sz w:val="22"/>
          <w:szCs w:val="22"/>
        </w:rPr>
        <w:tab/>
      </w:r>
      <w:r>
        <w:t>Communication device</w:t>
      </w:r>
      <w:r>
        <w:tab/>
      </w:r>
      <w:r>
        <w:fldChar w:fldCharType="begin"/>
      </w:r>
      <w:r>
        <w:instrText xml:space="preserve"> PAGEREF _Toc146301612 \h </w:instrText>
      </w:r>
      <w:r>
        <w:fldChar w:fldCharType="separate"/>
      </w:r>
      <w:r>
        <w:t>85</w:t>
      </w:r>
      <w:r>
        <w:fldChar w:fldCharType="end"/>
      </w:r>
    </w:p>
    <w:p w14:paraId="36D1F736" w14:textId="77777777" w:rsidR="00B35F13" w:rsidRPr="00B75A29" w:rsidRDefault="00B35F13">
      <w:pPr>
        <w:pStyle w:val="TOC3"/>
        <w:rPr>
          <w:rFonts w:ascii="Calibri" w:hAnsi="Calibri"/>
          <w:kern w:val="2"/>
          <w:sz w:val="22"/>
          <w:szCs w:val="22"/>
        </w:rPr>
      </w:pPr>
      <w:r w:rsidRPr="00076F6A">
        <w:rPr>
          <w:rFonts w:eastAsia="MS Mincho"/>
          <w:lang w:eastAsia="ja-JP"/>
        </w:rPr>
        <w:t>C.1.2.4</w:t>
      </w:r>
      <w:r w:rsidRPr="00B75A29">
        <w:rPr>
          <w:rFonts w:ascii="Calibri" w:hAnsi="Calibri"/>
          <w:kern w:val="2"/>
          <w:sz w:val="22"/>
          <w:szCs w:val="22"/>
        </w:rPr>
        <w:tab/>
      </w:r>
      <w:r w:rsidRPr="00076F6A">
        <w:rPr>
          <w:rFonts w:eastAsia="MS Mincho"/>
          <w:lang w:eastAsia="ja-JP"/>
        </w:rPr>
        <w:t>Communication system</w:t>
      </w:r>
      <w:r>
        <w:tab/>
      </w:r>
      <w:r>
        <w:fldChar w:fldCharType="begin"/>
      </w:r>
      <w:r>
        <w:instrText xml:space="preserve"> PAGEREF _Toc146301613 \h </w:instrText>
      </w:r>
      <w:r>
        <w:fldChar w:fldCharType="separate"/>
      </w:r>
      <w:r>
        <w:t>85</w:t>
      </w:r>
      <w:r>
        <w:fldChar w:fldCharType="end"/>
      </w:r>
    </w:p>
    <w:p w14:paraId="3005A27E" w14:textId="77777777" w:rsidR="00B35F13" w:rsidRPr="00B75A29" w:rsidRDefault="00B35F13">
      <w:pPr>
        <w:pStyle w:val="TOC1"/>
        <w:rPr>
          <w:rFonts w:ascii="Calibri" w:hAnsi="Calibri"/>
          <w:kern w:val="2"/>
          <w:szCs w:val="22"/>
        </w:rPr>
      </w:pPr>
      <w:r w:rsidRPr="00076F6A">
        <w:rPr>
          <w:rFonts w:eastAsia="MS Mincho"/>
          <w:lang w:eastAsia="ja-JP"/>
        </w:rPr>
        <w:t>C.2</w:t>
      </w:r>
      <w:r w:rsidRPr="00B75A29">
        <w:rPr>
          <w:rFonts w:ascii="Calibri" w:hAnsi="Calibri"/>
          <w:kern w:val="2"/>
          <w:szCs w:val="22"/>
        </w:rPr>
        <w:tab/>
      </w:r>
      <w:r w:rsidRPr="00076F6A">
        <w:rPr>
          <w:rFonts w:eastAsia="MS Mincho"/>
          <w:lang w:eastAsia="ja-JP"/>
        </w:rPr>
        <w:t>Communication service description</w:t>
      </w:r>
      <w:r>
        <w:tab/>
      </w:r>
      <w:r>
        <w:fldChar w:fldCharType="begin"/>
      </w:r>
      <w:r>
        <w:instrText xml:space="preserve"> PAGEREF _Toc146301614 \h </w:instrText>
      </w:r>
      <w:r>
        <w:fldChar w:fldCharType="separate"/>
      </w:r>
      <w:r>
        <w:t>86</w:t>
      </w:r>
      <w:r>
        <w:fldChar w:fldCharType="end"/>
      </w:r>
    </w:p>
    <w:p w14:paraId="63378760" w14:textId="77777777" w:rsidR="00B35F13" w:rsidRPr="00B75A29" w:rsidRDefault="00B35F13">
      <w:pPr>
        <w:pStyle w:val="TOC2"/>
        <w:rPr>
          <w:rFonts w:ascii="Calibri" w:hAnsi="Calibri"/>
          <w:kern w:val="2"/>
          <w:sz w:val="22"/>
          <w:szCs w:val="22"/>
        </w:rPr>
      </w:pPr>
      <w:r>
        <w:t>C.2.1</w:t>
      </w:r>
      <w:r w:rsidRPr="00B75A29">
        <w:rPr>
          <w:rFonts w:ascii="Calibri" w:hAnsi="Calibri"/>
          <w:kern w:val="2"/>
          <w:sz w:val="22"/>
          <w:szCs w:val="22"/>
        </w:rPr>
        <w:tab/>
      </w:r>
      <w:r>
        <w:t>Overview</w:t>
      </w:r>
      <w:r>
        <w:tab/>
      </w:r>
      <w:r>
        <w:fldChar w:fldCharType="begin"/>
      </w:r>
      <w:r>
        <w:instrText xml:space="preserve"> PAGEREF _Toc146301615 \h </w:instrText>
      </w:r>
      <w:r>
        <w:fldChar w:fldCharType="separate"/>
      </w:r>
      <w:r>
        <w:t>86</w:t>
      </w:r>
      <w:r>
        <w:fldChar w:fldCharType="end"/>
      </w:r>
    </w:p>
    <w:p w14:paraId="64515247" w14:textId="77777777" w:rsidR="00B35F13" w:rsidRPr="00B75A29" w:rsidRDefault="00B35F13">
      <w:pPr>
        <w:pStyle w:val="TOC2"/>
        <w:rPr>
          <w:rFonts w:ascii="Calibri" w:hAnsi="Calibri"/>
          <w:kern w:val="2"/>
          <w:sz w:val="22"/>
          <w:szCs w:val="22"/>
        </w:rPr>
      </w:pPr>
      <w:r>
        <w:t>C.2.2</w:t>
      </w:r>
      <w:r w:rsidRPr="00B75A29">
        <w:rPr>
          <w:rFonts w:ascii="Calibri" w:hAnsi="Calibri"/>
          <w:kern w:val="2"/>
          <w:sz w:val="22"/>
          <w:szCs w:val="22"/>
        </w:rPr>
        <w:tab/>
      </w:r>
      <w:r>
        <w:t>Characteristic parameters</w:t>
      </w:r>
      <w:r>
        <w:tab/>
      </w:r>
      <w:r>
        <w:fldChar w:fldCharType="begin"/>
      </w:r>
      <w:r>
        <w:instrText xml:space="preserve"> PAGEREF _Toc146301616 \h </w:instrText>
      </w:r>
      <w:r>
        <w:fldChar w:fldCharType="separate"/>
      </w:r>
      <w:r>
        <w:t>86</w:t>
      </w:r>
      <w:r>
        <w:fldChar w:fldCharType="end"/>
      </w:r>
    </w:p>
    <w:p w14:paraId="1ECE56EB" w14:textId="77777777" w:rsidR="00B35F13" w:rsidRPr="00B75A29" w:rsidRDefault="00B35F13">
      <w:pPr>
        <w:pStyle w:val="TOC2"/>
        <w:rPr>
          <w:rFonts w:ascii="Calibri" w:hAnsi="Calibri"/>
          <w:kern w:val="2"/>
          <w:sz w:val="22"/>
          <w:szCs w:val="22"/>
        </w:rPr>
      </w:pPr>
      <w:r>
        <w:t>C.2.3</w:t>
      </w:r>
      <w:r w:rsidRPr="00B75A29">
        <w:rPr>
          <w:rFonts w:ascii="Calibri" w:hAnsi="Calibri"/>
          <w:kern w:val="2"/>
          <w:sz w:val="22"/>
          <w:szCs w:val="22"/>
        </w:rPr>
        <w:tab/>
      </w:r>
      <w:r>
        <w:t>Influence quantities</w:t>
      </w:r>
      <w:r>
        <w:tab/>
      </w:r>
      <w:r>
        <w:fldChar w:fldCharType="begin"/>
      </w:r>
      <w:r>
        <w:instrText xml:space="preserve"> PAGEREF _Toc146301617 \h </w:instrText>
      </w:r>
      <w:r>
        <w:fldChar w:fldCharType="separate"/>
      </w:r>
      <w:r>
        <w:t>88</w:t>
      </w:r>
      <w:r>
        <w:fldChar w:fldCharType="end"/>
      </w:r>
    </w:p>
    <w:p w14:paraId="6CE94923" w14:textId="77777777" w:rsidR="00B35F13" w:rsidRPr="00B75A29" w:rsidRDefault="00B35F13">
      <w:pPr>
        <w:pStyle w:val="TOC1"/>
        <w:rPr>
          <w:rFonts w:ascii="Calibri" w:hAnsi="Calibri"/>
          <w:kern w:val="2"/>
          <w:szCs w:val="22"/>
        </w:rPr>
      </w:pPr>
      <w:r>
        <w:rPr>
          <w:lang w:eastAsia="ja-JP"/>
        </w:rPr>
        <w:t>C.3</w:t>
      </w:r>
      <w:r w:rsidRPr="00B75A29">
        <w:rPr>
          <w:rFonts w:ascii="Calibri" w:hAnsi="Calibri"/>
          <w:kern w:val="2"/>
          <w:szCs w:val="22"/>
        </w:rPr>
        <w:tab/>
      </w:r>
      <w:r>
        <w:rPr>
          <w:lang w:eastAsia="ja-JP"/>
        </w:rPr>
        <w:t>Up time and up state vs. down state and down time</w:t>
      </w:r>
      <w:r>
        <w:tab/>
      </w:r>
      <w:r>
        <w:fldChar w:fldCharType="begin"/>
      </w:r>
      <w:r>
        <w:instrText xml:space="preserve"> PAGEREF _Toc146301618 \h </w:instrText>
      </w:r>
      <w:r>
        <w:fldChar w:fldCharType="separate"/>
      </w:r>
      <w:r>
        <w:t>89</w:t>
      </w:r>
      <w:r>
        <w:fldChar w:fldCharType="end"/>
      </w:r>
    </w:p>
    <w:p w14:paraId="4CA7C6C4" w14:textId="77777777" w:rsidR="00B35F13" w:rsidRPr="00B75A29" w:rsidRDefault="00B35F13">
      <w:pPr>
        <w:pStyle w:val="TOC1"/>
        <w:rPr>
          <w:rFonts w:ascii="Calibri" w:hAnsi="Calibri"/>
          <w:kern w:val="2"/>
          <w:szCs w:val="22"/>
        </w:rPr>
      </w:pPr>
      <w:r>
        <w:t>C.4</w:t>
      </w:r>
      <w:r w:rsidRPr="00B75A29">
        <w:rPr>
          <w:rFonts w:ascii="Calibri" w:hAnsi="Calibri"/>
          <w:kern w:val="2"/>
          <w:szCs w:val="22"/>
        </w:rPr>
        <w:tab/>
      </w:r>
      <w:r>
        <w:t>Timeliness as an attribute for timing accuracy</w:t>
      </w:r>
      <w:r>
        <w:tab/>
      </w:r>
      <w:r>
        <w:fldChar w:fldCharType="begin"/>
      </w:r>
      <w:r>
        <w:instrText xml:space="preserve"> PAGEREF _Toc146301619 \h </w:instrText>
      </w:r>
      <w:r>
        <w:fldChar w:fldCharType="separate"/>
      </w:r>
      <w:r>
        <w:t>90</w:t>
      </w:r>
      <w:r>
        <w:fldChar w:fldCharType="end"/>
      </w:r>
    </w:p>
    <w:p w14:paraId="5B811B34" w14:textId="77777777" w:rsidR="00B35F13" w:rsidRPr="00B75A29" w:rsidRDefault="00B35F13">
      <w:pPr>
        <w:pStyle w:val="TOC2"/>
        <w:rPr>
          <w:rFonts w:ascii="Calibri" w:hAnsi="Calibri"/>
          <w:kern w:val="2"/>
          <w:sz w:val="22"/>
          <w:szCs w:val="22"/>
        </w:rPr>
      </w:pPr>
      <w:r>
        <w:t>C.4.1</w:t>
      </w:r>
      <w:r w:rsidRPr="00B75A29">
        <w:rPr>
          <w:rFonts w:ascii="Calibri" w:hAnsi="Calibri"/>
          <w:kern w:val="2"/>
          <w:sz w:val="22"/>
          <w:szCs w:val="22"/>
        </w:rPr>
        <w:tab/>
      </w:r>
      <w:r>
        <w:t>Overview</w:t>
      </w:r>
      <w:r>
        <w:tab/>
      </w:r>
      <w:r>
        <w:fldChar w:fldCharType="begin"/>
      </w:r>
      <w:r>
        <w:instrText xml:space="preserve"> PAGEREF _Toc146301620 \h </w:instrText>
      </w:r>
      <w:r>
        <w:fldChar w:fldCharType="separate"/>
      </w:r>
      <w:r>
        <w:t>90</w:t>
      </w:r>
      <w:r>
        <w:fldChar w:fldCharType="end"/>
      </w:r>
    </w:p>
    <w:p w14:paraId="02FD771B" w14:textId="77777777" w:rsidR="00B35F13" w:rsidRPr="00B75A29" w:rsidRDefault="00B35F13">
      <w:pPr>
        <w:pStyle w:val="TOC2"/>
        <w:rPr>
          <w:rFonts w:ascii="Calibri" w:hAnsi="Calibri"/>
          <w:kern w:val="2"/>
          <w:sz w:val="22"/>
          <w:szCs w:val="22"/>
        </w:rPr>
      </w:pPr>
      <w:r>
        <w:t>C.4.2</w:t>
      </w:r>
      <w:r w:rsidRPr="00B75A29">
        <w:rPr>
          <w:rFonts w:ascii="Calibri" w:hAnsi="Calibri"/>
          <w:kern w:val="2"/>
          <w:sz w:val="22"/>
          <w:szCs w:val="22"/>
        </w:rPr>
        <w:tab/>
      </w:r>
      <w:r>
        <w:t>Network latency requirement formulated by use of timeliness</w:t>
      </w:r>
      <w:r>
        <w:tab/>
      </w:r>
      <w:r>
        <w:fldChar w:fldCharType="begin"/>
      </w:r>
      <w:r>
        <w:instrText xml:space="preserve"> PAGEREF _Toc146301621 \h </w:instrText>
      </w:r>
      <w:r>
        <w:fldChar w:fldCharType="separate"/>
      </w:r>
      <w:r>
        <w:t>91</w:t>
      </w:r>
      <w:r>
        <w:fldChar w:fldCharType="end"/>
      </w:r>
    </w:p>
    <w:p w14:paraId="50CEF8C9" w14:textId="77777777" w:rsidR="00B35F13" w:rsidRPr="00B75A29" w:rsidRDefault="00B35F13">
      <w:pPr>
        <w:pStyle w:val="TOC2"/>
        <w:rPr>
          <w:rFonts w:ascii="Calibri" w:hAnsi="Calibri"/>
          <w:kern w:val="2"/>
          <w:sz w:val="22"/>
          <w:szCs w:val="22"/>
        </w:rPr>
      </w:pPr>
      <w:r>
        <w:t>C.4.3</w:t>
      </w:r>
      <w:r w:rsidRPr="00B75A29">
        <w:rPr>
          <w:rFonts w:ascii="Calibri" w:hAnsi="Calibri"/>
          <w:kern w:val="2"/>
          <w:sz w:val="22"/>
          <w:szCs w:val="22"/>
        </w:rPr>
        <w:tab/>
      </w:r>
      <w:r>
        <w:t>Timeliness</w:t>
      </w:r>
      <w:r>
        <w:tab/>
      </w:r>
      <w:r>
        <w:fldChar w:fldCharType="begin"/>
      </w:r>
      <w:r>
        <w:instrText xml:space="preserve"> PAGEREF _Toc146301622 \h </w:instrText>
      </w:r>
      <w:r>
        <w:fldChar w:fldCharType="separate"/>
      </w:r>
      <w:r>
        <w:t>91</w:t>
      </w:r>
      <w:r>
        <w:fldChar w:fldCharType="end"/>
      </w:r>
    </w:p>
    <w:p w14:paraId="2F2B16C8" w14:textId="77777777" w:rsidR="00B35F13" w:rsidRPr="00B75A29" w:rsidRDefault="00B35F13">
      <w:pPr>
        <w:pStyle w:val="TOC2"/>
        <w:rPr>
          <w:rFonts w:ascii="Calibri" w:hAnsi="Calibri"/>
          <w:kern w:val="2"/>
          <w:sz w:val="22"/>
          <w:szCs w:val="22"/>
        </w:rPr>
      </w:pPr>
      <w:r>
        <w:t>C.4.4</w:t>
      </w:r>
      <w:r w:rsidRPr="00B75A29">
        <w:rPr>
          <w:rFonts w:ascii="Calibri" w:hAnsi="Calibri"/>
          <w:kern w:val="2"/>
          <w:sz w:val="22"/>
          <w:szCs w:val="22"/>
        </w:rPr>
        <w:tab/>
      </w:r>
      <w:r>
        <w:t>Deviation</w:t>
      </w:r>
      <w:r>
        <w:tab/>
      </w:r>
      <w:r>
        <w:fldChar w:fldCharType="begin"/>
      </w:r>
      <w:r>
        <w:instrText xml:space="preserve"> PAGEREF _Toc146301623 \h </w:instrText>
      </w:r>
      <w:r>
        <w:fldChar w:fldCharType="separate"/>
      </w:r>
      <w:r>
        <w:t>91</w:t>
      </w:r>
      <w:r>
        <w:fldChar w:fldCharType="end"/>
      </w:r>
    </w:p>
    <w:p w14:paraId="2315C662" w14:textId="77777777" w:rsidR="00B35F13" w:rsidRPr="00B75A29" w:rsidRDefault="00B35F13">
      <w:pPr>
        <w:pStyle w:val="TOC2"/>
        <w:rPr>
          <w:rFonts w:ascii="Calibri" w:hAnsi="Calibri"/>
          <w:kern w:val="2"/>
          <w:sz w:val="22"/>
          <w:szCs w:val="22"/>
        </w:rPr>
      </w:pPr>
      <w:r>
        <w:t>C.4.5</w:t>
      </w:r>
      <w:r w:rsidRPr="00B75A29">
        <w:rPr>
          <w:rFonts w:ascii="Calibri" w:hAnsi="Calibri"/>
          <w:kern w:val="2"/>
          <w:sz w:val="22"/>
          <w:szCs w:val="22"/>
        </w:rPr>
        <w:tab/>
      </w:r>
      <w:r>
        <w:t>Earliness</w:t>
      </w:r>
      <w:r>
        <w:tab/>
      </w:r>
      <w:r>
        <w:fldChar w:fldCharType="begin"/>
      </w:r>
      <w:r>
        <w:instrText xml:space="preserve"> PAGEREF _Toc146301624 \h </w:instrText>
      </w:r>
      <w:r>
        <w:fldChar w:fldCharType="separate"/>
      </w:r>
      <w:r>
        <w:t>92</w:t>
      </w:r>
      <w:r>
        <w:fldChar w:fldCharType="end"/>
      </w:r>
    </w:p>
    <w:p w14:paraId="15685B45" w14:textId="77777777" w:rsidR="00B35F13" w:rsidRPr="00B75A29" w:rsidRDefault="00B35F13">
      <w:pPr>
        <w:pStyle w:val="TOC2"/>
        <w:rPr>
          <w:rFonts w:ascii="Calibri" w:hAnsi="Calibri"/>
          <w:kern w:val="2"/>
          <w:sz w:val="22"/>
          <w:szCs w:val="22"/>
        </w:rPr>
      </w:pPr>
      <w:r>
        <w:t>C.4.6</w:t>
      </w:r>
      <w:r w:rsidRPr="00B75A29">
        <w:rPr>
          <w:rFonts w:ascii="Calibri" w:hAnsi="Calibri"/>
          <w:kern w:val="2"/>
          <w:sz w:val="22"/>
          <w:szCs w:val="22"/>
        </w:rPr>
        <w:tab/>
      </w:r>
      <w:r>
        <w:t>Lateness</w:t>
      </w:r>
      <w:r>
        <w:tab/>
      </w:r>
      <w:r>
        <w:fldChar w:fldCharType="begin"/>
      </w:r>
      <w:r>
        <w:instrText xml:space="preserve"> PAGEREF _Toc146301625 \h </w:instrText>
      </w:r>
      <w:r>
        <w:fldChar w:fldCharType="separate"/>
      </w:r>
      <w:r>
        <w:t>93</w:t>
      </w:r>
      <w:r>
        <w:fldChar w:fldCharType="end"/>
      </w:r>
    </w:p>
    <w:p w14:paraId="5F822C59" w14:textId="77777777" w:rsidR="00B35F13" w:rsidRPr="00B75A29" w:rsidRDefault="00B35F13">
      <w:pPr>
        <w:pStyle w:val="TOC2"/>
        <w:rPr>
          <w:rFonts w:ascii="Calibri" w:hAnsi="Calibri"/>
          <w:kern w:val="2"/>
          <w:sz w:val="22"/>
          <w:szCs w:val="22"/>
        </w:rPr>
      </w:pPr>
      <w:r>
        <w:t>C.4.7</w:t>
      </w:r>
      <w:r w:rsidRPr="00B75A29">
        <w:rPr>
          <w:rFonts w:ascii="Calibri" w:hAnsi="Calibri"/>
          <w:kern w:val="2"/>
          <w:sz w:val="22"/>
          <w:szCs w:val="22"/>
        </w:rPr>
        <w:tab/>
      </w:r>
      <w:r>
        <w:t>Conclusion</w:t>
      </w:r>
      <w:r>
        <w:tab/>
      </w:r>
      <w:r>
        <w:fldChar w:fldCharType="begin"/>
      </w:r>
      <w:r>
        <w:instrText xml:space="preserve"> PAGEREF _Toc146301626 \h </w:instrText>
      </w:r>
      <w:r>
        <w:fldChar w:fldCharType="separate"/>
      </w:r>
      <w:r>
        <w:t>93</w:t>
      </w:r>
      <w:r>
        <w:fldChar w:fldCharType="end"/>
      </w:r>
    </w:p>
    <w:p w14:paraId="1FEC3AB6" w14:textId="77777777" w:rsidR="00B35F13" w:rsidRPr="00B75A29" w:rsidRDefault="00B35F13">
      <w:pPr>
        <w:pStyle w:val="TOC1"/>
        <w:rPr>
          <w:rFonts w:ascii="Calibri" w:hAnsi="Calibri"/>
          <w:kern w:val="2"/>
          <w:szCs w:val="22"/>
        </w:rPr>
      </w:pPr>
      <w:r w:rsidRPr="00076F6A">
        <w:rPr>
          <w:rFonts w:eastAsia="SimSun"/>
        </w:rPr>
        <w:t>C.5</w:t>
      </w:r>
      <w:r w:rsidRPr="00B75A29">
        <w:rPr>
          <w:rFonts w:ascii="Calibri" w:hAnsi="Calibri"/>
          <w:kern w:val="2"/>
          <w:szCs w:val="22"/>
        </w:rPr>
        <w:tab/>
      </w:r>
      <w:r w:rsidRPr="00076F6A">
        <w:rPr>
          <w:rFonts w:eastAsia="SimSun"/>
        </w:rPr>
        <w:t>Communication service terminology w.r.t. 5G network and vertical applications</w:t>
      </w:r>
      <w:r>
        <w:tab/>
      </w:r>
      <w:r>
        <w:fldChar w:fldCharType="begin"/>
      </w:r>
      <w:r>
        <w:instrText xml:space="preserve"> PAGEREF _Toc146301627 \h </w:instrText>
      </w:r>
      <w:r>
        <w:fldChar w:fldCharType="separate"/>
      </w:r>
      <w:r>
        <w:t>93</w:t>
      </w:r>
      <w:r>
        <w:fldChar w:fldCharType="end"/>
      </w:r>
    </w:p>
    <w:p w14:paraId="44950C91" w14:textId="77777777" w:rsidR="00B35F13" w:rsidRPr="00B75A29" w:rsidRDefault="00B35F13">
      <w:pPr>
        <w:pStyle w:val="TOC8"/>
        <w:rPr>
          <w:rFonts w:ascii="Calibri" w:hAnsi="Calibri"/>
          <w:b w:val="0"/>
          <w:kern w:val="2"/>
          <w:szCs w:val="22"/>
        </w:rPr>
      </w:pPr>
      <w:r>
        <w:t>Annex D (informative): 5G in industrial automation: different and multiple time domains for synchronization</w:t>
      </w:r>
      <w:r>
        <w:tab/>
      </w:r>
      <w:r>
        <w:fldChar w:fldCharType="begin"/>
      </w:r>
      <w:r>
        <w:instrText xml:space="preserve"> PAGEREF _Toc146301628 \h </w:instrText>
      </w:r>
      <w:r>
        <w:fldChar w:fldCharType="separate"/>
      </w:r>
      <w:r>
        <w:t>96</w:t>
      </w:r>
      <w:r>
        <w:fldChar w:fldCharType="end"/>
      </w:r>
    </w:p>
    <w:p w14:paraId="250FF636" w14:textId="77777777" w:rsidR="00B35F13" w:rsidRPr="00B75A29" w:rsidRDefault="00B35F13">
      <w:pPr>
        <w:pStyle w:val="TOC1"/>
        <w:rPr>
          <w:rFonts w:ascii="Calibri" w:hAnsi="Calibri"/>
          <w:kern w:val="2"/>
          <w:szCs w:val="22"/>
        </w:rPr>
      </w:pPr>
      <w:r>
        <w:rPr>
          <w:lang w:eastAsia="en-US"/>
        </w:rPr>
        <w:t>D</w:t>
      </w:r>
      <w:r>
        <w:t>.</w:t>
      </w:r>
      <w:r>
        <w:rPr>
          <w:lang w:eastAsia="en-US"/>
        </w:rPr>
        <w:t>1</w:t>
      </w:r>
      <w:r w:rsidRPr="00B75A29">
        <w:rPr>
          <w:rFonts w:ascii="Calibri" w:hAnsi="Calibri"/>
          <w:kern w:val="2"/>
          <w:szCs w:val="22"/>
        </w:rPr>
        <w:tab/>
      </w:r>
      <w:r>
        <w:rPr>
          <w:lang w:eastAsia="en-US"/>
        </w:rPr>
        <w:t>Description</w:t>
      </w:r>
      <w:r>
        <w:tab/>
      </w:r>
      <w:r>
        <w:fldChar w:fldCharType="begin"/>
      </w:r>
      <w:r>
        <w:instrText xml:space="preserve"> PAGEREF _Toc146301629 \h </w:instrText>
      </w:r>
      <w:r>
        <w:fldChar w:fldCharType="separate"/>
      </w:r>
      <w:r>
        <w:t>96</w:t>
      </w:r>
      <w:r>
        <w:fldChar w:fldCharType="end"/>
      </w:r>
    </w:p>
    <w:p w14:paraId="70653FCB" w14:textId="77777777" w:rsidR="00B35F13" w:rsidRPr="00B75A29" w:rsidRDefault="00B35F13">
      <w:pPr>
        <w:pStyle w:val="TOC1"/>
        <w:rPr>
          <w:rFonts w:ascii="Calibri" w:hAnsi="Calibri"/>
          <w:kern w:val="2"/>
          <w:szCs w:val="22"/>
        </w:rPr>
      </w:pPr>
      <w:r>
        <w:rPr>
          <w:lang w:eastAsia="en-US"/>
        </w:rPr>
        <w:t>D</w:t>
      </w:r>
      <w:r>
        <w:t>.</w:t>
      </w:r>
      <w:r>
        <w:rPr>
          <w:lang w:eastAsia="en-US"/>
        </w:rPr>
        <w:t>2</w:t>
      </w:r>
      <w:r w:rsidRPr="00B75A29">
        <w:rPr>
          <w:rFonts w:ascii="Calibri" w:hAnsi="Calibri"/>
          <w:kern w:val="2"/>
          <w:szCs w:val="22"/>
        </w:rPr>
        <w:tab/>
      </w:r>
      <w:r>
        <w:rPr>
          <w:lang w:eastAsia="en-US"/>
        </w:rPr>
        <w:t>Merging of working clock domains</w:t>
      </w:r>
      <w:r>
        <w:tab/>
      </w:r>
      <w:r>
        <w:fldChar w:fldCharType="begin"/>
      </w:r>
      <w:r>
        <w:instrText xml:space="preserve"> PAGEREF _Toc146301630 \h </w:instrText>
      </w:r>
      <w:r>
        <w:fldChar w:fldCharType="separate"/>
      </w:r>
      <w:r>
        <w:t>97</w:t>
      </w:r>
      <w:r>
        <w:fldChar w:fldCharType="end"/>
      </w:r>
    </w:p>
    <w:p w14:paraId="774D4834" w14:textId="77777777" w:rsidR="00B35F13" w:rsidRPr="00B75A29" w:rsidRDefault="00B35F13">
      <w:pPr>
        <w:pStyle w:val="TOC1"/>
        <w:rPr>
          <w:rFonts w:ascii="Calibri" w:hAnsi="Calibri"/>
          <w:kern w:val="2"/>
          <w:szCs w:val="22"/>
        </w:rPr>
      </w:pPr>
      <w:r>
        <w:rPr>
          <w:lang w:eastAsia="en-US"/>
        </w:rPr>
        <w:t>D</w:t>
      </w:r>
      <w:r>
        <w:t>.</w:t>
      </w:r>
      <w:r>
        <w:rPr>
          <w:lang w:eastAsia="en-US"/>
        </w:rPr>
        <w:t>3</w:t>
      </w:r>
      <w:r w:rsidRPr="00B75A29">
        <w:rPr>
          <w:rFonts w:ascii="Calibri" w:hAnsi="Calibri"/>
          <w:kern w:val="2"/>
          <w:szCs w:val="22"/>
        </w:rPr>
        <w:tab/>
      </w:r>
      <w:r>
        <w:rPr>
          <w:lang w:eastAsia="en-US"/>
        </w:rPr>
        <w:t>Time synchronization with 5G networks</w:t>
      </w:r>
      <w:r>
        <w:tab/>
      </w:r>
      <w:r>
        <w:fldChar w:fldCharType="begin"/>
      </w:r>
      <w:r>
        <w:instrText xml:space="preserve"> PAGEREF _Toc146301631 \h </w:instrText>
      </w:r>
      <w:r>
        <w:fldChar w:fldCharType="separate"/>
      </w:r>
      <w:r>
        <w:t>98</w:t>
      </w:r>
      <w:r>
        <w:fldChar w:fldCharType="end"/>
      </w:r>
    </w:p>
    <w:p w14:paraId="6AD7DDA9" w14:textId="77777777" w:rsidR="00B35F13" w:rsidRPr="00B75A29" w:rsidRDefault="00B35F13">
      <w:pPr>
        <w:pStyle w:val="TOC8"/>
        <w:rPr>
          <w:rFonts w:ascii="Calibri" w:hAnsi="Calibri"/>
          <w:b w:val="0"/>
          <w:kern w:val="2"/>
          <w:szCs w:val="22"/>
        </w:rPr>
      </w:pPr>
      <w:r>
        <w:t>Annex E (informative):</w:t>
      </w:r>
      <w:r w:rsidRPr="00B75A29">
        <w:rPr>
          <w:rFonts w:ascii="Calibri" w:hAnsi="Calibri"/>
          <w:b w:val="0"/>
          <w:kern w:val="2"/>
          <w:szCs w:val="22"/>
        </w:rPr>
        <w:tab/>
      </w:r>
      <w:r>
        <w:t>Audio and Video Production</w:t>
      </w:r>
      <w:r>
        <w:tab/>
      </w:r>
      <w:r>
        <w:fldChar w:fldCharType="begin"/>
      </w:r>
      <w:r>
        <w:instrText xml:space="preserve"> PAGEREF _Toc146301632 \h </w:instrText>
      </w:r>
      <w:r>
        <w:fldChar w:fldCharType="separate"/>
      </w:r>
      <w:r>
        <w:t>99</w:t>
      </w:r>
      <w:r>
        <w:fldChar w:fldCharType="end"/>
      </w:r>
    </w:p>
    <w:p w14:paraId="765F9673" w14:textId="77777777" w:rsidR="00B35F13" w:rsidRPr="00B75A29" w:rsidRDefault="00B35F13">
      <w:pPr>
        <w:pStyle w:val="TOC2"/>
        <w:rPr>
          <w:rFonts w:ascii="Calibri" w:hAnsi="Calibri"/>
          <w:kern w:val="2"/>
          <w:sz w:val="22"/>
          <w:szCs w:val="22"/>
        </w:rPr>
      </w:pPr>
      <w:r>
        <w:t>E.1</w:t>
      </w:r>
      <w:r w:rsidRPr="00B75A29">
        <w:rPr>
          <w:rFonts w:ascii="Calibri" w:hAnsi="Calibri"/>
          <w:kern w:val="2"/>
          <w:sz w:val="22"/>
          <w:szCs w:val="22"/>
        </w:rPr>
        <w:tab/>
      </w:r>
      <w:r>
        <w:t>Description</w:t>
      </w:r>
      <w:r>
        <w:tab/>
      </w:r>
      <w:r>
        <w:fldChar w:fldCharType="begin"/>
      </w:r>
      <w:r>
        <w:instrText xml:space="preserve"> PAGEREF _Toc146301633 \h </w:instrText>
      </w:r>
      <w:r>
        <w:fldChar w:fldCharType="separate"/>
      </w:r>
      <w:r>
        <w:t>99</w:t>
      </w:r>
      <w:r>
        <w:fldChar w:fldCharType="end"/>
      </w:r>
    </w:p>
    <w:p w14:paraId="4C1BB5EF" w14:textId="77777777" w:rsidR="00B35F13" w:rsidRPr="00B75A29" w:rsidRDefault="00B35F13">
      <w:pPr>
        <w:pStyle w:val="TOC2"/>
        <w:rPr>
          <w:rFonts w:ascii="Calibri" w:hAnsi="Calibri"/>
          <w:kern w:val="2"/>
          <w:sz w:val="22"/>
          <w:szCs w:val="22"/>
        </w:rPr>
      </w:pPr>
      <w:r>
        <w:t>E.2</w:t>
      </w:r>
      <w:r w:rsidRPr="00B75A29">
        <w:rPr>
          <w:rFonts w:ascii="Calibri" w:hAnsi="Calibri"/>
          <w:kern w:val="2"/>
          <w:sz w:val="22"/>
          <w:szCs w:val="22"/>
        </w:rPr>
        <w:tab/>
      </w:r>
      <w:r>
        <w:t>Multiple source wireless studio</w:t>
      </w:r>
      <w:r>
        <w:tab/>
      </w:r>
      <w:r>
        <w:fldChar w:fldCharType="begin"/>
      </w:r>
      <w:r>
        <w:instrText xml:space="preserve"> PAGEREF _Toc146301634 \h </w:instrText>
      </w:r>
      <w:r>
        <w:fldChar w:fldCharType="separate"/>
      </w:r>
      <w:r>
        <w:t>99</w:t>
      </w:r>
      <w:r>
        <w:fldChar w:fldCharType="end"/>
      </w:r>
    </w:p>
    <w:p w14:paraId="5E1F6AEA" w14:textId="77777777" w:rsidR="00B35F13" w:rsidRPr="00B75A29" w:rsidRDefault="00B35F13">
      <w:pPr>
        <w:pStyle w:val="TOC2"/>
        <w:rPr>
          <w:rFonts w:ascii="Calibri" w:hAnsi="Calibri"/>
          <w:kern w:val="2"/>
          <w:sz w:val="22"/>
          <w:szCs w:val="22"/>
        </w:rPr>
      </w:pPr>
      <w:r>
        <w:t>E.3</w:t>
      </w:r>
      <w:r w:rsidRPr="00B75A29">
        <w:rPr>
          <w:rFonts w:ascii="Calibri" w:hAnsi="Calibri"/>
          <w:kern w:val="2"/>
          <w:sz w:val="22"/>
          <w:szCs w:val="22"/>
        </w:rPr>
        <w:tab/>
      </w:r>
      <w:r>
        <w:t>Timing use in AV production applications</w:t>
      </w:r>
      <w:r>
        <w:tab/>
      </w:r>
      <w:r>
        <w:fldChar w:fldCharType="begin"/>
      </w:r>
      <w:r>
        <w:instrText xml:space="preserve"> PAGEREF _Toc146301635 \h </w:instrText>
      </w:r>
      <w:r>
        <w:fldChar w:fldCharType="separate"/>
      </w:r>
      <w:r>
        <w:t>100</w:t>
      </w:r>
      <w:r>
        <w:fldChar w:fldCharType="end"/>
      </w:r>
    </w:p>
    <w:p w14:paraId="76556BB8" w14:textId="77777777" w:rsidR="00B35F13" w:rsidRPr="00B75A29" w:rsidRDefault="00B35F13">
      <w:pPr>
        <w:pStyle w:val="TOC8"/>
        <w:rPr>
          <w:rFonts w:ascii="Calibri" w:hAnsi="Calibri"/>
          <w:b w:val="0"/>
          <w:kern w:val="2"/>
          <w:szCs w:val="22"/>
        </w:rPr>
      </w:pPr>
      <w:r>
        <w:t>Annex F (informative): Relation of reliability and communication service availability</w:t>
      </w:r>
      <w:r>
        <w:tab/>
      </w:r>
      <w:r>
        <w:fldChar w:fldCharType="begin"/>
      </w:r>
      <w:r>
        <w:instrText xml:space="preserve"> PAGEREF _Toc146301636 \h </w:instrText>
      </w:r>
      <w:r>
        <w:fldChar w:fldCharType="separate"/>
      </w:r>
      <w:r>
        <w:t>102</w:t>
      </w:r>
      <w:r>
        <w:fldChar w:fldCharType="end"/>
      </w:r>
    </w:p>
    <w:p w14:paraId="46127472" w14:textId="77777777" w:rsidR="00B35F13" w:rsidRPr="00B75A29" w:rsidRDefault="00B35F13">
      <w:pPr>
        <w:pStyle w:val="TOC8"/>
        <w:rPr>
          <w:rFonts w:ascii="Calibri" w:hAnsi="Calibri"/>
          <w:b w:val="0"/>
          <w:kern w:val="2"/>
          <w:szCs w:val="22"/>
        </w:rPr>
      </w:pPr>
      <w:r>
        <w:t>Annex G (informative): Change history</w:t>
      </w:r>
      <w:r>
        <w:tab/>
      </w:r>
      <w:r>
        <w:fldChar w:fldCharType="begin"/>
      </w:r>
      <w:r>
        <w:instrText xml:space="preserve"> PAGEREF _Toc146301637 \h </w:instrText>
      </w:r>
      <w:r>
        <w:fldChar w:fldCharType="separate"/>
      </w:r>
      <w:r>
        <w:t>104</w:t>
      </w:r>
      <w:r>
        <w:fldChar w:fldCharType="end"/>
      </w:r>
    </w:p>
    <w:p w14:paraId="4D0A03F8" w14:textId="77777777" w:rsidR="00080512" w:rsidRPr="00457CAE" w:rsidRDefault="005367DF">
      <w:r>
        <w:rPr>
          <w:noProof/>
          <w:sz w:val="22"/>
          <w:highlight w:val="yellow"/>
        </w:rPr>
        <w:fldChar w:fldCharType="end"/>
      </w:r>
    </w:p>
    <w:p w14:paraId="144710AC" w14:textId="77777777" w:rsidR="00080512" w:rsidRPr="00457CAE" w:rsidRDefault="00080512" w:rsidP="00DF3B60">
      <w:pPr>
        <w:pStyle w:val="Heading1"/>
      </w:pPr>
      <w:r w:rsidRPr="00457CAE">
        <w:br w:type="page"/>
      </w:r>
      <w:bookmarkStart w:id="3" w:name="_Toc45387322"/>
      <w:bookmarkStart w:id="4" w:name="_Toc146301491"/>
      <w:r w:rsidRPr="00457CAE">
        <w:lastRenderedPageBreak/>
        <w:t>Foreword</w:t>
      </w:r>
      <w:bookmarkEnd w:id="3"/>
      <w:bookmarkEnd w:id="4"/>
    </w:p>
    <w:p w14:paraId="05574638" w14:textId="77777777" w:rsidR="00080512" w:rsidRPr="00457CAE" w:rsidRDefault="00080512">
      <w:r w:rsidRPr="00457CAE">
        <w:t>This Technical Specification has been produced by the 3</w:t>
      </w:r>
      <w:r w:rsidR="00F04712" w:rsidRPr="00457CAE">
        <w:t>rd</w:t>
      </w:r>
      <w:r w:rsidRPr="00457CAE">
        <w:t xml:space="preserve"> Generation Partnership Project (3GPP).</w:t>
      </w:r>
    </w:p>
    <w:p w14:paraId="002D7A82" w14:textId="77777777" w:rsidR="00080512" w:rsidRPr="00457CAE" w:rsidRDefault="00080512" w:rsidP="00E1588E">
      <w:pPr>
        <w:tabs>
          <w:tab w:val="right" w:leader="dot" w:pos="9639"/>
        </w:tabs>
      </w:pPr>
      <w:r w:rsidRPr="00457CA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BC18E7D" w14:textId="77777777" w:rsidR="00080512" w:rsidRPr="00457CAE" w:rsidRDefault="00080512">
      <w:pPr>
        <w:pStyle w:val="B1"/>
      </w:pPr>
      <w:r w:rsidRPr="00457CAE">
        <w:t>Version x.y.z</w:t>
      </w:r>
    </w:p>
    <w:p w14:paraId="7B843344" w14:textId="77777777" w:rsidR="00080512" w:rsidRPr="00457CAE" w:rsidRDefault="00080512">
      <w:pPr>
        <w:pStyle w:val="B1"/>
      </w:pPr>
      <w:r w:rsidRPr="00457CAE">
        <w:t>where:</w:t>
      </w:r>
    </w:p>
    <w:p w14:paraId="19AFA879" w14:textId="77777777" w:rsidR="00080512" w:rsidRPr="00457CAE" w:rsidRDefault="00080512">
      <w:pPr>
        <w:pStyle w:val="B2"/>
      </w:pPr>
      <w:r w:rsidRPr="00457CAE">
        <w:t>x</w:t>
      </w:r>
      <w:r w:rsidRPr="00457CAE">
        <w:tab/>
        <w:t>the first digit:</w:t>
      </w:r>
    </w:p>
    <w:p w14:paraId="02DEEBAC" w14:textId="77777777" w:rsidR="00080512" w:rsidRPr="00457CAE" w:rsidRDefault="00080512">
      <w:pPr>
        <w:pStyle w:val="B3"/>
      </w:pPr>
      <w:r w:rsidRPr="00457CAE">
        <w:t>1</w:t>
      </w:r>
      <w:r w:rsidRPr="00457CAE">
        <w:tab/>
        <w:t>presented to TSG for information;</w:t>
      </w:r>
    </w:p>
    <w:p w14:paraId="3D03E46D" w14:textId="77777777" w:rsidR="00080512" w:rsidRPr="00457CAE" w:rsidRDefault="00080512">
      <w:pPr>
        <w:pStyle w:val="B3"/>
      </w:pPr>
      <w:r w:rsidRPr="00457CAE">
        <w:t>2</w:t>
      </w:r>
      <w:r w:rsidRPr="00457CAE">
        <w:tab/>
        <w:t>presented to TSG for approval;</w:t>
      </w:r>
    </w:p>
    <w:p w14:paraId="595EF341" w14:textId="77777777" w:rsidR="00080512" w:rsidRPr="00457CAE" w:rsidRDefault="00080512">
      <w:pPr>
        <w:pStyle w:val="B3"/>
      </w:pPr>
      <w:r w:rsidRPr="00457CAE">
        <w:t>3</w:t>
      </w:r>
      <w:r w:rsidRPr="00457CAE">
        <w:tab/>
        <w:t>or greater indicates TSG approved document under change control.</w:t>
      </w:r>
    </w:p>
    <w:p w14:paraId="2AA6E44C" w14:textId="77777777" w:rsidR="00080512" w:rsidRPr="00457CAE" w:rsidRDefault="00080512">
      <w:pPr>
        <w:pStyle w:val="B2"/>
      </w:pPr>
      <w:r w:rsidRPr="00457CAE">
        <w:t>y</w:t>
      </w:r>
      <w:r w:rsidRPr="00457CAE">
        <w:tab/>
        <w:t>the second digit is incremented for all changes of substance, i.e. technical enhancements, corrections, updates, etc.</w:t>
      </w:r>
    </w:p>
    <w:p w14:paraId="5F910FB9" w14:textId="77777777" w:rsidR="00080512" w:rsidRPr="00457CAE" w:rsidRDefault="00080512">
      <w:pPr>
        <w:pStyle w:val="B2"/>
      </w:pPr>
      <w:r w:rsidRPr="00457CAE">
        <w:t>z</w:t>
      </w:r>
      <w:r w:rsidRPr="00457CAE">
        <w:tab/>
        <w:t>the third digit is incremented when editorial only changes have been incorporated in the document.</w:t>
      </w:r>
    </w:p>
    <w:p w14:paraId="5B151D6C" w14:textId="77777777" w:rsidR="00F779AF" w:rsidRPr="00DA19C2" w:rsidRDefault="00F779AF" w:rsidP="00F779AF">
      <w:bookmarkStart w:id="5" w:name="_Toc45387323"/>
      <w:r w:rsidRPr="00DA19C2">
        <w:t>The present document implements Option 2 for decimal and thousands separator characters: "The decimal sign shall be a full-stop (period). The thousands separator shall be a comma." (TR 21.801 v16.2.0 Clause 6.6.7).</w:t>
      </w:r>
    </w:p>
    <w:p w14:paraId="5416A3AE" w14:textId="77777777" w:rsidR="00080512" w:rsidRPr="00457CAE" w:rsidRDefault="00080512" w:rsidP="00DF3B60">
      <w:pPr>
        <w:pStyle w:val="Heading1"/>
      </w:pPr>
      <w:bookmarkStart w:id="6" w:name="_Toc146301492"/>
      <w:r w:rsidRPr="00457CAE">
        <w:t>Introduction</w:t>
      </w:r>
      <w:bookmarkEnd w:id="5"/>
      <w:bookmarkEnd w:id="6"/>
    </w:p>
    <w:p w14:paraId="03923630" w14:textId="77777777" w:rsidR="009C1EA3" w:rsidRPr="00457CAE" w:rsidRDefault="009C1EA3" w:rsidP="009C1EA3">
      <w:r w:rsidRPr="00457CAE">
        <w:t>The present document addresses a challenging class of vertical applications, namely cyber-physical control applications, which require very high levels of communication service availability</w:t>
      </w:r>
      <w:r w:rsidR="00F531A9" w:rsidRPr="00457CAE">
        <w:t>,</w:t>
      </w:r>
      <w:r w:rsidRPr="00457CAE">
        <w:t xml:space="preserve"> and some of them also require very low end-to-end latencies. </w:t>
      </w:r>
    </w:p>
    <w:p w14:paraId="1B35791A" w14:textId="77777777" w:rsidR="009C1EA3" w:rsidRPr="00457CAE" w:rsidRDefault="009C1EA3" w:rsidP="009C1EA3">
      <w:r w:rsidRPr="00457CAE">
        <w:t>Real-time Ethernet is one of the established wireline communication technologies for cyber-physical control applications, and this specification identifies requirements that 5G systems must meet to support real-time Ethernet.</w:t>
      </w:r>
    </w:p>
    <w:p w14:paraId="6D738D9E" w14:textId="77777777" w:rsidR="009C1EA3" w:rsidRPr="00457CAE" w:rsidRDefault="009C1EA3" w:rsidP="009C1EA3">
      <w:r w:rsidRPr="00457CAE">
        <w:t>The present document provides new Stage 1 requirements based on the input from relevant stakeholders of the respective vertical domains.</w:t>
      </w:r>
    </w:p>
    <w:p w14:paraId="050CE8ED" w14:textId="77777777" w:rsidR="00080512" w:rsidRPr="00457CAE" w:rsidRDefault="00080512" w:rsidP="00DF3B60">
      <w:pPr>
        <w:pStyle w:val="Heading1"/>
      </w:pPr>
      <w:r w:rsidRPr="00457CAE">
        <w:br w:type="page"/>
      </w:r>
      <w:bookmarkStart w:id="7" w:name="_Toc45387324"/>
      <w:bookmarkStart w:id="8" w:name="_Toc146301493"/>
      <w:r w:rsidRPr="00457CAE">
        <w:lastRenderedPageBreak/>
        <w:t>1</w:t>
      </w:r>
      <w:r w:rsidRPr="00457CAE">
        <w:tab/>
        <w:t>Scope</w:t>
      </w:r>
      <w:bookmarkEnd w:id="7"/>
      <w:bookmarkEnd w:id="8"/>
    </w:p>
    <w:p w14:paraId="5B508FC2" w14:textId="77777777" w:rsidR="00385778" w:rsidRPr="00457CAE" w:rsidRDefault="00385778" w:rsidP="00385778">
      <w:pPr>
        <w:rPr>
          <w:rFonts w:eastAsia="SimSun"/>
          <w:lang w:eastAsia="zh-CN"/>
        </w:rPr>
      </w:pPr>
      <w:r w:rsidRPr="00457CAE">
        <w:rPr>
          <w:rFonts w:eastAsia="SimSun"/>
          <w:lang w:eastAsia="zh-CN"/>
        </w:rPr>
        <w:t>The present document provides Stage 1 normative service requirements for 5G systems, in particular service requirements for cyber-physical control applications in vertical domains</w:t>
      </w:r>
      <w:r w:rsidR="007E06E8">
        <w:rPr>
          <w:rFonts w:eastAsia="SimSun"/>
          <w:lang w:eastAsia="zh-CN"/>
        </w:rPr>
        <w:t xml:space="preserve"> and requirements for auxiliary applications</w:t>
      </w:r>
      <w:r w:rsidRPr="00457CAE">
        <w:rPr>
          <w:rFonts w:eastAsia="SimSun"/>
          <w:lang w:eastAsia="zh-CN"/>
        </w:rPr>
        <w:t xml:space="preserve">. </w:t>
      </w:r>
      <w:r w:rsidRPr="00457CAE">
        <w:t>In the context of the present document, cyber-physical systems are to be understood as systems that include engineered, interacting networks of physical and computational components; control applications are to be understood as applications that control physical processes.</w:t>
      </w:r>
      <w:r w:rsidR="007E06E8">
        <w:t xml:space="preserve"> Examples for auxiliary applications are distributed sensing and asset monitoring.</w:t>
      </w:r>
    </w:p>
    <w:p w14:paraId="3CA7E024" w14:textId="77777777" w:rsidR="00385778" w:rsidRPr="00457CAE" w:rsidRDefault="00385778" w:rsidP="00385778">
      <w:r w:rsidRPr="00457CAE">
        <w:rPr>
          <w:rFonts w:eastAsia="SimSun"/>
          <w:lang w:eastAsia="zh-CN"/>
        </w:rPr>
        <w:t xml:space="preserve">Communication services supporting cyber-physical control applications need to be ultra-reliable and, in some cases, the end-to-end latency must be very low. </w:t>
      </w:r>
      <w:r w:rsidRPr="00457CAE">
        <w:t>Communication for cyber-physical control applications supports operation in various vertical domains, for instance industrial automation</w:t>
      </w:r>
      <w:r w:rsidR="007E06E8">
        <w:t>, Smart Grid</w:t>
      </w:r>
      <w:r w:rsidRPr="00457CAE">
        <w:t xml:space="preserve"> . </w:t>
      </w:r>
    </w:p>
    <w:p w14:paraId="0F4E96AE" w14:textId="77777777" w:rsidR="00385778" w:rsidRPr="00457CAE" w:rsidRDefault="00385778" w:rsidP="00385778">
      <w:pPr>
        <w:rPr>
          <w:rFonts w:eastAsia="SimSun"/>
          <w:lang w:eastAsia="zh-CN"/>
        </w:rPr>
      </w:pPr>
      <w:r w:rsidRPr="00457CAE">
        <w:rPr>
          <w:rFonts w:eastAsia="SimSun"/>
          <w:lang w:eastAsia="zh-CN"/>
        </w:rPr>
        <w:t>The aspects addressed in the present document include:</w:t>
      </w:r>
    </w:p>
    <w:p w14:paraId="54F73D45" w14:textId="77777777" w:rsidR="00385778" w:rsidRPr="00457CAE" w:rsidRDefault="0019797E" w:rsidP="0019797E">
      <w:pPr>
        <w:pStyle w:val="B1"/>
        <w:rPr>
          <w:rFonts w:eastAsia="SimSun"/>
        </w:rPr>
      </w:pPr>
      <w:r w:rsidRPr="00457CAE">
        <w:rPr>
          <w:rFonts w:eastAsia="SimSun"/>
        </w:rPr>
        <w:t>-</w:t>
      </w:r>
      <w:r w:rsidRPr="00457CAE">
        <w:rPr>
          <w:rFonts w:eastAsia="SimSun"/>
        </w:rPr>
        <w:tab/>
      </w:r>
      <w:r w:rsidR="00385778" w:rsidRPr="00457CAE">
        <w:rPr>
          <w:rFonts w:eastAsia="SimSun"/>
        </w:rPr>
        <w:t xml:space="preserve">end-to-end service performance requirements and network performance requirements related to these end-to-end service performance requirements; </w:t>
      </w:r>
    </w:p>
    <w:p w14:paraId="2BF6526A" w14:textId="77777777" w:rsidR="009C2FAF" w:rsidRDefault="0019797E" w:rsidP="00822F9B">
      <w:pPr>
        <w:pStyle w:val="B1"/>
        <w:rPr>
          <w:rFonts w:eastAsia="SimSun"/>
        </w:rPr>
      </w:pPr>
      <w:r w:rsidRPr="00457CAE">
        <w:rPr>
          <w:rFonts w:eastAsia="SimSun"/>
        </w:rPr>
        <w:t>-</w:t>
      </w:r>
      <w:r w:rsidRPr="00457CAE">
        <w:rPr>
          <w:rFonts w:eastAsia="SimSun"/>
        </w:rPr>
        <w:tab/>
      </w:r>
      <w:r w:rsidR="00385778" w:rsidRPr="00457CAE">
        <w:rPr>
          <w:rFonts w:eastAsia="SimSun"/>
        </w:rPr>
        <w:t xml:space="preserve">support for </w:t>
      </w:r>
      <w:r w:rsidR="007E06E8">
        <w:rPr>
          <w:rFonts w:eastAsia="SimSun"/>
        </w:rPr>
        <w:t>Ethernet</w:t>
      </w:r>
      <w:r w:rsidR="00742EA4">
        <w:rPr>
          <w:rFonts w:eastAsia="SimSun"/>
        </w:rPr>
        <w:t xml:space="preserve"> </w:t>
      </w:r>
      <w:r w:rsidR="00385778" w:rsidRPr="00457CAE">
        <w:rPr>
          <w:rFonts w:eastAsia="SimSun"/>
        </w:rPr>
        <w:t>services specific to industrial/high performance use cases. Related Ethernet functionalities include, for example, those in IEEE 802.1Qbv</w:t>
      </w:r>
      <w:r w:rsidR="00742EA4">
        <w:rPr>
          <w:rFonts w:eastAsia="SimSun"/>
        </w:rPr>
        <w:t>;</w:t>
      </w:r>
    </w:p>
    <w:p w14:paraId="23C477E3" w14:textId="77777777" w:rsidR="007E06E8" w:rsidRPr="00457CAE" w:rsidRDefault="007E06E8" w:rsidP="00822F9B">
      <w:pPr>
        <w:pStyle w:val="B1"/>
        <w:rPr>
          <w:rFonts w:eastAsia="SimSun"/>
        </w:rPr>
      </w:pPr>
      <w:r>
        <w:rPr>
          <w:rFonts w:eastAsia="SimSun"/>
        </w:rPr>
        <w:t>-</w:t>
      </w:r>
      <w:r>
        <w:rPr>
          <w:rFonts w:eastAsia="SimSun"/>
        </w:rPr>
        <w:tab/>
        <w:t>direct device connection and indirect network connection for cyber-physical applications.</w:t>
      </w:r>
    </w:p>
    <w:p w14:paraId="43380EF7" w14:textId="77777777" w:rsidR="00080512" w:rsidRPr="00457CAE" w:rsidRDefault="00080512" w:rsidP="00DF3B60">
      <w:pPr>
        <w:pStyle w:val="Heading1"/>
      </w:pPr>
      <w:bookmarkStart w:id="9" w:name="_Toc45387325"/>
      <w:bookmarkStart w:id="10" w:name="_Toc146301494"/>
      <w:r w:rsidRPr="00457CAE">
        <w:t>2</w:t>
      </w:r>
      <w:r w:rsidRPr="00457CAE">
        <w:tab/>
        <w:t>References</w:t>
      </w:r>
      <w:bookmarkEnd w:id="9"/>
      <w:bookmarkEnd w:id="10"/>
    </w:p>
    <w:p w14:paraId="58A2E8DB" w14:textId="77777777" w:rsidR="00080512" w:rsidRPr="00457CAE" w:rsidRDefault="00080512">
      <w:r w:rsidRPr="00457CAE">
        <w:t>The following documents contain provisions which, through reference in this text, constitute provisions of the present document.</w:t>
      </w:r>
    </w:p>
    <w:p w14:paraId="7CCBEC33" w14:textId="77777777" w:rsidR="00080512" w:rsidRPr="00457CAE" w:rsidRDefault="00051834" w:rsidP="00051834">
      <w:pPr>
        <w:pStyle w:val="B1"/>
      </w:pPr>
      <w:bookmarkStart w:id="11" w:name="OLE_LINK1"/>
      <w:bookmarkStart w:id="12" w:name="OLE_LINK2"/>
      <w:bookmarkStart w:id="13" w:name="OLE_LINK3"/>
      <w:bookmarkStart w:id="14" w:name="OLE_LINK4"/>
      <w:r w:rsidRPr="00457CAE">
        <w:t>-</w:t>
      </w:r>
      <w:r w:rsidRPr="00457CAE">
        <w:tab/>
      </w:r>
      <w:r w:rsidR="00080512" w:rsidRPr="00457CAE">
        <w:t>References are either specific (identified by date of publication, edition numbe</w:t>
      </w:r>
      <w:r w:rsidR="00DC4DA2" w:rsidRPr="00457CAE">
        <w:t>r, version number, etc.) or non</w:t>
      </w:r>
      <w:r w:rsidR="00DC4DA2" w:rsidRPr="00457CAE">
        <w:noBreakHyphen/>
      </w:r>
      <w:r w:rsidR="00080512" w:rsidRPr="00457CAE">
        <w:t>specific.</w:t>
      </w:r>
    </w:p>
    <w:p w14:paraId="36316E25" w14:textId="77777777" w:rsidR="00080512" w:rsidRPr="00457CAE" w:rsidRDefault="00051834" w:rsidP="00051834">
      <w:pPr>
        <w:pStyle w:val="B1"/>
      </w:pPr>
      <w:r w:rsidRPr="00457CAE">
        <w:t>-</w:t>
      </w:r>
      <w:r w:rsidRPr="00457CAE">
        <w:tab/>
      </w:r>
      <w:r w:rsidR="00080512" w:rsidRPr="00457CAE">
        <w:t>For a specific reference, subsequent revisions do not apply.</w:t>
      </w:r>
    </w:p>
    <w:p w14:paraId="215B409C" w14:textId="77777777" w:rsidR="00080512" w:rsidRPr="00457CAE" w:rsidRDefault="00051834" w:rsidP="00051834">
      <w:pPr>
        <w:pStyle w:val="B1"/>
      </w:pPr>
      <w:r w:rsidRPr="00457CAE">
        <w:t>-</w:t>
      </w:r>
      <w:r w:rsidRPr="00457CAE">
        <w:tab/>
      </w:r>
      <w:r w:rsidR="00080512" w:rsidRPr="00457CAE">
        <w:t>For a non-specific reference, the latest version applies. In the case of a reference to a 3GPP document (including a GSM document), a non-specific reference implicitly refers to the latest version of that document</w:t>
      </w:r>
      <w:r w:rsidR="00080512" w:rsidRPr="00457CAE">
        <w:rPr>
          <w:i/>
        </w:rPr>
        <w:t xml:space="preserve"> in the same Release as the present document</w:t>
      </w:r>
      <w:r w:rsidR="00080512" w:rsidRPr="00457CAE">
        <w:t>.</w:t>
      </w:r>
    </w:p>
    <w:bookmarkEnd w:id="11"/>
    <w:bookmarkEnd w:id="12"/>
    <w:bookmarkEnd w:id="13"/>
    <w:bookmarkEnd w:id="14"/>
    <w:p w14:paraId="44CA58DE" w14:textId="77777777" w:rsidR="00EC4A25" w:rsidRPr="00457CAE" w:rsidRDefault="00EC4A25" w:rsidP="00EC4A25">
      <w:pPr>
        <w:pStyle w:val="EX"/>
      </w:pPr>
      <w:r w:rsidRPr="00457CAE">
        <w:t>[1]</w:t>
      </w:r>
      <w:r w:rsidRPr="00457CAE">
        <w:tab/>
        <w:t>3GPP TR 21.905: "Vocabulary for 3GPP Specifications".</w:t>
      </w:r>
    </w:p>
    <w:p w14:paraId="21C01F55" w14:textId="77777777" w:rsidR="00502562" w:rsidRPr="00457CAE" w:rsidRDefault="00502562" w:rsidP="00502562">
      <w:pPr>
        <w:pStyle w:val="EX"/>
      </w:pPr>
      <w:r w:rsidRPr="00457CAE">
        <w:t>[2]</w:t>
      </w:r>
      <w:r w:rsidRPr="00457CAE">
        <w:tab/>
        <w:t>3GPP TS 22.261: "Service requirements for the 5G system".</w:t>
      </w:r>
    </w:p>
    <w:p w14:paraId="627EBBD2" w14:textId="77777777" w:rsidR="00B03641" w:rsidRPr="00457CAE" w:rsidRDefault="00B03641" w:rsidP="00B03641">
      <w:pPr>
        <w:pStyle w:val="EX"/>
      </w:pPr>
      <w:r w:rsidRPr="00457CAE">
        <w:t>[3]</w:t>
      </w:r>
      <w:r w:rsidRPr="00457CAE">
        <w:tab/>
        <w:t>IEC 61784-3: "Industrial communication networks – profiles – part 3: functional fieldbuses – general rules and profile definitions".</w:t>
      </w:r>
    </w:p>
    <w:p w14:paraId="32F84D1E" w14:textId="77777777" w:rsidR="005E7CF1" w:rsidRPr="00457CAE" w:rsidRDefault="005E7CF1" w:rsidP="005E7CF1">
      <w:pPr>
        <w:keepLines/>
        <w:ind w:left="1702" w:hanging="1418"/>
      </w:pPr>
      <w:r w:rsidRPr="00457CAE">
        <w:t>[4]</w:t>
      </w:r>
      <w:r w:rsidRPr="00457CAE">
        <w:tab/>
        <w:t>BZKI, "Aspects of dependability assessment in ZDKI", June 2017.</w:t>
      </w:r>
    </w:p>
    <w:p w14:paraId="7AB34BF7" w14:textId="77777777" w:rsidR="005E7CF1" w:rsidRPr="00457CAE" w:rsidRDefault="005E7CF1" w:rsidP="005E7CF1">
      <w:pPr>
        <w:pStyle w:val="EX"/>
      </w:pPr>
      <w:r w:rsidRPr="00457CAE">
        <w:t xml:space="preserve">[5] </w:t>
      </w:r>
      <w:r w:rsidRPr="00457CAE">
        <w:tab/>
        <w:t>BZKI, "Requirement Profiles in ZDKI", 2017.</w:t>
      </w:r>
    </w:p>
    <w:p w14:paraId="4B763B4A" w14:textId="77777777" w:rsidR="005E7CF1" w:rsidRPr="00457CAE" w:rsidRDefault="005E7CF1" w:rsidP="005E7CF1">
      <w:pPr>
        <w:pStyle w:val="EX"/>
      </w:pPr>
      <w:r w:rsidRPr="00457CAE">
        <w:t>[</w:t>
      </w:r>
      <w:r w:rsidR="0070659A" w:rsidRPr="00457CAE">
        <w:t>6</w:t>
      </w:r>
      <w:r w:rsidRPr="00457CAE">
        <w:t>]</w:t>
      </w:r>
      <w:r w:rsidRPr="00457CAE">
        <w:tab/>
        <w:t>IEC 61158: "Industrial communication networks – fieldbus specification"</w:t>
      </w:r>
      <w:r w:rsidR="00D8592D" w:rsidRPr="00457CAE">
        <w:t>, 2014</w:t>
      </w:r>
      <w:r w:rsidRPr="00457CAE">
        <w:t>.</w:t>
      </w:r>
    </w:p>
    <w:p w14:paraId="11CD69C4" w14:textId="77777777" w:rsidR="005E7CF1" w:rsidRPr="00457CAE" w:rsidRDefault="005E7CF1" w:rsidP="005E7CF1">
      <w:pPr>
        <w:pStyle w:val="EX"/>
      </w:pPr>
      <w:r w:rsidRPr="00457CAE">
        <w:t>[</w:t>
      </w:r>
      <w:r w:rsidR="00190D5D" w:rsidRPr="00457CAE">
        <w:t>7</w:t>
      </w:r>
      <w:r w:rsidRPr="00457CAE">
        <w:t>]</w:t>
      </w:r>
      <w:r w:rsidRPr="00457CAE">
        <w:tab/>
        <w:t>IEC 61907, "Communication network dependability engineering".</w:t>
      </w:r>
    </w:p>
    <w:p w14:paraId="105F3C8D" w14:textId="77777777" w:rsidR="00EC707B" w:rsidRPr="00457CAE" w:rsidRDefault="00322718" w:rsidP="00EC707B">
      <w:pPr>
        <w:pStyle w:val="EX"/>
      </w:pPr>
      <w:r w:rsidRPr="00457CAE">
        <w:t>[8]</w:t>
      </w:r>
      <w:r w:rsidR="00EC707B" w:rsidRPr="00457CAE">
        <w:tab/>
        <w:t>Richard C. Dorf and Robert H. Bishop, "Modern Control Systems", Pearson, Harlow, 13th Edition, 2017.</w:t>
      </w:r>
    </w:p>
    <w:p w14:paraId="30A2B77A" w14:textId="77777777" w:rsidR="00EC707B" w:rsidRPr="00457CAE" w:rsidRDefault="00D8592D" w:rsidP="00EC707B">
      <w:pPr>
        <w:pStyle w:val="EX"/>
      </w:pPr>
      <w:r w:rsidRPr="00457CAE">
        <w:t>[9]</w:t>
      </w:r>
      <w:r w:rsidR="00EC707B" w:rsidRPr="00457CAE">
        <w:tab/>
        <w:t xml:space="preserve">Ernie Hayden, Michael Assante, and Tim Conway, "An Abbreviated History of Automation &amp; Industrial Controls Systems and Cybersecurity", SANS Institute, </w:t>
      </w:r>
      <w:hyperlink r:id="rId14" w:history="1">
        <w:r w:rsidR="00EC707B" w:rsidRPr="00457CAE">
          <w:rPr>
            <w:color w:val="0000FF"/>
            <w:u w:val="single"/>
          </w:rPr>
          <w:t>https://ics.sans.org/media/An-Abbreviated-History-of-Automation-and-ICS-Cybersecurity.pdf</w:t>
        </w:r>
      </w:hyperlink>
      <w:r w:rsidR="00EC707B" w:rsidRPr="00457CAE">
        <w:t xml:space="preserve"> {accessed: 2017-05-23}, 2014.</w:t>
      </w:r>
    </w:p>
    <w:p w14:paraId="6D659D62" w14:textId="77777777" w:rsidR="00EC707B" w:rsidRPr="00457CAE" w:rsidRDefault="00D8592D" w:rsidP="00EC707B">
      <w:pPr>
        <w:pStyle w:val="EX"/>
      </w:pPr>
      <w:r w:rsidRPr="00457CAE">
        <w:t>[10]</w:t>
      </w:r>
      <w:r w:rsidR="00EC707B" w:rsidRPr="00457CAE">
        <w:tab/>
        <w:t xml:space="preserve">IEC 61512 </w:t>
      </w:r>
      <w:r w:rsidRPr="00457CAE">
        <w:t>"</w:t>
      </w:r>
      <w:r w:rsidR="00EC707B" w:rsidRPr="00457CAE">
        <w:t>Batch control - Part 1: Models and terminology</w:t>
      </w:r>
      <w:r w:rsidRPr="00457CAE">
        <w:t>"</w:t>
      </w:r>
      <w:r w:rsidR="00EC707B" w:rsidRPr="00457CAE">
        <w:t>.</w:t>
      </w:r>
    </w:p>
    <w:p w14:paraId="6E539F2D" w14:textId="77777777" w:rsidR="00A56BB8" w:rsidRPr="00457CAE" w:rsidRDefault="00D8592D" w:rsidP="00A56BB8">
      <w:pPr>
        <w:pStyle w:val="EX"/>
        <w:rPr>
          <w:lang w:eastAsia="en-US"/>
        </w:rPr>
      </w:pPr>
      <w:r w:rsidRPr="00457CAE">
        <w:rPr>
          <w:lang w:eastAsia="en-US"/>
        </w:rPr>
        <w:lastRenderedPageBreak/>
        <w:t>[11]</w:t>
      </w:r>
      <w:r w:rsidR="00A56BB8" w:rsidRPr="00457CAE">
        <w:rPr>
          <w:lang w:eastAsia="en-US"/>
        </w:rPr>
        <w:tab/>
        <w:t xml:space="preserve">RESERVE project, Deliverable D1.3, ICT Requirements, </w:t>
      </w:r>
      <w:r w:rsidR="00A56BB8" w:rsidRPr="00457CAE">
        <w:rPr>
          <w:lang w:eastAsia="en-US"/>
        </w:rPr>
        <w:br/>
      </w:r>
      <w:hyperlink r:id="rId15" w:history="1">
        <w:r w:rsidR="00A56BB8" w:rsidRPr="00457CAE">
          <w:rPr>
            <w:lang w:eastAsia="en-US"/>
          </w:rPr>
          <w:t>http://www.re-serve.eu/files/reserve/Content/Deliverables/D1.3.pdf</w:t>
        </w:r>
      </w:hyperlink>
      <w:r w:rsidR="00A56BB8" w:rsidRPr="00457CAE">
        <w:rPr>
          <w:rFonts w:ascii="Calibri" w:eastAsia="Calibri" w:hAnsi="Calibri"/>
          <w:sz w:val="22"/>
          <w:szCs w:val="22"/>
          <w:lang w:eastAsia="en-US"/>
        </w:rPr>
        <w:t xml:space="preserve">, </w:t>
      </w:r>
      <w:r w:rsidR="00A56BB8" w:rsidRPr="00457CAE">
        <w:rPr>
          <w:lang w:eastAsia="en-US"/>
        </w:rPr>
        <w:t>September 2017.</w:t>
      </w:r>
    </w:p>
    <w:p w14:paraId="190E74D1" w14:textId="77777777" w:rsidR="00A56BB8" w:rsidRPr="00457CAE" w:rsidRDefault="00D8592D" w:rsidP="00A56BB8">
      <w:pPr>
        <w:pStyle w:val="EX"/>
        <w:rPr>
          <w:lang w:eastAsia="en-US"/>
        </w:rPr>
      </w:pPr>
      <w:r w:rsidRPr="00457CAE">
        <w:rPr>
          <w:lang w:eastAsia="en-US"/>
        </w:rPr>
        <w:t>[12]</w:t>
      </w:r>
      <w:r w:rsidR="00A56BB8" w:rsidRPr="00457CAE">
        <w:rPr>
          <w:lang w:eastAsia="en-US"/>
        </w:rPr>
        <w:tab/>
        <w:t xml:space="preserve">RESERVE project, Deliverable D1.2, Energy System Requirements </w:t>
      </w:r>
      <w:r w:rsidR="00A56BB8" w:rsidRPr="00457CAE">
        <w:rPr>
          <w:lang w:eastAsia="en-US"/>
        </w:rPr>
        <w:br/>
      </w:r>
      <w:hyperlink r:id="rId16" w:history="1">
        <w:r w:rsidR="00A56BB8" w:rsidRPr="00457CAE">
          <w:rPr>
            <w:lang w:eastAsia="en-US"/>
          </w:rPr>
          <w:t>http://www.re-serve.eu/files/reserve/Content/Deliverables/D1.2.pdf</w:t>
        </w:r>
      </w:hyperlink>
      <w:r w:rsidR="00A56BB8" w:rsidRPr="00457CAE">
        <w:rPr>
          <w:lang w:eastAsia="en-US"/>
        </w:rPr>
        <w:t>, September 2017.</w:t>
      </w:r>
    </w:p>
    <w:p w14:paraId="5AA425F4" w14:textId="77777777" w:rsidR="00A56BB8" w:rsidRPr="00457CAE" w:rsidRDefault="00D8592D" w:rsidP="00A56BB8">
      <w:pPr>
        <w:pStyle w:val="EX"/>
        <w:rPr>
          <w:rFonts w:eastAsia="SimSun"/>
        </w:rPr>
      </w:pPr>
      <w:r w:rsidRPr="00457CAE">
        <w:rPr>
          <w:lang w:eastAsia="en-US"/>
        </w:rPr>
        <w:t>[13]</w:t>
      </w:r>
      <w:r w:rsidR="00A56BB8" w:rsidRPr="00457CAE">
        <w:rPr>
          <w:lang w:eastAsia="en-US"/>
        </w:rPr>
        <w:tab/>
      </w:r>
      <w:r w:rsidR="00A56BB8" w:rsidRPr="00457CAE">
        <w:t xml:space="preserve">G. Garner, </w:t>
      </w:r>
      <w:bookmarkStart w:id="15" w:name="_Ref476661628"/>
      <w:r w:rsidR="00A56BB8" w:rsidRPr="00457CAE">
        <w:rPr>
          <w:rFonts w:eastAsia="SimSun"/>
        </w:rPr>
        <w:t>"Designing Last Mile Communications Infrastructures for Intelligent Utility Networks (Smart Grids)", IBM Australia Limited</w:t>
      </w:r>
      <w:bookmarkEnd w:id="15"/>
      <w:r w:rsidR="00A56BB8" w:rsidRPr="00457CAE">
        <w:rPr>
          <w:rFonts w:eastAsia="SimSun"/>
        </w:rPr>
        <w:t>, 2010.</w:t>
      </w:r>
    </w:p>
    <w:p w14:paraId="6650EC09" w14:textId="77777777" w:rsidR="00A56BB8" w:rsidRPr="00457CAE" w:rsidRDefault="00D8592D" w:rsidP="00A56BB8">
      <w:pPr>
        <w:pStyle w:val="EX"/>
        <w:rPr>
          <w:rFonts w:eastAsia="SimSun"/>
        </w:rPr>
      </w:pPr>
      <w:r w:rsidRPr="00457CAE">
        <w:rPr>
          <w:lang w:eastAsia="en-US"/>
        </w:rPr>
        <w:t>[14]</w:t>
      </w:r>
      <w:r w:rsidR="00A56BB8" w:rsidRPr="00457CAE">
        <w:rPr>
          <w:lang w:eastAsia="en-US"/>
        </w:rPr>
        <w:tab/>
      </w:r>
      <w:r w:rsidR="00A56BB8" w:rsidRPr="00457CAE">
        <w:rPr>
          <w:rFonts w:eastAsia="SimSun"/>
        </w:rPr>
        <w:t>B. Al-Omar, B., A. R. Al-Ali, R. Ahmed, and T. Landolsi, "Role of Information and Communication Technologies in the Smart Grid", Journal of Emerging Trends in Computing and Information Sciences, Vol. 3, pp. 707-716, 2015.</w:t>
      </w:r>
    </w:p>
    <w:p w14:paraId="497C12C6" w14:textId="77777777" w:rsidR="00A56BB8" w:rsidRPr="00457CAE" w:rsidRDefault="00D8592D" w:rsidP="00A56BB8">
      <w:pPr>
        <w:pStyle w:val="EX"/>
        <w:rPr>
          <w:lang w:eastAsia="en-US"/>
        </w:rPr>
      </w:pPr>
      <w:r w:rsidRPr="00457CAE">
        <w:rPr>
          <w:lang w:eastAsia="en-US"/>
        </w:rPr>
        <w:t>[15]</w:t>
      </w:r>
      <w:r w:rsidR="00A56BB8" w:rsidRPr="00457CAE">
        <w:rPr>
          <w:lang w:eastAsia="en-US"/>
        </w:rPr>
        <w:tab/>
        <w:t>H. Kagermann, W. Wahlster, and J. Helbig, "Recommendations for implementing the strategic initiative INDUSTRIE 4.0", Final report of the Industrie 4.0 working group, acatech – National Academy of Science and Engineering, Munich, April 2013.</w:t>
      </w:r>
    </w:p>
    <w:p w14:paraId="37E91949" w14:textId="77777777" w:rsidR="00A56BB8" w:rsidRPr="00457CAE" w:rsidRDefault="00D8592D" w:rsidP="00A56BB8">
      <w:pPr>
        <w:pStyle w:val="EX"/>
        <w:rPr>
          <w:lang w:eastAsia="en-US"/>
        </w:rPr>
      </w:pPr>
      <w:r w:rsidRPr="00457CAE">
        <w:rPr>
          <w:lang w:eastAsia="en-US"/>
        </w:rPr>
        <w:t>[16]</w:t>
      </w:r>
      <w:r w:rsidR="00A56BB8" w:rsidRPr="00457CAE">
        <w:rPr>
          <w:lang w:eastAsia="en-US"/>
        </w:rPr>
        <w:tab/>
        <w:t>IEC 62443-3-2: "Security for industrial automation and control systems - Part 3-2: Security risk assessment and system design", in progress.</w:t>
      </w:r>
    </w:p>
    <w:p w14:paraId="047BD9D1" w14:textId="77777777" w:rsidR="00A56BB8" w:rsidRPr="00457CAE" w:rsidRDefault="00D8592D" w:rsidP="00A56BB8">
      <w:pPr>
        <w:pStyle w:val="EX"/>
      </w:pPr>
      <w:r w:rsidRPr="00457CAE">
        <w:rPr>
          <w:lang w:eastAsia="en-US"/>
        </w:rPr>
        <w:t>[17]</w:t>
      </w:r>
      <w:r w:rsidR="00A56BB8" w:rsidRPr="00457CAE">
        <w:rPr>
          <w:lang w:eastAsia="en-US"/>
        </w:rPr>
        <w:tab/>
        <w:t xml:space="preserve">IEC 62657-2: </w:t>
      </w:r>
      <w:r w:rsidR="00A56BB8" w:rsidRPr="00457CAE">
        <w:t>"Industrial communication networks - Wireless communication networks - Part 2: Coexistence management", 2017.</w:t>
      </w:r>
    </w:p>
    <w:p w14:paraId="1E5FE7AB" w14:textId="77777777" w:rsidR="00A56BB8" w:rsidRPr="00457CAE" w:rsidRDefault="00D8592D" w:rsidP="00A56BB8">
      <w:pPr>
        <w:pStyle w:val="EX"/>
        <w:rPr>
          <w:lang w:eastAsia="en-US"/>
        </w:rPr>
      </w:pPr>
      <w:r w:rsidRPr="00457CAE">
        <w:rPr>
          <w:lang w:eastAsia="en-US"/>
        </w:rPr>
        <w:t>[18]</w:t>
      </w:r>
      <w:r w:rsidR="00A56BB8" w:rsidRPr="00457CAE">
        <w:rPr>
          <w:lang w:eastAsia="en-US"/>
        </w:rPr>
        <w:tab/>
        <w:t>IEC 62657-1: "Industrial communication networks – Wireless communication networks – Part 1: Wireless communication requirements and spectrum considerations".</w:t>
      </w:r>
    </w:p>
    <w:p w14:paraId="60473C33" w14:textId="77777777" w:rsidR="00724D10" w:rsidRPr="00457CAE" w:rsidRDefault="00D8592D" w:rsidP="00B43BF6">
      <w:pPr>
        <w:pStyle w:val="EX"/>
        <w:rPr>
          <w:lang w:eastAsia="en-US"/>
        </w:rPr>
      </w:pPr>
      <w:r w:rsidRPr="00457CAE">
        <w:rPr>
          <w:lang w:eastAsia="en-US"/>
        </w:rPr>
        <w:t>[19]</w:t>
      </w:r>
      <w:r w:rsidR="00724D10" w:rsidRPr="00457CAE">
        <w:rPr>
          <w:lang w:eastAsia="en-US"/>
        </w:rPr>
        <w:tab/>
        <w:t>IEEE Std 802.1Q</w:t>
      </w:r>
      <w:r w:rsidR="00EE2B41">
        <w:t>:</w:t>
      </w:r>
      <w:r w:rsidR="00724D10" w:rsidRPr="00457CAE">
        <w:rPr>
          <w:lang w:eastAsia="en-US"/>
        </w:rPr>
        <w:t xml:space="preserve"> "</w:t>
      </w:r>
      <w:r w:rsidR="00EE2B41">
        <w:t>IEEE Standard for Local and Metropolitan Area Networks---</w:t>
      </w:r>
      <w:r w:rsidR="00724D10" w:rsidRPr="00457CAE">
        <w:rPr>
          <w:lang w:eastAsia="en-US"/>
        </w:rPr>
        <w:t>Bridges and Bridge</w:t>
      </w:r>
      <w:r w:rsidR="00EE2B41">
        <w:t>d</w:t>
      </w:r>
      <w:r w:rsidR="00724D10" w:rsidRPr="00457CAE">
        <w:rPr>
          <w:lang w:eastAsia="en-US"/>
        </w:rPr>
        <w:t xml:space="preserve"> Networks".</w:t>
      </w:r>
    </w:p>
    <w:p w14:paraId="27DD4965" w14:textId="77777777" w:rsidR="00724D10" w:rsidRPr="00457CAE" w:rsidRDefault="00724D10" w:rsidP="00B35F13">
      <w:pPr>
        <w:pStyle w:val="NO"/>
        <w:rPr>
          <w:lang w:eastAsia="en-US"/>
        </w:rPr>
      </w:pPr>
      <w:r w:rsidRPr="00457CAE">
        <w:rPr>
          <w:lang w:eastAsia="en-US"/>
        </w:rPr>
        <w:t>NOTE:</w:t>
      </w:r>
      <w:r w:rsidR="00B35F13">
        <w:rPr>
          <w:lang w:eastAsia="en-US"/>
        </w:rPr>
        <w:tab/>
      </w:r>
      <w:r w:rsidRPr="00457CAE">
        <w:rPr>
          <w:lang w:eastAsia="en-US"/>
        </w:rPr>
        <w:t>IEEE Std 802.1Qbv-2015 "</w:t>
      </w:r>
      <w:r w:rsidR="00EE2B41" w:rsidRPr="000B2793">
        <w:rPr>
          <w:lang w:eastAsia="en-US"/>
        </w:rPr>
        <w:t xml:space="preserve">IEEE Standard for Local and Metropolitan Area Networks--Bridges and Bridges Networks - Amendment 25: </w:t>
      </w:r>
      <w:r w:rsidRPr="00457CAE">
        <w:rPr>
          <w:lang w:eastAsia="en-US"/>
        </w:rPr>
        <w:t>Enhancements for Scheduled Traffic" has been included into IEEE Std 802.1Q-2018.</w:t>
      </w:r>
    </w:p>
    <w:p w14:paraId="6F556B80" w14:textId="77777777" w:rsidR="002E4C4A" w:rsidRPr="00457CAE" w:rsidRDefault="00D8592D" w:rsidP="00B43BF6">
      <w:pPr>
        <w:pStyle w:val="EX"/>
        <w:rPr>
          <w:lang w:eastAsia="en-US"/>
        </w:rPr>
      </w:pPr>
      <w:r w:rsidRPr="00457CAE">
        <w:rPr>
          <w:lang w:eastAsia="en-US"/>
        </w:rPr>
        <w:t>[20]</w:t>
      </w:r>
      <w:r w:rsidR="002E4C4A" w:rsidRPr="00457CAE">
        <w:rPr>
          <w:lang w:eastAsia="en-US"/>
        </w:rPr>
        <w:t xml:space="preserve"> </w:t>
      </w:r>
      <w:r w:rsidR="002E4C4A" w:rsidRPr="00457CAE">
        <w:rPr>
          <w:lang w:eastAsia="en-US"/>
        </w:rPr>
        <w:tab/>
        <w:t xml:space="preserve">IEEE, Use Cases IEC/IEEE 60802, 2018. </w:t>
      </w:r>
    </w:p>
    <w:p w14:paraId="3B09F61A" w14:textId="77777777" w:rsidR="002E4C4A" w:rsidRPr="00457CAE" w:rsidRDefault="00D8592D" w:rsidP="00B43BF6">
      <w:pPr>
        <w:pStyle w:val="EX"/>
        <w:rPr>
          <w:lang w:eastAsia="en-US"/>
        </w:rPr>
      </w:pPr>
      <w:r w:rsidRPr="00457CAE">
        <w:rPr>
          <w:lang w:eastAsia="en-US"/>
        </w:rPr>
        <w:t>[21]</w:t>
      </w:r>
      <w:r w:rsidR="002E4C4A" w:rsidRPr="00457CAE">
        <w:rPr>
          <w:lang w:eastAsia="en-US"/>
        </w:rPr>
        <w:t xml:space="preserve"> </w:t>
      </w:r>
      <w:r w:rsidR="002E4C4A" w:rsidRPr="00457CAE">
        <w:rPr>
          <w:lang w:eastAsia="en-US"/>
        </w:rPr>
        <w:tab/>
      </w:r>
      <w:r w:rsidR="00EE2B41">
        <w:t>(void)</w:t>
      </w:r>
    </w:p>
    <w:p w14:paraId="08330CCE" w14:textId="77777777" w:rsidR="00AC4D96" w:rsidRPr="00457CAE" w:rsidRDefault="00D8592D" w:rsidP="00AC4D96">
      <w:pPr>
        <w:pStyle w:val="EX"/>
      </w:pPr>
      <w:r w:rsidRPr="00457CAE">
        <w:rPr>
          <w:lang w:eastAsia="en-US"/>
        </w:rPr>
        <w:t>[22]</w:t>
      </w:r>
      <w:r w:rsidR="002E4C4A" w:rsidRPr="00457CAE">
        <w:rPr>
          <w:lang w:eastAsia="en-US"/>
        </w:rPr>
        <w:t xml:space="preserve"> </w:t>
      </w:r>
      <w:r w:rsidR="002E4C4A" w:rsidRPr="00457CAE">
        <w:rPr>
          <w:lang w:eastAsia="en-US"/>
        </w:rPr>
        <w:tab/>
      </w:r>
      <w:r w:rsidR="00EE2B41">
        <w:t xml:space="preserve">IEEE Std 802.1AS: </w:t>
      </w:r>
      <w:r w:rsidR="002E4C4A" w:rsidRPr="00457CAE">
        <w:rPr>
          <w:lang w:eastAsia="en-US"/>
        </w:rPr>
        <w:t xml:space="preserve">"IEEE Standard for Local and </w:t>
      </w:r>
      <w:r w:rsidR="00EE2B41">
        <w:t>M</w:t>
      </w:r>
      <w:r w:rsidR="002E4C4A" w:rsidRPr="00457CAE">
        <w:rPr>
          <w:lang w:eastAsia="en-US"/>
        </w:rPr>
        <w:t xml:space="preserve">etropolitan </w:t>
      </w:r>
      <w:r w:rsidR="00EE2B41">
        <w:t>A</w:t>
      </w:r>
      <w:r w:rsidR="002E4C4A" w:rsidRPr="00457CAE">
        <w:rPr>
          <w:lang w:eastAsia="en-US"/>
        </w:rPr>
        <w:t xml:space="preserve">rea </w:t>
      </w:r>
      <w:r w:rsidR="00EE2B41">
        <w:t>N</w:t>
      </w:r>
      <w:r w:rsidR="002E4C4A" w:rsidRPr="00457CAE">
        <w:rPr>
          <w:lang w:eastAsia="en-US"/>
        </w:rPr>
        <w:t>etworks--Timing and Synchronization for Time-Sensitive Applications".</w:t>
      </w:r>
      <w:r w:rsidR="00AC4D96" w:rsidRPr="00457CAE">
        <w:t xml:space="preserve"> </w:t>
      </w:r>
    </w:p>
    <w:p w14:paraId="297EE7A5" w14:textId="77777777" w:rsidR="002E4C4A" w:rsidRPr="00457CAE" w:rsidRDefault="00AC4D96" w:rsidP="00AC4D96">
      <w:pPr>
        <w:pStyle w:val="EX"/>
      </w:pPr>
      <w:r w:rsidRPr="00457CAE">
        <w:t>[23]</w:t>
      </w:r>
      <w:r w:rsidRPr="00457CAE">
        <w:tab/>
        <w:t>3GPP TS 22.289: "Mobile Communication System for Railways".</w:t>
      </w:r>
    </w:p>
    <w:p w14:paraId="04897040" w14:textId="77777777" w:rsidR="002F1204" w:rsidRPr="00457CAE" w:rsidRDefault="002F1204" w:rsidP="002F1204">
      <w:pPr>
        <w:pStyle w:val="EX"/>
        <w:rPr>
          <w:lang w:eastAsia="en-US"/>
        </w:rPr>
      </w:pPr>
      <w:r w:rsidRPr="00457CAE">
        <w:rPr>
          <w:lang w:eastAsia="en-US"/>
        </w:rPr>
        <w:t>[24]</w:t>
      </w:r>
      <w:r w:rsidRPr="00457CAE">
        <w:rPr>
          <w:lang w:eastAsia="en-US"/>
        </w:rPr>
        <w:tab/>
        <w:t xml:space="preserve">IEEE P802.1CS: </w:t>
      </w:r>
      <w:r w:rsidR="00EE2B41">
        <w:t>"</w:t>
      </w:r>
      <w:r w:rsidRPr="00457CAE">
        <w:rPr>
          <w:lang w:eastAsia="en-US"/>
        </w:rPr>
        <w:t xml:space="preserve">IEEE Standard for Local and </w:t>
      </w:r>
      <w:r w:rsidR="00EE2B41">
        <w:t>M</w:t>
      </w:r>
      <w:r w:rsidRPr="00457CAE">
        <w:rPr>
          <w:lang w:eastAsia="en-US"/>
        </w:rPr>
        <w:t xml:space="preserve">etropolitan </w:t>
      </w:r>
      <w:r w:rsidR="00EE2B41">
        <w:t>A</w:t>
      </w:r>
      <w:r w:rsidRPr="00457CAE">
        <w:rPr>
          <w:lang w:eastAsia="en-US"/>
        </w:rPr>
        <w:t xml:space="preserve">rea </w:t>
      </w:r>
      <w:r w:rsidR="00EE2B41">
        <w:t>N</w:t>
      </w:r>
      <w:r w:rsidRPr="00457CAE">
        <w:rPr>
          <w:lang w:eastAsia="en-US"/>
        </w:rPr>
        <w:t>etworks</w:t>
      </w:r>
      <w:r w:rsidR="00EE2B41">
        <w:t>--</w:t>
      </w:r>
      <w:r w:rsidRPr="00457CAE">
        <w:rPr>
          <w:lang w:eastAsia="en-US"/>
        </w:rPr>
        <w:t>Link-local Registration Protocol</w:t>
      </w:r>
      <w:r w:rsidR="00EE2B41">
        <w:t>".</w:t>
      </w:r>
    </w:p>
    <w:p w14:paraId="27A3E96B" w14:textId="77777777" w:rsidR="002F1204" w:rsidRPr="00457CAE" w:rsidRDefault="002F1204" w:rsidP="002F1204">
      <w:pPr>
        <w:pStyle w:val="EX"/>
        <w:rPr>
          <w:lang w:eastAsia="en-US"/>
        </w:rPr>
      </w:pPr>
      <w:r w:rsidRPr="00457CAE">
        <w:rPr>
          <w:lang w:eastAsia="en-US"/>
        </w:rPr>
        <w:t>[25]</w:t>
      </w:r>
      <w:r w:rsidRPr="00457CAE">
        <w:rPr>
          <w:lang w:eastAsia="en-US"/>
        </w:rPr>
        <w:tab/>
        <w:t xml:space="preserve">IEEE P802.1Qdd: </w:t>
      </w:r>
      <w:r w:rsidR="00EE2B41">
        <w:t>"</w:t>
      </w:r>
      <w:r w:rsidRPr="00457CAE">
        <w:rPr>
          <w:lang w:eastAsia="en-US"/>
        </w:rPr>
        <w:t>IEEE Draft Standard for Local and Metropolitan Area Networks--Bridges and Bridged Networks -- Amendment: Resource Allocation Protocol (RAP)</w:t>
      </w:r>
      <w:r w:rsidR="00EE2B41" w:rsidRPr="006464F7">
        <w:t xml:space="preserve"> </w:t>
      </w:r>
      <w:r w:rsidR="00EE2B41">
        <w:t>".</w:t>
      </w:r>
    </w:p>
    <w:p w14:paraId="563E811E" w14:textId="77777777" w:rsidR="003721D7" w:rsidRPr="00457CAE" w:rsidRDefault="003721D7" w:rsidP="002F1204">
      <w:pPr>
        <w:pStyle w:val="EX"/>
        <w:rPr>
          <w:lang w:eastAsia="en-US"/>
        </w:rPr>
      </w:pPr>
      <w:r w:rsidRPr="00457CAE">
        <w:rPr>
          <w:lang w:eastAsia="en-US"/>
        </w:rPr>
        <w:t>[26]</w:t>
      </w:r>
      <w:r w:rsidRPr="00457CAE">
        <w:rPr>
          <w:lang w:eastAsia="en-US"/>
        </w:rPr>
        <w:tab/>
        <w:t>IEC/IEEE 60802: "Time-Sensitive Networking Profile for Industrial Automation".</w:t>
      </w:r>
    </w:p>
    <w:p w14:paraId="36EC2E2C" w14:textId="77777777" w:rsidR="00CF11D5" w:rsidRDefault="00BF3C6B" w:rsidP="00BF3C6B">
      <w:pPr>
        <w:keepLines/>
        <w:ind w:left="1702" w:hanging="1418"/>
      </w:pPr>
      <w:r>
        <w:t>[27]</w:t>
      </w:r>
      <w:r>
        <w:tab/>
      </w:r>
      <w:r w:rsidRPr="002E14B2">
        <w:t>3GPP TS 22.26</w:t>
      </w:r>
      <w:r>
        <w:t>3</w:t>
      </w:r>
      <w:r w:rsidRPr="002E14B2">
        <w:t>: "Service requirements for Video, Imaging and Audio for Professional Applications (VIAPA)".</w:t>
      </w:r>
      <w:bookmarkStart w:id="16" w:name="_Hlk83140212"/>
    </w:p>
    <w:p w14:paraId="1DB41265" w14:textId="77777777" w:rsidR="00CF11D5" w:rsidRDefault="00CF11D5" w:rsidP="00CF11D5">
      <w:pPr>
        <w:keepLines/>
        <w:ind w:left="1702" w:hanging="1418"/>
      </w:pPr>
      <w:r>
        <w:rPr>
          <w:rFonts w:hint="eastAsia"/>
        </w:rPr>
        <w:t>[</w:t>
      </w:r>
      <w:r>
        <w:t>28]</w:t>
      </w:r>
      <w:bookmarkStart w:id="17" w:name="_Hlk83140238"/>
      <w:bookmarkEnd w:id="16"/>
      <w:r>
        <w:tab/>
        <w:t>IEC TR 61850-90-1:2010, Communication Networks and Systems for Power Utility automation – Part 90-1: Use of IEC61850 for the communication between substations.</w:t>
      </w:r>
    </w:p>
    <w:p w14:paraId="20328050" w14:textId="77777777" w:rsidR="00BF3C6B" w:rsidRDefault="00CF11D5" w:rsidP="00BF3C6B">
      <w:pPr>
        <w:keepLines/>
        <w:ind w:left="1702" w:hanging="1418"/>
      </w:pPr>
      <w:r>
        <w:t>[29]</w:t>
      </w:r>
      <w:r>
        <w:tab/>
        <w:t xml:space="preserve">5G DNA White Paper: "5GDN@Smart Grid White Paper: Requirements, Technologies, and Practices" </w:t>
      </w:r>
      <w:hyperlink r:id="rId17" w:history="1">
        <w:r>
          <w:rPr>
            <w:rStyle w:val="Hyperlink"/>
          </w:rPr>
          <w:t>https://www.5gdna.org/</w:t>
        </w:r>
      </w:hyperlink>
      <w:bookmarkEnd w:id="17"/>
    </w:p>
    <w:p w14:paraId="4C714BD0" w14:textId="77777777" w:rsidR="00D56197" w:rsidRDefault="00D56197" w:rsidP="00D56197">
      <w:pPr>
        <w:keepLines/>
        <w:ind w:left="1702" w:hanging="1418"/>
      </w:pPr>
      <w:r>
        <w:t>[</w:t>
      </w:r>
      <w:r w:rsidR="00D60A57">
        <w:t>30</w:t>
      </w:r>
      <w:r>
        <w:t>]</w:t>
      </w:r>
      <w:r>
        <w:tab/>
      </w:r>
      <w:r w:rsidR="00CE2761">
        <w:t xml:space="preserve">IEC </w:t>
      </w:r>
      <w:r>
        <w:t>61850-9-3-2016 – IEC/IEEE International Standard - Communication Networks and Systems for Power Utility automation – Part 9-3: Precision time protocol profile for power utility</w:t>
      </w:r>
      <w:r w:rsidR="00CE2761">
        <w:t xml:space="preserve"> automation</w:t>
      </w:r>
      <w:r>
        <w:t>.</w:t>
      </w:r>
    </w:p>
    <w:p w14:paraId="317640BB" w14:textId="77777777" w:rsidR="00D56197" w:rsidRDefault="00D56197" w:rsidP="00D56197">
      <w:pPr>
        <w:keepLines/>
        <w:ind w:left="1702" w:hanging="1418"/>
      </w:pPr>
      <w:r>
        <w:t>[</w:t>
      </w:r>
      <w:r w:rsidR="00D60A57">
        <w:t>31</w:t>
      </w:r>
      <w:r>
        <w:t>]</w:t>
      </w:r>
      <w:r>
        <w:tab/>
        <w:t>IEEE Std C37.238-</w:t>
      </w:r>
      <w:r w:rsidR="00CE2761">
        <w:t xml:space="preserve">2017 </w:t>
      </w:r>
      <w:r>
        <w:t>, IEEE Standard Profile for Use of IEEE Std 1588™ Precision Time Protocol in Power System Applications.</w:t>
      </w:r>
    </w:p>
    <w:p w14:paraId="209E1B6E" w14:textId="77777777" w:rsidR="00D56197" w:rsidRDefault="00D56197" w:rsidP="00D56197">
      <w:pPr>
        <w:keepLines/>
        <w:ind w:left="1702" w:hanging="1418"/>
      </w:pPr>
      <w:r>
        <w:lastRenderedPageBreak/>
        <w:t>[3</w:t>
      </w:r>
      <w:r w:rsidR="00D60A57">
        <w:t>2</w:t>
      </w:r>
      <w:r>
        <w:t>]</w:t>
      </w:r>
      <w:r>
        <w:tab/>
        <w:t>IEC 61850-90-5:2012, Use of IEC 61850 to transmit Synchrophasors information according to IEEE C37.118.</w:t>
      </w:r>
    </w:p>
    <w:p w14:paraId="6C8F081A" w14:textId="77777777" w:rsidR="00D56197" w:rsidRDefault="00D56197" w:rsidP="00D56197">
      <w:pPr>
        <w:keepLines/>
        <w:ind w:left="1702" w:hanging="1418"/>
      </w:pPr>
      <w:r>
        <w:t>[3</w:t>
      </w:r>
      <w:r w:rsidR="00D60A57">
        <w:t>3</w:t>
      </w:r>
      <w:r>
        <w:t>]</w:t>
      </w:r>
      <w:r>
        <w:tab/>
        <w:t>IEEE Std C37.118.2-2011, IEEE Standard for Synchrophasor Data Transfer for Power Systems.</w:t>
      </w:r>
    </w:p>
    <w:p w14:paraId="4636AFAD" w14:textId="77777777" w:rsidR="00D60A57" w:rsidRDefault="00D60A57" w:rsidP="00D60A57">
      <w:pPr>
        <w:pStyle w:val="EX"/>
      </w:pPr>
      <w:bookmarkStart w:id="18" w:name="_Hlk81222142"/>
      <w:r>
        <w:rPr>
          <w:lang w:eastAsia="en-US"/>
        </w:rPr>
        <w:t>[34]</w:t>
      </w:r>
      <w:r>
        <w:rPr>
          <w:lang w:eastAsia="en-US"/>
        </w:rPr>
        <w:tab/>
      </w:r>
      <w:r>
        <w:t>IEEE Std 1588-2019: "IEEE Standard for a Precision Clock Synchronization Protocol for Networked Measurement and Control".</w:t>
      </w:r>
      <w:bookmarkEnd w:id="18"/>
    </w:p>
    <w:p w14:paraId="3AFE5EC8" w14:textId="77777777" w:rsidR="00080512" w:rsidRPr="00457CAE" w:rsidRDefault="00080512" w:rsidP="00DF3B60">
      <w:pPr>
        <w:pStyle w:val="Heading1"/>
      </w:pPr>
      <w:bookmarkStart w:id="19" w:name="_Toc45387326"/>
      <w:bookmarkStart w:id="20" w:name="_Toc146301495"/>
      <w:r w:rsidRPr="00457CAE">
        <w:t>3</w:t>
      </w:r>
      <w:r w:rsidRPr="00457CAE">
        <w:tab/>
        <w:t xml:space="preserve">Definitions, </w:t>
      </w:r>
      <w:r w:rsidR="008028A4" w:rsidRPr="00457CAE">
        <w:t>symbols and abbreviations</w:t>
      </w:r>
      <w:bookmarkEnd w:id="19"/>
      <w:bookmarkEnd w:id="20"/>
    </w:p>
    <w:p w14:paraId="4B86FDD1" w14:textId="77777777" w:rsidR="00080512" w:rsidRPr="00457CAE" w:rsidRDefault="00080512" w:rsidP="00DF3B60">
      <w:pPr>
        <w:pStyle w:val="Heading2"/>
      </w:pPr>
      <w:bookmarkStart w:id="21" w:name="_Toc45387327"/>
      <w:bookmarkStart w:id="22" w:name="_Toc146301496"/>
      <w:r w:rsidRPr="00457CAE">
        <w:t>3.1</w:t>
      </w:r>
      <w:r w:rsidRPr="00457CAE">
        <w:tab/>
        <w:t>Definitions</w:t>
      </w:r>
      <w:bookmarkEnd w:id="21"/>
      <w:bookmarkEnd w:id="22"/>
    </w:p>
    <w:p w14:paraId="14C408A1" w14:textId="77777777" w:rsidR="00080512" w:rsidRPr="00457CAE" w:rsidRDefault="00080512">
      <w:r w:rsidRPr="00457CAE">
        <w:t xml:space="preserve">For the purposes of the present document, the terms and definitions given in </w:t>
      </w:r>
      <w:bookmarkStart w:id="23" w:name="OLE_LINK6"/>
      <w:bookmarkStart w:id="24" w:name="OLE_LINK7"/>
      <w:bookmarkStart w:id="25" w:name="OLE_LINK8"/>
      <w:r w:rsidR="00DF62CD" w:rsidRPr="00457CAE">
        <w:t xml:space="preserve">3GPP </w:t>
      </w:r>
      <w:bookmarkEnd w:id="23"/>
      <w:bookmarkEnd w:id="24"/>
      <w:bookmarkEnd w:id="25"/>
      <w:r w:rsidRPr="00457CAE">
        <w:t>TR 21.905 [</w:t>
      </w:r>
      <w:r w:rsidR="004D3578" w:rsidRPr="00457CAE">
        <w:t>1</w:t>
      </w:r>
      <w:r w:rsidRPr="00457CAE">
        <w:t xml:space="preserve">] and the following apply. A term defined in the present document takes precedence over the definition of the same term, if any, in </w:t>
      </w:r>
      <w:r w:rsidR="00DF62CD" w:rsidRPr="00457CAE">
        <w:t xml:space="preserve">3GPP </w:t>
      </w:r>
      <w:r w:rsidRPr="00457CAE">
        <w:t>TR 21.905 [</w:t>
      </w:r>
      <w:r w:rsidR="004D3578" w:rsidRPr="00457CAE">
        <w:t>1</w:t>
      </w:r>
      <w:r w:rsidRPr="00457CAE">
        <w:t>].</w:t>
      </w:r>
    </w:p>
    <w:p w14:paraId="3F8BC9D3" w14:textId="77777777" w:rsidR="002C75FC" w:rsidRPr="00457CAE" w:rsidRDefault="002C75FC" w:rsidP="002C75FC">
      <w:bookmarkStart w:id="26" w:name="_Hlk522832234"/>
      <w:r w:rsidRPr="00457CAE">
        <w:rPr>
          <w:b/>
        </w:rPr>
        <w:t xml:space="preserve">characteristic parameter: </w:t>
      </w:r>
      <w:r w:rsidRPr="00457CAE">
        <w:t>numerical value that can be used for characterising the dynamic behaviour of communication functionality from an application point of view.</w:t>
      </w:r>
    </w:p>
    <w:p w14:paraId="70CA8C79" w14:textId="77777777" w:rsidR="00512484" w:rsidRPr="00457CAE" w:rsidRDefault="00512484" w:rsidP="00512484">
      <w:pPr>
        <w:keepLines/>
      </w:pPr>
      <w:r w:rsidRPr="00457CAE">
        <w:rPr>
          <w:b/>
        </w:rPr>
        <w:t>clock synchronicity:</w:t>
      </w:r>
      <w:r w:rsidRPr="00457CAE">
        <w:rPr>
          <w:color w:val="1F497D"/>
          <w:sz w:val="21"/>
          <w:szCs w:val="21"/>
        </w:rPr>
        <w:t xml:space="preserve"> </w:t>
      </w:r>
      <w:r w:rsidRPr="00457CAE">
        <w:t xml:space="preserve">the maximum allowed time offset within </w:t>
      </w:r>
      <w:r w:rsidR="00544B01" w:rsidRPr="00457CAE">
        <w:t xml:space="preserve">a synchronisation domain </w:t>
      </w:r>
      <w:r w:rsidRPr="00457CAE">
        <w:t xml:space="preserve">between </w:t>
      </w:r>
      <w:r w:rsidR="00544B01" w:rsidRPr="00457CAE">
        <w:t xml:space="preserve">the </w:t>
      </w:r>
      <w:r w:rsidR="005A46E7">
        <w:t xml:space="preserve">sync </w:t>
      </w:r>
      <w:r w:rsidR="00544B01" w:rsidRPr="00457CAE">
        <w:t xml:space="preserve">master and any </w:t>
      </w:r>
      <w:r w:rsidR="005A46E7">
        <w:t>sync device</w:t>
      </w:r>
      <w:r w:rsidRPr="00457CAE">
        <w:t xml:space="preserve">. </w:t>
      </w:r>
    </w:p>
    <w:p w14:paraId="257C0295" w14:textId="77777777" w:rsidR="00512484" w:rsidRPr="00457CAE" w:rsidRDefault="00512484" w:rsidP="002C75FC">
      <w:pPr>
        <w:pStyle w:val="NO"/>
      </w:pPr>
      <w:r w:rsidRPr="00457CAE">
        <w:t>NOTE</w:t>
      </w:r>
      <w:r w:rsidR="00322142">
        <w:t xml:space="preserve"> 1</w:t>
      </w:r>
      <w:r w:rsidRPr="00457CAE">
        <w:t>: Clock synchronicity (or synchronicity) is used as KPI of clock synchronisation services.</w:t>
      </w:r>
    </w:p>
    <w:bookmarkEnd w:id="26"/>
    <w:p w14:paraId="217BD517" w14:textId="77777777" w:rsidR="005A46E7" w:rsidRPr="00457CAE" w:rsidRDefault="005A46E7" w:rsidP="005A46E7">
      <w:pPr>
        <w:pStyle w:val="NO"/>
      </w:pPr>
      <w:r>
        <w:t>NOTE</w:t>
      </w:r>
      <w:r w:rsidR="00322142">
        <w:t xml:space="preserve"> 2</w:t>
      </w:r>
      <w:r>
        <w:t>: Clock synchronicity is also referred to as clock (or time) synchronization precision.</w:t>
      </w:r>
    </w:p>
    <w:p w14:paraId="26AA875C" w14:textId="77777777" w:rsidR="00723CFE" w:rsidRPr="00457CAE" w:rsidRDefault="00723CFE" w:rsidP="00723CFE">
      <w:r w:rsidRPr="00457CAE">
        <w:rPr>
          <w:b/>
        </w:rPr>
        <w:t>clock synchronisation service:</w:t>
      </w:r>
      <w:r w:rsidRPr="00457CAE">
        <w:t xml:space="preserve"> the service to align otherwise independent user-specific UE clocks.</w:t>
      </w:r>
    </w:p>
    <w:p w14:paraId="77178A24" w14:textId="77777777" w:rsidR="00322142" w:rsidRPr="00457CAE" w:rsidRDefault="008E4314" w:rsidP="008E4314">
      <w:pPr>
        <w:rPr>
          <w:lang w:eastAsia="en-US"/>
        </w:rPr>
      </w:pPr>
      <w:r w:rsidRPr="00457CAE">
        <w:rPr>
          <w:b/>
        </w:rPr>
        <w:t>communication service availability</w:t>
      </w:r>
      <w:r w:rsidRPr="00457CAE">
        <w:t xml:space="preserve">: </w:t>
      </w:r>
      <w:r w:rsidR="009F74B9">
        <w:t xml:space="preserve">as defined in TS 22.261 [2]. </w:t>
      </w:r>
    </w:p>
    <w:p w14:paraId="5D1B9058" w14:textId="77777777" w:rsidR="008E4314" w:rsidRPr="00457CAE" w:rsidRDefault="008E4314" w:rsidP="008E4314">
      <w:r w:rsidRPr="00457CAE">
        <w:rPr>
          <w:b/>
        </w:rPr>
        <w:t xml:space="preserve">communication service reliability: </w:t>
      </w:r>
      <w:r w:rsidRPr="00457CAE">
        <w:t>ability of the communication service to perform as required for a given time interval, under given conditions.</w:t>
      </w:r>
    </w:p>
    <w:p w14:paraId="057D772F" w14:textId="77777777" w:rsidR="008E4314" w:rsidRPr="00457CAE" w:rsidRDefault="008E4314" w:rsidP="008E4314">
      <w:pPr>
        <w:pStyle w:val="NO"/>
      </w:pPr>
      <w:r w:rsidRPr="00457CAE">
        <w:t>NOTE</w:t>
      </w:r>
      <w:r w:rsidR="00322142">
        <w:t xml:space="preserve"> 3</w:t>
      </w:r>
      <w:r w:rsidRPr="00457CAE">
        <w:t>:</w:t>
      </w:r>
      <w:r w:rsidRPr="00457CAE">
        <w:tab/>
        <w:t>Given conditions would include aspects that affect reliability, such as: mode of operation, stress levels, and environmental conditions.</w:t>
      </w:r>
    </w:p>
    <w:p w14:paraId="3951F92D" w14:textId="77777777" w:rsidR="008E4314" w:rsidRPr="00457CAE" w:rsidRDefault="008E4314" w:rsidP="008E4314">
      <w:pPr>
        <w:pStyle w:val="NO"/>
      </w:pPr>
      <w:r w:rsidRPr="00457CAE">
        <w:t>NOTE</w:t>
      </w:r>
      <w:r w:rsidR="00322142">
        <w:t xml:space="preserve"> 4</w:t>
      </w:r>
      <w:r w:rsidRPr="00457CAE">
        <w:t>:</w:t>
      </w:r>
      <w:r w:rsidRPr="00457CAE">
        <w:tab/>
        <w:t>Reliability may be quantified using appropriate measures such as mean</w:t>
      </w:r>
      <w:r w:rsidR="00622E22">
        <w:t xml:space="preserve"> </w:t>
      </w:r>
      <w:r w:rsidRPr="00457CAE">
        <w:t xml:space="preserve">time </w:t>
      </w:r>
      <w:r w:rsidR="00622E22">
        <w:t>between</w:t>
      </w:r>
      <w:r w:rsidRPr="00457CAE">
        <w:t xml:space="preserve"> failure</w:t>
      </w:r>
      <w:r w:rsidR="00622E22">
        <w:t>s</w:t>
      </w:r>
      <w:r w:rsidRPr="00457CAE">
        <w:t>, or the probability of no failure within a specified period of time.</w:t>
      </w:r>
    </w:p>
    <w:p w14:paraId="18D1088B" w14:textId="77777777" w:rsidR="008E4314" w:rsidRPr="00457CAE" w:rsidRDefault="008E4314" w:rsidP="008E4314">
      <w:pPr>
        <w:pStyle w:val="NO"/>
      </w:pPr>
      <w:r w:rsidRPr="00457CAE">
        <w:t>NOTE</w:t>
      </w:r>
      <w:r w:rsidR="00322142">
        <w:t xml:space="preserve"> 5</w:t>
      </w:r>
      <w:r w:rsidRPr="00457CAE">
        <w:t>:</w:t>
      </w:r>
      <w:r w:rsidRPr="00457CAE">
        <w:tab/>
        <w:t xml:space="preserve">This definition is based on </w:t>
      </w:r>
      <w:r w:rsidR="00E97330" w:rsidRPr="00457CAE">
        <w:t xml:space="preserve">IEC 61907 </w:t>
      </w:r>
      <w:r w:rsidRPr="00457CAE">
        <w:t>[7].</w:t>
      </w:r>
    </w:p>
    <w:p w14:paraId="26418421" w14:textId="77777777" w:rsidR="0066445C" w:rsidRPr="00271C3B" w:rsidRDefault="0066445C" w:rsidP="0066445C">
      <w:bookmarkStart w:id="27" w:name="_Hlk81222241"/>
      <w:r w:rsidRPr="00271C3B">
        <w:rPr>
          <w:b/>
        </w:rPr>
        <w:t>direct device connection:</w:t>
      </w:r>
      <w:r w:rsidRPr="00271C3B">
        <w:t xml:space="preserve"> </w:t>
      </w:r>
      <w:r>
        <w:t>as defined in TS 22.261 [2]</w:t>
      </w:r>
      <w:r w:rsidRPr="00271C3B">
        <w:t>.</w:t>
      </w:r>
    </w:p>
    <w:bookmarkEnd w:id="27"/>
    <w:p w14:paraId="3A76B257" w14:textId="77777777" w:rsidR="00322142" w:rsidRPr="00457CAE" w:rsidRDefault="008E4314" w:rsidP="008E4314">
      <w:r w:rsidRPr="00457CAE">
        <w:rPr>
          <w:b/>
        </w:rPr>
        <w:t>end-to-end latency:</w:t>
      </w:r>
      <w:r w:rsidRPr="00457CAE">
        <w:t xml:space="preserve"> </w:t>
      </w:r>
      <w:r w:rsidR="009F74B9">
        <w:t>as defined in TS 22.261 [2].</w:t>
      </w:r>
    </w:p>
    <w:p w14:paraId="76A490F7" w14:textId="77777777" w:rsidR="00F02FD8" w:rsidRPr="00457CAE" w:rsidRDefault="005E7CF1" w:rsidP="00920D52">
      <w:r w:rsidRPr="00457CAE">
        <w:rPr>
          <w:b/>
        </w:rPr>
        <w:t>error:</w:t>
      </w:r>
      <w:r w:rsidRPr="00457CAE">
        <w:t xml:space="preserve"> discrepancy between a computed, observed or measured value or condition and the true, specified or theoretically correct value or condition</w:t>
      </w:r>
      <w:r w:rsidR="00F02FD8" w:rsidRPr="00457CAE">
        <w:t>.</w:t>
      </w:r>
      <w:r w:rsidRPr="00457CAE">
        <w:t xml:space="preserve"> </w:t>
      </w:r>
    </w:p>
    <w:p w14:paraId="225A3A02" w14:textId="77777777" w:rsidR="005E7CF1" w:rsidRPr="00457CAE" w:rsidRDefault="005E7CF1" w:rsidP="00113735">
      <w:pPr>
        <w:pStyle w:val="NO"/>
      </w:pPr>
      <w:r w:rsidRPr="00457CAE">
        <w:t>NOTE</w:t>
      </w:r>
      <w:r w:rsidR="00322142">
        <w:t xml:space="preserve"> 6</w:t>
      </w:r>
      <w:r w:rsidRPr="00457CAE">
        <w:t xml:space="preserve">: </w:t>
      </w:r>
      <w:r w:rsidR="00F779AF">
        <w:t xml:space="preserve">This definition was </w:t>
      </w:r>
      <w:r w:rsidRPr="00457CAE">
        <w:t xml:space="preserve">taken from </w:t>
      </w:r>
      <w:r w:rsidR="00E97330" w:rsidRPr="00457CAE">
        <w:t xml:space="preserve">IEC 61784-3 </w:t>
      </w:r>
      <w:r w:rsidRPr="00457CAE">
        <w:t>[3]</w:t>
      </w:r>
      <w:r w:rsidR="00F02FD8" w:rsidRPr="00457CAE">
        <w:t>.</w:t>
      </w:r>
    </w:p>
    <w:p w14:paraId="7A703651" w14:textId="77777777" w:rsidR="00C55525" w:rsidRPr="00457CAE" w:rsidRDefault="00C55525" w:rsidP="00C55525">
      <w:pPr>
        <w:rPr>
          <w:b/>
          <w:lang w:eastAsia="en-US"/>
        </w:rPr>
      </w:pPr>
      <w:r w:rsidRPr="00457CAE">
        <w:rPr>
          <w:b/>
          <w:lang w:eastAsia="en-US"/>
        </w:rPr>
        <w:t xml:space="preserve">factory automation: </w:t>
      </w:r>
      <w:r w:rsidRPr="00457CAE">
        <w:rPr>
          <w:lang w:eastAsia="en-US"/>
        </w:rPr>
        <w:t>automation application in industrial automation branches typically with discrete characteristics of the application to be automated with specific requirements for determinism, low latency, reliability, redundancy, cyber security, and functional safety.</w:t>
      </w:r>
    </w:p>
    <w:p w14:paraId="3DE0A83A" w14:textId="77777777" w:rsidR="00C55525" w:rsidRPr="00457CAE" w:rsidRDefault="00C55525" w:rsidP="00A56BB8">
      <w:pPr>
        <w:pStyle w:val="NO"/>
        <w:rPr>
          <w:lang w:val="en-US"/>
        </w:rPr>
      </w:pPr>
      <w:r w:rsidRPr="00457CAE">
        <w:rPr>
          <w:lang w:val="en-US"/>
        </w:rPr>
        <w:t>NOTE</w:t>
      </w:r>
      <w:r w:rsidR="00322142">
        <w:rPr>
          <w:lang w:val="en-US"/>
        </w:rPr>
        <w:t xml:space="preserve"> 7</w:t>
      </w:r>
      <w:r w:rsidRPr="00457CAE">
        <w:rPr>
          <w:lang w:val="en-US"/>
        </w:rPr>
        <w:t>:</w:t>
      </w:r>
      <w:r w:rsidR="009F74B9">
        <w:rPr>
          <w:lang w:val="en-US"/>
        </w:rPr>
        <w:tab/>
      </w:r>
      <w:r w:rsidRPr="00457CAE">
        <w:rPr>
          <w:lang w:val="en-US"/>
        </w:rPr>
        <w:t>Low latency typically means below 10 ms delivery time.</w:t>
      </w:r>
    </w:p>
    <w:p w14:paraId="6EA29B00" w14:textId="77777777" w:rsidR="00C55525" w:rsidRPr="00457CAE" w:rsidRDefault="00C55525" w:rsidP="00A56BB8">
      <w:pPr>
        <w:pStyle w:val="NO"/>
        <w:rPr>
          <w:lang w:val="en-US"/>
        </w:rPr>
      </w:pPr>
      <w:r w:rsidRPr="00457CAE">
        <w:rPr>
          <w:lang w:val="en-US"/>
        </w:rPr>
        <w:t>NOTE</w:t>
      </w:r>
      <w:r w:rsidR="00322142">
        <w:rPr>
          <w:lang w:val="en-US"/>
        </w:rPr>
        <w:t xml:space="preserve"> 8</w:t>
      </w:r>
      <w:r w:rsidRPr="00457CAE">
        <w:rPr>
          <w:lang w:val="en-US"/>
        </w:rPr>
        <w:t>:</w:t>
      </w:r>
      <w:r w:rsidR="009F74B9">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6F213859" w14:textId="77777777" w:rsidR="00544B01" w:rsidRPr="00457CAE" w:rsidRDefault="00544B01" w:rsidP="00544B01">
      <w:pPr>
        <w:pStyle w:val="NO"/>
        <w:ind w:left="0" w:firstLine="0"/>
        <w:rPr>
          <w:b/>
        </w:rPr>
      </w:pPr>
      <w:r w:rsidRPr="00457CAE">
        <w:rPr>
          <w:b/>
        </w:rPr>
        <w:t>global clock</w:t>
      </w:r>
      <w:r w:rsidRPr="00457CAE">
        <w:t>: a user-specific synchronization clock set to a reference timescale such as the International Atomic Time.</w:t>
      </w:r>
    </w:p>
    <w:p w14:paraId="687B9728" w14:textId="77777777" w:rsidR="0066445C" w:rsidRPr="00271C3B" w:rsidRDefault="0066445C" w:rsidP="0066445C">
      <w:r w:rsidRPr="00271C3B">
        <w:rPr>
          <w:b/>
        </w:rPr>
        <w:t>indirect network connection:</w:t>
      </w:r>
      <w:r w:rsidRPr="00271C3B">
        <w:t xml:space="preserve"> </w:t>
      </w:r>
      <w:r>
        <w:t>as defined in TS 22.261 [2]</w:t>
      </w:r>
      <w:r w:rsidRPr="00271C3B">
        <w:t>.</w:t>
      </w:r>
    </w:p>
    <w:p w14:paraId="6862B7DD" w14:textId="77777777" w:rsidR="002C75FC" w:rsidRPr="00457CAE" w:rsidRDefault="002C75FC" w:rsidP="002C75FC">
      <w:r w:rsidRPr="00457CAE">
        <w:rPr>
          <w:b/>
        </w:rPr>
        <w:t>influence quantity:</w:t>
      </w:r>
      <w:r w:rsidRPr="00457CAE">
        <w:t xml:space="preserve"> quantity not essential for the performance of an item but affecting its performance. </w:t>
      </w:r>
    </w:p>
    <w:p w14:paraId="2E348D6D" w14:textId="77777777" w:rsidR="00C55525" w:rsidRPr="00457CAE" w:rsidRDefault="00C55525" w:rsidP="00C55525">
      <w:pPr>
        <w:rPr>
          <w:lang w:val="en-US"/>
        </w:rPr>
      </w:pPr>
      <w:r w:rsidRPr="00457CAE">
        <w:rPr>
          <w:b/>
          <w:lang w:val="en-US"/>
        </w:rPr>
        <w:lastRenderedPageBreak/>
        <w:t>process automation:</w:t>
      </w:r>
      <w:r w:rsidRPr="00457CAE">
        <w:rPr>
          <w:lang w:val="en-US"/>
        </w:rPr>
        <w:t xml:space="preserve"> automation application in industrial automation branches typically with continuous characteristics of the application to be automated with specific requirements for determinism, reliability, redundancy, cyber security, and functional safety.</w:t>
      </w:r>
    </w:p>
    <w:p w14:paraId="312256E8" w14:textId="77777777" w:rsidR="00C55525" w:rsidRPr="00457CAE" w:rsidRDefault="00C55525" w:rsidP="00A56BB8">
      <w:pPr>
        <w:pStyle w:val="NO"/>
        <w:rPr>
          <w:lang w:val="en-US"/>
        </w:rPr>
      </w:pPr>
      <w:r w:rsidRPr="00457CAE">
        <w:rPr>
          <w:lang w:val="en-US"/>
        </w:rPr>
        <w:t>NOTE</w:t>
      </w:r>
      <w:r w:rsidR="00322142">
        <w:rPr>
          <w:lang w:val="en-US"/>
        </w:rPr>
        <w:t xml:space="preserve"> 9</w:t>
      </w:r>
      <w:r w:rsidRPr="00457CAE">
        <w:rPr>
          <w:lang w:val="en-US"/>
        </w:rPr>
        <w:t>:</w:t>
      </w:r>
      <w:r w:rsidR="00A56BB8" w:rsidRPr="00457CAE">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0D6CC0A0" w14:textId="77777777" w:rsidR="00322142" w:rsidRPr="00457CAE" w:rsidRDefault="00C55525" w:rsidP="00C55525">
      <w:pPr>
        <w:rPr>
          <w:lang w:eastAsia="zh-CN"/>
        </w:rPr>
      </w:pPr>
      <w:r w:rsidRPr="00457CAE">
        <w:rPr>
          <w:b/>
          <w:lang w:eastAsia="zh-CN"/>
        </w:rPr>
        <w:t>service area:</w:t>
      </w:r>
      <w:r w:rsidRPr="00457CAE">
        <w:rPr>
          <w:lang w:eastAsia="zh-CN"/>
        </w:rPr>
        <w:t xml:space="preserve"> </w:t>
      </w:r>
      <w:r w:rsidR="009F74B9">
        <w:rPr>
          <w:lang w:eastAsia="zh-CN"/>
        </w:rPr>
        <w:t>as defined in TS 22.261 [2].</w:t>
      </w:r>
    </w:p>
    <w:p w14:paraId="20267266" w14:textId="77777777" w:rsidR="002C75FC" w:rsidRPr="00457CAE" w:rsidRDefault="002C75FC" w:rsidP="002C75FC">
      <w:pPr>
        <w:rPr>
          <w:b/>
        </w:rPr>
      </w:pPr>
      <w:r w:rsidRPr="00457CAE">
        <w:rPr>
          <w:b/>
        </w:rPr>
        <w:t xml:space="preserve">survival time: </w:t>
      </w:r>
      <w:r w:rsidR="009F74B9" w:rsidRPr="009F74B9">
        <w:t xml:space="preserve"> </w:t>
      </w:r>
      <w:r w:rsidR="009F74B9">
        <w:t>as defined in TS 22.261 [2]</w:t>
      </w:r>
      <w:r w:rsidRPr="00457CAE">
        <w:t>.</w:t>
      </w:r>
    </w:p>
    <w:p w14:paraId="7DFF7656" w14:textId="77777777" w:rsidR="005A46E7" w:rsidRPr="004F4A57" w:rsidRDefault="005A46E7" w:rsidP="005A46E7">
      <w:pPr>
        <w:rPr>
          <w:bCs/>
        </w:rPr>
      </w:pPr>
      <w:r>
        <w:rPr>
          <w:b/>
        </w:rPr>
        <w:t>sync device</w:t>
      </w:r>
      <w:r w:rsidRPr="004F4A57">
        <w:rPr>
          <w:bCs/>
        </w:rPr>
        <w:t>: device that synchronizes itself to the master clock of the synchronization domain.</w:t>
      </w:r>
    </w:p>
    <w:p w14:paraId="4C6BC5CA" w14:textId="77777777" w:rsidR="005A46E7" w:rsidRPr="004F4A57" w:rsidRDefault="005A46E7" w:rsidP="005A46E7">
      <w:pPr>
        <w:rPr>
          <w:bCs/>
        </w:rPr>
      </w:pPr>
      <w:r>
        <w:rPr>
          <w:b/>
        </w:rPr>
        <w:t>sync master</w:t>
      </w:r>
      <w:r w:rsidRPr="004F4A57">
        <w:rPr>
          <w:bCs/>
        </w:rPr>
        <w:t>: device serving as the master clock of the synchronization domain.</w:t>
      </w:r>
    </w:p>
    <w:p w14:paraId="5D8FBCA9" w14:textId="77777777" w:rsidR="00723CFE" w:rsidRPr="00457CAE" w:rsidRDefault="00723CFE" w:rsidP="00723CFE">
      <w:pPr>
        <w:rPr>
          <w:noProof/>
          <w:lang w:eastAsia="en-US"/>
        </w:rPr>
      </w:pPr>
      <w:r w:rsidRPr="00457CAE">
        <w:rPr>
          <w:b/>
          <w:lang w:eastAsia="en-US"/>
        </w:rPr>
        <w:t>transfer interval:</w:t>
      </w:r>
      <w:r w:rsidRPr="00457CAE">
        <w:rPr>
          <w:lang w:eastAsia="en-US"/>
        </w:rPr>
        <w:t xml:space="preserve"> </w:t>
      </w:r>
      <w:r w:rsidRPr="00457CAE">
        <w:rPr>
          <w:noProof/>
          <w:lang w:eastAsia="en-US"/>
        </w:rPr>
        <w:t xml:space="preserve">time difference between two consecutive transfers of application data from an application via the service interface to 3GPP system. </w:t>
      </w:r>
    </w:p>
    <w:p w14:paraId="6E4576E9" w14:textId="77777777" w:rsidR="00723CFE" w:rsidRPr="00457CAE" w:rsidRDefault="00723CFE" w:rsidP="00723CFE">
      <w:pPr>
        <w:pStyle w:val="NO"/>
        <w:rPr>
          <w:noProof/>
          <w:lang w:eastAsia="en-US"/>
        </w:rPr>
      </w:pPr>
      <w:r w:rsidRPr="00457CAE">
        <w:rPr>
          <w:noProof/>
          <w:lang w:eastAsia="en-US"/>
        </w:rPr>
        <w:t>NOTE</w:t>
      </w:r>
      <w:r w:rsidR="00322142">
        <w:rPr>
          <w:noProof/>
          <w:lang w:eastAsia="en-US"/>
        </w:rPr>
        <w:t xml:space="preserve"> 10</w:t>
      </w:r>
      <w:r w:rsidRPr="00457CAE">
        <w:rPr>
          <w:noProof/>
          <w:lang w:eastAsia="en-US"/>
        </w:rPr>
        <w:t>:</w:t>
      </w:r>
      <w:r w:rsidRPr="00457CAE">
        <w:rPr>
          <w:noProof/>
          <w:lang w:eastAsia="en-US"/>
        </w:rPr>
        <w:tab/>
        <w:t>This definition is based on subclause 3.1.85 in IEC 62657-2 [17].</w:t>
      </w:r>
    </w:p>
    <w:p w14:paraId="79EFA87A" w14:textId="77777777" w:rsidR="002C75FC" w:rsidRPr="00457CAE" w:rsidRDefault="002C75FC" w:rsidP="002C75FC">
      <w:r w:rsidRPr="00457CAE">
        <w:rPr>
          <w:b/>
        </w:rPr>
        <w:t>user experienced data rate:</w:t>
      </w:r>
      <w:r w:rsidRPr="00457CAE">
        <w:t xml:space="preserve"> </w:t>
      </w:r>
      <w:r w:rsidR="009F74B9" w:rsidRPr="009F74B9">
        <w:t>as defined in TS 22.261 [2].</w:t>
      </w:r>
    </w:p>
    <w:p w14:paraId="7A1F3672" w14:textId="77777777" w:rsidR="009C1EA3" w:rsidRPr="00457CAE" w:rsidRDefault="009C1EA3" w:rsidP="009C1EA3">
      <w:r w:rsidRPr="00457CAE">
        <w:rPr>
          <w:b/>
        </w:rPr>
        <w:t xml:space="preserve">vertical domain: </w:t>
      </w:r>
      <w:r w:rsidRPr="00457CAE">
        <w:t>an industry or group of enterprises in which similar products or services are developed, produced, and provided.</w:t>
      </w:r>
    </w:p>
    <w:p w14:paraId="1A78A36F" w14:textId="77777777" w:rsidR="00544B01" w:rsidRPr="00457CAE" w:rsidRDefault="00544B01" w:rsidP="00544B01">
      <w:pPr>
        <w:pStyle w:val="NO"/>
        <w:ind w:left="0" w:firstLine="0"/>
      </w:pPr>
      <w:r w:rsidRPr="00457CAE">
        <w:rPr>
          <w:b/>
        </w:rPr>
        <w:t>working clock</w:t>
      </w:r>
      <w:r w:rsidRPr="00457CAE">
        <w:t>: a user-specific synchronization clock for a localized set of UEs collaborating on a specific task or work function.</w:t>
      </w:r>
    </w:p>
    <w:p w14:paraId="2122A215" w14:textId="77777777" w:rsidR="00080512" w:rsidRPr="00457CAE" w:rsidRDefault="00080512" w:rsidP="00DF3B60">
      <w:pPr>
        <w:pStyle w:val="Heading2"/>
      </w:pPr>
      <w:bookmarkStart w:id="28" w:name="_Toc45387328"/>
      <w:bookmarkStart w:id="29" w:name="_Toc146301497"/>
      <w:r w:rsidRPr="00457CAE">
        <w:t>3.2</w:t>
      </w:r>
      <w:r w:rsidRPr="00457CAE">
        <w:tab/>
        <w:t>Symbols</w:t>
      </w:r>
      <w:bookmarkEnd w:id="28"/>
      <w:bookmarkEnd w:id="29"/>
    </w:p>
    <w:p w14:paraId="48B0C16A" w14:textId="77777777" w:rsidR="00080512" w:rsidRPr="00457CAE" w:rsidRDefault="00080512">
      <w:pPr>
        <w:keepNext/>
      </w:pPr>
      <w:r w:rsidRPr="00457CAE">
        <w:t>For the purposes of the present document, the following symbols apply:</w:t>
      </w:r>
    </w:p>
    <w:p w14:paraId="3FF8EBC8" w14:textId="77777777" w:rsidR="00080512" w:rsidRPr="00457CAE" w:rsidRDefault="00080512">
      <w:pPr>
        <w:pStyle w:val="EW"/>
      </w:pPr>
      <w:r w:rsidRPr="00457CAE">
        <w:t>&lt;symbol&gt;</w:t>
      </w:r>
      <w:r w:rsidRPr="00457CAE">
        <w:tab/>
        <w:t>&lt;Explanation&gt;</w:t>
      </w:r>
    </w:p>
    <w:p w14:paraId="4B7A1D30" w14:textId="77777777" w:rsidR="00080512" w:rsidRPr="00457CAE" w:rsidRDefault="00080512">
      <w:pPr>
        <w:pStyle w:val="EW"/>
      </w:pPr>
    </w:p>
    <w:p w14:paraId="26BEA9DC" w14:textId="77777777" w:rsidR="00080512" w:rsidRPr="00457CAE" w:rsidRDefault="00080512" w:rsidP="00DF3B60">
      <w:pPr>
        <w:pStyle w:val="Heading2"/>
      </w:pPr>
      <w:bookmarkStart w:id="30" w:name="_Toc45387329"/>
      <w:bookmarkStart w:id="31" w:name="_Toc146301498"/>
      <w:r w:rsidRPr="00457CAE">
        <w:t>3.3</w:t>
      </w:r>
      <w:r w:rsidRPr="00457CAE">
        <w:tab/>
        <w:t>Abbreviations</w:t>
      </w:r>
      <w:bookmarkEnd w:id="30"/>
      <w:bookmarkEnd w:id="31"/>
    </w:p>
    <w:p w14:paraId="7B871437" w14:textId="77777777" w:rsidR="00080512" w:rsidRPr="00457CAE" w:rsidRDefault="00080512">
      <w:pPr>
        <w:keepNext/>
      </w:pPr>
      <w:r w:rsidRPr="00457CAE">
        <w:t>For the purposes of the present document, the abb</w:t>
      </w:r>
      <w:r w:rsidR="004D3578" w:rsidRPr="00457CAE">
        <w:t xml:space="preserve">reviations given in </w:t>
      </w:r>
      <w:r w:rsidR="00DF62CD" w:rsidRPr="00457CAE">
        <w:t xml:space="preserve">3GPP </w:t>
      </w:r>
      <w:r w:rsidR="004D3578" w:rsidRPr="00457CAE">
        <w:t>TR 21.905 [1</w:t>
      </w:r>
      <w:r w:rsidRPr="00457CAE">
        <w:t>] and the following apply. An abbreviation defined in the present document takes precedence over the definition of the same abbre</w:t>
      </w:r>
      <w:r w:rsidR="004D3578" w:rsidRPr="00457CAE">
        <w:t xml:space="preserve">viation, if any, in </w:t>
      </w:r>
      <w:r w:rsidR="00DF62CD" w:rsidRPr="00457CAE">
        <w:t xml:space="preserve">3GPP </w:t>
      </w:r>
      <w:r w:rsidR="004D3578" w:rsidRPr="00457CAE">
        <w:t>TR 21.905 [1</w:t>
      </w:r>
      <w:r w:rsidRPr="00457CAE">
        <w:t>].</w:t>
      </w:r>
    </w:p>
    <w:p w14:paraId="081F8422" w14:textId="77777777" w:rsidR="00F779AF" w:rsidRDefault="00F779AF" w:rsidP="00F779AF">
      <w:pPr>
        <w:keepLines/>
        <w:spacing w:after="0"/>
        <w:ind w:left="1702" w:hanging="1418"/>
      </w:pPr>
      <w:r>
        <w:t>AV</w:t>
      </w:r>
      <w:r>
        <w:tab/>
        <w:t>Audio-Visual</w:t>
      </w:r>
    </w:p>
    <w:p w14:paraId="3C1CD376" w14:textId="77777777" w:rsidR="00F779AF" w:rsidRDefault="00F779AF" w:rsidP="00F779AF">
      <w:pPr>
        <w:keepLines/>
        <w:spacing w:after="0"/>
        <w:ind w:left="1702" w:hanging="1418"/>
      </w:pPr>
      <w:r>
        <w:t>AVPROD</w:t>
      </w:r>
      <w:r>
        <w:tab/>
        <w:t>AV Production</w:t>
      </w:r>
    </w:p>
    <w:p w14:paraId="38E917CE" w14:textId="77777777" w:rsidR="009B7166" w:rsidRPr="00457CAE" w:rsidRDefault="009B7166" w:rsidP="009B7166">
      <w:pPr>
        <w:pStyle w:val="EW"/>
      </w:pPr>
      <w:r w:rsidRPr="00457CAE">
        <w:t>CSIF</w:t>
      </w:r>
      <w:r w:rsidRPr="00457CAE">
        <w:tab/>
        <w:t>Communication Service Interface</w:t>
      </w:r>
    </w:p>
    <w:p w14:paraId="61430DAE" w14:textId="77777777" w:rsidR="00FB6916" w:rsidRPr="00457CAE" w:rsidRDefault="00FB6916" w:rsidP="0070659A">
      <w:pPr>
        <w:pStyle w:val="EW"/>
      </w:pPr>
      <w:r w:rsidRPr="00457CAE">
        <w:t>EPON</w:t>
      </w:r>
      <w:r w:rsidRPr="00457CAE">
        <w:tab/>
        <w:t xml:space="preserve">Ethernet Passive Optical Network </w:t>
      </w:r>
    </w:p>
    <w:p w14:paraId="6470AFDD" w14:textId="77777777" w:rsidR="00F02FD8" w:rsidRPr="00457CAE" w:rsidRDefault="009379D1" w:rsidP="0070659A">
      <w:pPr>
        <w:pStyle w:val="EW"/>
      </w:pPr>
      <w:r w:rsidRPr="00457CAE">
        <w:t>FIFO</w:t>
      </w:r>
      <w:r w:rsidRPr="00457CAE">
        <w:tab/>
      </w:r>
      <w:r w:rsidR="00F02FD8" w:rsidRPr="00457CAE">
        <w:t>F</w:t>
      </w:r>
      <w:r w:rsidRPr="00457CAE">
        <w:t xml:space="preserve">irst </w:t>
      </w:r>
      <w:r w:rsidR="00F02FD8" w:rsidRPr="00457CAE">
        <w:t>I</w:t>
      </w:r>
      <w:r w:rsidRPr="00457CAE">
        <w:t xml:space="preserve">n, </w:t>
      </w:r>
      <w:r w:rsidR="00F02FD8" w:rsidRPr="00457CAE">
        <w:t>F</w:t>
      </w:r>
      <w:r w:rsidRPr="00457CAE">
        <w:t xml:space="preserve">irst </w:t>
      </w:r>
      <w:r w:rsidR="00F02FD8" w:rsidRPr="00457CAE">
        <w:t>O</w:t>
      </w:r>
      <w:r w:rsidRPr="00457CAE">
        <w:t>ut</w:t>
      </w:r>
      <w:r w:rsidR="0070659A" w:rsidRPr="00457CAE" w:rsidDel="00233199">
        <w:t xml:space="preserve"> </w:t>
      </w:r>
    </w:p>
    <w:p w14:paraId="5217A174" w14:textId="77777777" w:rsidR="00FB6916" w:rsidRPr="00457CAE" w:rsidRDefault="00FB6916" w:rsidP="0070659A">
      <w:pPr>
        <w:pStyle w:val="EW"/>
      </w:pPr>
      <w:r w:rsidRPr="00457CAE">
        <w:t>GOOSE</w:t>
      </w:r>
      <w:r w:rsidRPr="00457CAE">
        <w:tab/>
        <w:t xml:space="preserve">Generic Object-Oriented Substation Event </w:t>
      </w:r>
    </w:p>
    <w:p w14:paraId="6F99B5C1" w14:textId="77777777" w:rsidR="0070659A" w:rsidRPr="00457CAE" w:rsidRDefault="0070659A" w:rsidP="0070659A">
      <w:pPr>
        <w:pStyle w:val="EW"/>
      </w:pPr>
      <w:r w:rsidRPr="00457CAE">
        <w:t>HCL</w:t>
      </w:r>
      <w:r w:rsidRPr="00457CAE">
        <w:tab/>
        <w:t>Higher Communication Layer</w:t>
      </w:r>
    </w:p>
    <w:p w14:paraId="76DEAC6A" w14:textId="77777777" w:rsidR="00FB6916" w:rsidRPr="00457CAE" w:rsidRDefault="00FB6916" w:rsidP="00FB6916">
      <w:pPr>
        <w:pStyle w:val="EW"/>
      </w:pPr>
      <w:r w:rsidRPr="00457CAE">
        <w:t>HMI</w:t>
      </w:r>
      <w:r w:rsidRPr="00457CAE">
        <w:tab/>
        <w:t>Human Machine Interface</w:t>
      </w:r>
    </w:p>
    <w:p w14:paraId="57894FB9" w14:textId="77777777" w:rsidR="00FB6916" w:rsidRPr="00457CAE" w:rsidRDefault="00FB6916" w:rsidP="00FB6916">
      <w:pPr>
        <w:pStyle w:val="EW"/>
      </w:pPr>
      <w:r w:rsidRPr="00457CAE">
        <w:t>IMU</w:t>
      </w:r>
      <w:r w:rsidRPr="00457CAE">
        <w:tab/>
        <w:t>Inertial Measurement Unit</w:t>
      </w:r>
    </w:p>
    <w:p w14:paraId="49C457BB" w14:textId="77777777" w:rsidR="0070659A" w:rsidRPr="00457CAE" w:rsidRDefault="0070659A" w:rsidP="0070659A">
      <w:pPr>
        <w:pStyle w:val="EW"/>
      </w:pPr>
      <w:r w:rsidRPr="00457CAE">
        <w:t>LCL</w:t>
      </w:r>
      <w:r w:rsidRPr="00457CAE">
        <w:tab/>
        <w:t>Lower Communication Layer</w:t>
      </w:r>
    </w:p>
    <w:p w14:paraId="0C666D84" w14:textId="77777777" w:rsidR="00080512" w:rsidRPr="00457CAE" w:rsidRDefault="00EB7538" w:rsidP="00EB7538">
      <w:pPr>
        <w:pStyle w:val="EW"/>
      </w:pPr>
      <w:r w:rsidRPr="00457CAE">
        <w:t>PMU</w:t>
      </w:r>
      <w:r w:rsidRPr="00457CAE">
        <w:tab/>
        <w:t>Phasor Measurement Unit</w:t>
      </w:r>
    </w:p>
    <w:p w14:paraId="5084067E" w14:textId="77777777" w:rsidR="008D6620" w:rsidRPr="00457CAE" w:rsidRDefault="00080512" w:rsidP="00DF3B60">
      <w:pPr>
        <w:pStyle w:val="Heading1"/>
      </w:pPr>
      <w:bookmarkStart w:id="32" w:name="_Toc45387330"/>
      <w:bookmarkStart w:id="33" w:name="_Toc146301499"/>
      <w:r w:rsidRPr="00457CAE">
        <w:t>4</w:t>
      </w:r>
      <w:r w:rsidRPr="00457CAE">
        <w:tab/>
      </w:r>
      <w:r w:rsidR="009F182F" w:rsidRPr="00457CAE">
        <w:t>Overview</w:t>
      </w:r>
      <w:bookmarkEnd w:id="32"/>
      <w:bookmarkEnd w:id="33"/>
    </w:p>
    <w:p w14:paraId="73F9E9AF" w14:textId="77777777" w:rsidR="00EC707B" w:rsidRPr="00457CAE" w:rsidRDefault="00EC707B" w:rsidP="00DF3B60">
      <w:pPr>
        <w:pStyle w:val="Heading2"/>
      </w:pPr>
      <w:bookmarkStart w:id="34" w:name="_Toc45387331"/>
      <w:bookmarkStart w:id="35" w:name="_Toc146301500"/>
      <w:r w:rsidRPr="00457CAE">
        <w:t>4.1</w:t>
      </w:r>
      <w:r w:rsidRPr="00457CAE">
        <w:tab/>
        <w:t>Introduction</w:t>
      </w:r>
      <w:bookmarkEnd w:id="34"/>
      <w:bookmarkEnd w:id="35"/>
    </w:p>
    <w:p w14:paraId="5586DD94" w14:textId="77777777" w:rsidR="00EC707B" w:rsidRPr="00457CAE" w:rsidRDefault="00EC707B" w:rsidP="00EC707B">
      <w:r w:rsidRPr="00457CAE">
        <w:t>For the purpose of this document, 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322142">
        <w:t xml:space="preserve"> </w:t>
      </w:r>
      <w:r w:rsidRPr="00457CAE">
        <w:t>These functions are performed by sensors, transmitters, controllers, and actuators.</w:t>
      </w:r>
    </w:p>
    <w:p w14:paraId="31EF4C1C"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lastRenderedPageBreak/>
        <w:t>In the context of this document, cyber-physical systems are referred to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 (see Clause 4.2).</w:t>
      </w:r>
    </w:p>
    <w:p w14:paraId="4447A3BD" w14:textId="77777777" w:rsidR="00EC707B" w:rsidRPr="00457CAE" w:rsidRDefault="00EC707B" w:rsidP="00C55525">
      <w:pPr>
        <w:rPr>
          <w:rFonts w:ascii="TimesNewRomanPSMT" w:hAnsi="TimesNewRomanPSMT" w:cs="TimesNewRomanPSMT"/>
          <w:lang w:val="en-US"/>
        </w:rPr>
      </w:pPr>
      <w:bookmarkStart w:id="36" w:name="_Hlk528846214"/>
      <w:r w:rsidRPr="00457CAE">
        <w:rPr>
          <w:rFonts w:ascii="TimesNewRomanPSMT" w:hAnsi="TimesNewRomanPSMT" w:cs="TimesNewRomanPSMT"/>
          <w:lang w:val="en-US"/>
        </w:rPr>
        <w:t xml:space="preserve">Communication services supporting cyber-physical control applications need to be ultra-reliable, dependable with a high communication service availability, and </w:t>
      </w:r>
      <w:r w:rsidRPr="00457CAE">
        <w:t>often require low or (in some cases) very low end-to-end latency.</w:t>
      </w:r>
      <w:bookmarkEnd w:id="36"/>
    </w:p>
    <w:p w14:paraId="0B617423"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Communication in automation in vertical domains follows certain communication patterns. The most well-known is periodic deterministic communication, others are aperiodic deterministic communication and non-deterministic communication (see Clause 4.3).</w:t>
      </w:r>
    </w:p>
    <w:p w14:paraId="34B11A76" w14:textId="77777777" w:rsidR="00EC707B" w:rsidRPr="00457CAE" w:rsidRDefault="00EC707B" w:rsidP="00C55525">
      <w:pPr>
        <w:rPr>
          <w:lang w:val="en-US"/>
        </w:rPr>
      </w:pPr>
      <w:r w:rsidRPr="00457CAE">
        <w:rPr>
          <w:rFonts w:ascii="TimesNewRomanPSMT" w:hAnsi="TimesNewRomanPSMT" w:cs="TimesNewRomanPSMT"/>
          <w:lang w:val="en-US"/>
        </w:rPr>
        <w:t xml:space="preserve">Communication for cyber-physical control applications supports operation in various vertical domains, for instance industrial automation and energy automation. This document addresses service requirements for cyber-physical control applications and supporting communication services from the vertical domains of factories of the future (smart manufacturing), electric power distribution, </w:t>
      </w:r>
      <w:r w:rsidR="00AC4D96" w:rsidRPr="00457CAE">
        <w:rPr>
          <w:rFonts w:ascii="TimesNewRomanPSMT" w:hAnsi="TimesNewRomanPSMT" w:cs="TimesNewRomanPSMT"/>
          <w:lang w:val="en-US"/>
        </w:rPr>
        <w:t xml:space="preserve">and </w:t>
      </w:r>
      <w:r w:rsidRPr="00457CAE">
        <w:rPr>
          <w:rFonts w:ascii="TimesNewRomanPSMT" w:hAnsi="TimesNewRomanPSMT" w:cs="TimesNewRomanPSMT"/>
          <w:lang w:val="en-US"/>
        </w:rPr>
        <w:t>central power generation</w:t>
      </w:r>
      <w:r w:rsidR="00AC4D96" w:rsidRPr="00457CAE">
        <w:rPr>
          <w:rFonts w:ascii="TimesNewRomanPSMT" w:hAnsi="TimesNewRomanPSMT" w:cs="TimesNewRomanPSMT"/>
          <w:lang w:val="en-US"/>
        </w:rPr>
        <w:t xml:space="preserve">. Service requirements for cyber-physical control applications and supporting communication services for </w:t>
      </w:r>
      <w:r w:rsidRPr="00457CAE">
        <w:rPr>
          <w:rFonts w:ascii="TimesNewRomanPSMT" w:hAnsi="TimesNewRomanPSMT" w:cs="TimesNewRomanPSMT"/>
          <w:lang w:val="en-US"/>
        </w:rPr>
        <w:t>rail-bound mass transit</w:t>
      </w:r>
      <w:r w:rsidR="00AC4D96" w:rsidRPr="00457CAE">
        <w:rPr>
          <w:rFonts w:ascii="TimesNewRomanPSMT" w:hAnsi="TimesNewRomanPSMT" w:cs="TimesNewRomanPSMT"/>
          <w:lang w:val="en-US"/>
        </w:rPr>
        <w:t xml:space="preserve"> are addressed in TS 22.289 [23]</w:t>
      </w:r>
      <w:r w:rsidRPr="00457CAE">
        <w:rPr>
          <w:rFonts w:ascii="TimesNewRomanPSMT" w:hAnsi="TimesNewRomanPSMT" w:cs="TimesNewRomanPSMT"/>
          <w:lang w:val="en-US"/>
        </w:rPr>
        <w:t>.</w:t>
      </w:r>
    </w:p>
    <w:p w14:paraId="0951001B" w14:textId="77777777" w:rsidR="00EC707B" w:rsidRPr="00457CAE" w:rsidRDefault="00EC707B" w:rsidP="00DF3B60">
      <w:pPr>
        <w:pStyle w:val="Heading2"/>
      </w:pPr>
      <w:bookmarkStart w:id="37" w:name="_Toc45387332"/>
      <w:bookmarkStart w:id="38" w:name="_Toc146301501"/>
      <w:r w:rsidRPr="00457CAE">
        <w:t>4.2</w:t>
      </w:r>
      <w:r w:rsidRPr="00457CAE">
        <w:tab/>
        <w:t>Activity patterns in automation</w:t>
      </w:r>
      <w:bookmarkEnd w:id="37"/>
      <w:bookmarkEnd w:id="38"/>
    </w:p>
    <w:p w14:paraId="037DBA1E" w14:textId="77777777" w:rsidR="00EC707B" w:rsidRPr="00457CAE" w:rsidRDefault="00EC707B" w:rsidP="00EC707B">
      <w:r w:rsidRPr="00457CAE">
        <w:rPr>
          <w:b/>
        </w:rPr>
        <w:t>Open-loop control:</w:t>
      </w:r>
      <w:r w:rsidRPr="00457CAE">
        <w:t xml:space="preserve"> The salient aspect of open-loop control is the lack of feedback from the output to the control; when providing commands to an actuator, it is assumed that the output of the influenced process is predetermined and within an acceptable range. This kind of control loop works if the influences of the environment on process and actuator are negligible. Also, this kind of control is applied in case unwanted output can be tolerated </w:t>
      </w:r>
      <w:r w:rsidR="00322718" w:rsidRPr="00457CAE">
        <w:t>[8]</w:t>
      </w:r>
      <w:r w:rsidRPr="00457CAE">
        <w:t xml:space="preserve">. </w:t>
      </w:r>
    </w:p>
    <w:p w14:paraId="0959CE1E" w14:textId="77777777" w:rsidR="00EC707B" w:rsidRPr="00457CAE" w:rsidRDefault="00EC707B" w:rsidP="00EC707B">
      <w:r w:rsidRPr="00457CAE">
        <w:rPr>
          <w:b/>
        </w:rPr>
        <w:t>Closed-loop control:</w:t>
      </w:r>
      <w:r w:rsidRPr="00457CAE">
        <w:t xml:space="preserve"> Closed-loop control enables the manipulation of processes even if the environment influences the process or the performance of the actuator changes over time. This type of control is realised by sensing the process output and by feeding these measurements back into a controller </w:t>
      </w:r>
      <w:r w:rsidR="00322718" w:rsidRPr="00457CAE">
        <w:t>[8]</w:t>
      </w:r>
      <w:r w:rsidRPr="00457CAE">
        <w:t xml:space="preserve">. </w:t>
      </w:r>
    </w:p>
    <w:p w14:paraId="554517BC" w14:textId="77777777" w:rsidR="00EC707B" w:rsidRPr="00457CAE" w:rsidRDefault="00EC707B" w:rsidP="00EC707B">
      <w:r w:rsidRPr="00457CAE">
        <w:rPr>
          <w:b/>
        </w:rPr>
        <w:t>Sequence control:</w:t>
      </w:r>
      <w:r w:rsidRPr="00457CAE">
        <w:t xml:space="preserve"> Sequence control may either step through a fixed sequence or employ logic that performs different actions based on various system states and system input </w:t>
      </w:r>
      <w:r w:rsidR="00322718" w:rsidRPr="00457CAE">
        <w:t>[8]</w:t>
      </w:r>
      <w:r w:rsidRPr="00457CAE">
        <w:t xml:space="preserve">. Sequence control can be seen as an extension of both open-loop and closed-loop control, but instead of achieving only one output instance, an entire sequence of output instances can be produced </w:t>
      </w:r>
      <w:r w:rsidR="00D8592D" w:rsidRPr="00457CAE">
        <w:t>[9]</w:t>
      </w:r>
      <w:r w:rsidRPr="00457CAE">
        <w:t xml:space="preserve">. </w:t>
      </w:r>
    </w:p>
    <w:p w14:paraId="56AC6209" w14:textId="77777777" w:rsidR="00EC707B" w:rsidRPr="00457CAE" w:rsidRDefault="00EC707B" w:rsidP="00EC707B">
      <w:pPr>
        <w:rPr>
          <w:lang w:val="en-US"/>
        </w:rPr>
      </w:pPr>
      <w:r w:rsidRPr="00457CAE">
        <w:rPr>
          <w:b/>
        </w:rPr>
        <w:t>Batch control:</w:t>
      </w:r>
      <w:r w:rsidRPr="00457CAE">
        <w:t xml:space="preserve"> </w:t>
      </w:r>
      <w:r w:rsidRPr="00457CAE">
        <w:rPr>
          <w:lang w:val="en-US"/>
        </w:rPr>
        <w:t>Batch processes lead to the production of finite quantities of material (batches) by subjecting input materials to a d</w:t>
      </w:r>
      <w:r w:rsidRPr="00457CAE">
        <w:rPr>
          <w:lang w:val="en-US"/>
        </w:rPr>
        <w:t>e</w:t>
      </w:r>
      <w:r w:rsidRPr="00457CAE">
        <w:rPr>
          <w:lang w:val="en-US"/>
        </w:rPr>
        <w:t xml:space="preserve">fined order of processing actions by use of one or more pieces of equipment </w:t>
      </w:r>
      <w:r w:rsidR="00D8592D" w:rsidRPr="00457CAE">
        <w:rPr>
          <w:lang w:val="en-US"/>
        </w:rPr>
        <w:t>[10]</w:t>
      </w:r>
      <w:r w:rsidRPr="00457CAE">
        <w:rPr>
          <w:lang w:val="en-US"/>
        </w:rPr>
        <w:t>.</w:t>
      </w:r>
    </w:p>
    <w:p w14:paraId="2E39CBD6" w14:textId="77777777" w:rsidR="00EC707B" w:rsidRPr="00457CAE" w:rsidRDefault="00EC707B" w:rsidP="00DF3B60">
      <w:pPr>
        <w:pStyle w:val="Heading2"/>
      </w:pPr>
      <w:bookmarkStart w:id="39" w:name="_Toc45387333"/>
      <w:bookmarkStart w:id="40" w:name="_Toc146301502"/>
      <w:r w:rsidRPr="00457CAE">
        <w:t>4.3</w:t>
      </w:r>
      <w:r w:rsidRPr="00457CAE">
        <w:tab/>
        <w:t>Communication attributes</w:t>
      </w:r>
      <w:bookmarkEnd w:id="39"/>
      <w:bookmarkEnd w:id="40"/>
    </w:p>
    <w:p w14:paraId="7A4D9F0A" w14:textId="77777777" w:rsidR="00EC707B" w:rsidRPr="00457CAE" w:rsidRDefault="00EC707B" w:rsidP="00EC707B">
      <w:pPr>
        <w:rPr>
          <w:bCs/>
        </w:rPr>
      </w:pPr>
      <w:r w:rsidRPr="00457CAE">
        <w:rPr>
          <w:bCs/>
        </w:rPr>
        <w:t xml:space="preserve">Communication in automation can be characterised by two main attributes: periodicity and determinism. </w:t>
      </w:r>
    </w:p>
    <w:p w14:paraId="0EDB3BB8" w14:textId="77777777" w:rsidR="00EC707B" w:rsidRPr="00457CAE" w:rsidRDefault="00EC707B" w:rsidP="00EC707B">
      <w:pPr>
        <w:rPr>
          <w:bCs/>
        </w:rPr>
      </w:pPr>
      <w:r w:rsidRPr="00457CAE">
        <w:t>Periodicity means that a transmission interval is repeated. For example, a transmission occurs every 15 ms. Reasons for a periodical transmission can be the periodic update of a position or the repeated monitoring of a characteristic parameter. Most periodic intervals in communication for automation are rather short. The transmission is started once and continuous unless a stop command is provided.</w:t>
      </w:r>
    </w:p>
    <w:p w14:paraId="0B8EC9B4" w14:textId="77777777" w:rsidR="00EC707B" w:rsidRPr="00457CAE" w:rsidRDefault="00EC707B" w:rsidP="00EC707B">
      <w:r w:rsidRPr="00457CAE">
        <w:t>An aperiodic transmission is, for example, a transmission which is triggered instantaneously by an event, i.e., events are the trigger of the transmission. Events are defined by the control system or by the user. Example events are:</w:t>
      </w:r>
    </w:p>
    <w:p w14:paraId="7FDCB948" w14:textId="77777777" w:rsidR="00EC707B" w:rsidRPr="00457CAE" w:rsidRDefault="00322718" w:rsidP="00322718">
      <w:pPr>
        <w:pStyle w:val="B1"/>
      </w:pPr>
      <w:r w:rsidRPr="00457CAE">
        <w:t>-</w:t>
      </w:r>
      <w:r w:rsidRPr="00457CAE">
        <w:tab/>
      </w:r>
      <w:r w:rsidR="00EC707B" w:rsidRPr="00457CAE">
        <w:t>Process events: events that come from the process when thresholds are exceeded or fallen below, e.g., temperature, pressure, level, etc.</w:t>
      </w:r>
    </w:p>
    <w:p w14:paraId="51BCF684" w14:textId="77777777" w:rsidR="00EC707B" w:rsidRPr="00457CAE" w:rsidRDefault="00322718" w:rsidP="00322718">
      <w:pPr>
        <w:pStyle w:val="B1"/>
      </w:pPr>
      <w:r w:rsidRPr="00457CAE">
        <w:t>-</w:t>
      </w:r>
      <w:r w:rsidRPr="00457CAE">
        <w:tab/>
      </w:r>
      <w:r w:rsidR="00EC707B" w:rsidRPr="00457CAE">
        <w:t>Diagnostic events: events that indicate malfunctions of an automation device or module, e.g., power supply defective; short circuit; too high temperature; etc.</w:t>
      </w:r>
    </w:p>
    <w:p w14:paraId="594A0D6E" w14:textId="77777777" w:rsidR="00EC707B" w:rsidRPr="00457CAE" w:rsidRDefault="00322718" w:rsidP="00322718">
      <w:pPr>
        <w:pStyle w:val="B1"/>
      </w:pPr>
      <w:r w:rsidRPr="00457CAE">
        <w:t>-</w:t>
      </w:r>
      <w:r w:rsidRPr="00457CAE">
        <w:tab/>
      </w:r>
      <w:r w:rsidR="00EC707B" w:rsidRPr="00457CAE">
        <w:t>Maintenance events: events based on information that indicates necessary maintenance work to prevent the failure of an automation device.</w:t>
      </w:r>
    </w:p>
    <w:p w14:paraId="08F208E2" w14:textId="77777777" w:rsidR="00EC707B" w:rsidRPr="00457CAE" w:rsidRDefault="00EC707B" w:rsidP="00EC707B">
      <w:r w:rsidRPr="00457CAE">
        <w:t xml:space="preserve">Most events, and especially alarms, are confirmed. In this context, alarms are messages that inform a controller or operator that an event has occurred, e.g., an equipment malfunction, process deviation, or other abnormal condition requiring a response. The receipt of the alarm is acknowledged usually within a short time period by the application that </w:t>
      </w:r>
      <w:r w:rsidRPr="00457CAE">
        <w:lastRenderedPageBreak/>
        <w:t>received the alarm. If no acknowledgment is received from the target application after a preset time, the so-called monitoring time, the alarm is sent again after a preset time or some failure response action is started.</w:t>
      </w:r>
    </w:p>
    <w:p w14:paraId="484B8A5C" w14:textId="77777777" w:rsidR="00EC707B" w:rsidRPr="00457CAE" w:rsidRDefault="00EC707B" w:rsidP="00EC707B">
      <w:r w:rsidRPr="00457CAE">
        <w:t xml:space="preserve">Determinism refers to whether the delay between transmission of a message and receipt of the message at the destination address is stable (within bounds). Usually, communication is called deterministic if it is bounded by a given threshold for the latency/transmission time. </w:t>
      </w:r>
      <w:r w:rsidRPr="00457CAE">
        <w:rPr>
          <w:bCs/>
        </w:rPr>
        <w:t>In case of a periodic transmission, the variation of the interval is bounded.</w:t>
      </w:r>
    </w:p>
    <w:p w14:paraId="1507D779" w14:textId="77777777" w:rsidR="00EC707B" w:rsidRPr="00457CAE" w:rsidRDefault="00EC707B" w:rsidP="00DF3B60">
      <w:pPr>
        <w:pStyle w:val="Heading2"/>
      </w:pPr>
      <w:bookmarkStart w:id="41" w:name="_Toc45387334"/>
      <w:bookmarkStart w:id="42" w:name="_Toc146301503"/>
      <w:r w:rsidRPr="00457CAE">
        <w:t>4.4</w:t>
      </w:r>
      <w:r w:rsidRPr="00457CAE">
        <w:tab/>
        <w:t>Control systems and related communication patterns</w:t>
      </w:r>
      <w:bookmarkEnd w:id="41"/>
      <w:bookmarkEnd w:id="42"/>
    </w:p>
    <w:p w14:paraId="68E1ED95" w14:textId="77777777" w:rsidR="00EC707B" w:rsidRPr="00457CAE" w:rsidRDefault="00EC707B" w:rsidP="00EC707B">
      <w:pPr>
        <w:rPr>
          <w:bCs/>
        </w:rPr>
      </w:pPr>
      <w:r w:rsidRPr="00457CAE">
        <w:rPr>
          <w:bCs/>
        </w:rPr>
        <w:t xml:space="preserve">There are preferences in the mapping between the type of control and the communication pattern. Open-loop control is characterised by one or many messages sent to an actuator. These can be sent in a periodic or an aperiodic pattern. However, the communication means used need to be deterministic since typically an activity response from the receiver and/or the receiving application is expected. </w:t>
      </w:r>
    </w:p>
    <w:p w14:paraId="3E6468E9" w14:textId="77777777" w:rsidR="00EC707B" w:rsidRPr="00457CAE" w:rsidRDefault="00EC707B" w:rsidP="00EC707B">
      <w:pPr>
        <w:rPr>
          <w:bCs/>
        </w:rPr>
      </w:pPr>
      <w:r w:rsidRPr="00457CAE">
        <w:rPr>
          <w:bCs/>
        </w:rPr>
        <w:t xml:space="preserve">Closed-loop control produces both periodic and aperiodic communication patterns. Closed-loop control is often used for the control of continuous processes with tight time-control limits, e.g., the control of a printing press. In this case, one typically relies on periodic communication patterns. Note that in both the aperiodic and periodic case, the communication needs to be deterministic. </w:t>
      </w:r>
    </w:p>
    <w:p w14:paraId="2D198F2F" w14:textId="77777777" w:rsidR="00EC707B" w:rsidRPr="00457CAE" w:rsidRDefault="00EC707B" w:rsidP="00EC707B">
      <w:pPr>
        <w:rPr>
          <w:bCs/>
        </w:rPr>
      </w:pPr>
      <w:r w:rsidRPr="00457CAE">
        <w:rPr>
          <w:bCs/>
        </w:rPr>
        <w:t xml:space="preserve">Logging of device states, measurements, etc. for maintenance purposes and such typically entails aperiodic communication patterns. In case the transmitted logging information can be time-stamped by the respective function, determinism is often not mandatory. </w:t>
      </w:r>
    </w:p>
    <w:p w14:paraId="4896BE10" w14:textId="77777777" w:rsidR="00EC707B" w:rsidRPr="00457CAE" w:rsidRDefault="00EC707B" w:rsidP="00EC707B">
      <w:pPr>
        <w:rPr>
          <w:rFonts w:eastAsia="MS Mincho"/>
          <w:lang w:eastAsia="ja-JP"/>
        </w:rPr>
      </w:pPr>
      <w:r w:rsidRPr="00457CAE">
        <w:rPr>
          <w:rFonts w:eastAsia="MS Mincho"/>
          <w:lang w:eastAsia="ja-JP"/>
        </w:rPr>
        <w:t xml:space="preserve">In practice, vertical communication networks serve a large number of applications exhibiting a wide range of communication requirements. In order to facilitate efficient modelling of the communication network during engineering and for reducing the complexity of network optimisation, traffic classes or communication patterns have been identified </w:t>
      </w:r>
      <w:r w:rsidR="00D8592D" w:rsidRPr="00457CAE">
        <w:rPr>
          <w:rFonts w:eastAsia="MS Mincho"/>
          <w:lang w:eastAsia="ja-JP"/>
        </w:rPr>
        <w:t>[6]</w:t>
      </w:r>
      <w:r w:rsidRPr="00457CAE">
        <w:rPr>
          <w:rFonts w:eastAsia="MS Mincho"/>
          <w:lang w:eastAsia="ja-JP"/>
        </w:rPr>
        <w:t xml:space="preserve">. There are three typical traffic classes or communication patterns in industrial environments </w:t>
      </w:r>
      <w:r w:rsidR="00D8592D" w:rsidRPr="00457CAE">
        <w:rPr>
          <w:rFonts w:eastAsia="MS Mincho"/>
          <w:lang w:eastAsia="ja-JP"/>
        </w:rPr>
        <w:t>[6]</w:t>
      </w:r>
      <w:r w:rsidRPr="00457CAE">
        <w:rPr>
          <w:rFonts w:eastAsia="MS Mincho"/>
          <w:lang w:eastAsia="ja-JP"/>
        </w:rPr>
        <w:t>, i.e.,</w:t>
      </w:r>
    </w:p>
    <w:p w14:paraId="5A064A4C"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periodic communication with stringent requirements on timeliness of the transmission. </w:t>
      </w:r>
    </w:p>
    <w:p w14:paraId="3E5D2152"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deterministic aperiodic communication: communication without a preset sending time. Typical activity patterns for which this kind of communication is suitable are event-driven actions.</w:t>
      </w:r>
    </w:p>
    <w:p w14:paraId="15D42D38"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 subsumes all other types of traffic, including periodic non-real time and aperiodic non-real time traffic. Periodicity is irrelevant in case the communication is not time-critical.</w:t>
      </w:r>
    </w:p>
    <w:p w14:paraId="07D77C70" w14:textId="77777777" w:rsidR="00EC707B" w:rsidRPr="00457CAE" w:rsidRDefault="00EC707B" w:rsidP="00EC707B">
      <w:pPr>
        <w:rPr>
          <w:rFonts w:eastAsia="MS Mincho"/>
          <w:lang w:eastAsia="ja-JP"/>
        </w:rPr>
      </w:pPr>
      <w:r w:rsidRPr="00457CAE">
        <w:rPr>
          <w:rFonts w:eastAsia="MS Mincho"/>
          <w:lang w:eastAsia="ja-JP"/>
        </w:rPr>
        <w:t>Some communication services exhibit traffic patterns that cannot be assigned to one of the above communication patterns exclusively (mixed traffic).</w:t>
      </w:r>
    </w:p>
    <w:p w14:paraId="70CD85EA" w14:textId="77777777" w:rsidR="00EC707B" w:rsidRPr="00457CAE" w:rsidRDefault="00EC707B" w:rsidP="00DF3B60">
      <w:pPr>
        <w:pStyle w:val="Heading2"/>
      </w:pPr>
      <w:bookmarkStart w:id="43" w:name="_Toc45387335"/>
      <w:bookmarkStart w:id="44" w:name="_Toc146301504"/>
      <w:r w:rsidRPr="00457CAE">
        <w:t>4.5</w:t>
      </w:r>
      <w:r w:rsidRPr="00457CAE">
        <w:tab/>
        <w:t>Implications for 5G systems</w:t>
      </w:r>
      <w:bookmarkEnd w:id="43"/>
      <w:bookmarkEnd w:id="44"/>
    </w:p>
    <w:p w14:paraId="179748D0" w14:textId="77777777" w:rsidR="00EC707B" w:rsidRPr="00457CAE" w:rsidRDefault="00EC707B" w:rsidP="00EC707B">
      <w:r w:rsidRPr="00457CAE">
        <w:t xml:space="preserve">In order to be suitable for automation in vertical domains, 5G systems need to be dependable and flexible to meet specific KPIs to serve specific applications and use cases. They need to come with the system properties of reliability, availability, maintainability, safety, and integrity. What particular requirements each property needs to meet depends on the particularities of the domain and the use case. </w:t>
      </w:r>
      <w:r w:rsidR="00C80326" w:rsidRPr="00C80326">
        <w:t xml:space="preserve">Annex </w:t>
      </w:r>
      <w:r w:rsidR="00C80326">
        <w:t>F</w:t>
      </w:r>
      <w:r w:rsidR="00C80326" w:rsidRPr="00C80326">
        <w:t xml:space="preserve"> discusses the difference between reliability and communication service availability. </w:t>
      </w:r>
      <w:r w:rsidRPr="00457CAE">
        <w:t>The requirements in this document provide various sets of performance criteria that need to be met to satisfactorily support different use cases of cyber-physical control applications used by various vertical markets.</w:t>
      </w:r>
    </w:p>
    <w:p w14:paraId="21D10F22" w14:textId="77777777" w:rsidR="00080512" w:rsidRPr="00457CAE" w:rsidRDefault="008D6620" w:rsidP="00DF3B60">
      <w:pPr>
        <w:pStyle w:val="Heading1"/>
      </w:pPr>
      <w:bookmarkStart w:id="45" w:name="_Toc45387336"/>
      <w:bookmarkStart w:id="46" w:name="_Toc146301505"/>
      <w:r w:rsidRPr="00457CAE">
        <w:t>5</w:t>
      </w:r>
      <w:r w:rsidRPr="00457CAE">
        <w:tab/>
      </w:r>
      <w:r w:rsidR="009B7166" w:rsidRPr="00457CAE">
        <w:t>P</w:t>
      </w:r>
      <w:r w:rsidR="009C2FAF" w:rsidRPr="00457CAE">
        <w:t>erformance requirements</w:t>
      </w:r>
      <w:bookmarkEnd w:id="45"/>
      <w:bookmarkEnd w:id="46"/>
    </w:p>
    <w:p w14:paraId="6C3E4E56" w14:textId="77777777" w:rsidR="00080512" w:rsidRPr="00457CAE" w:rsidRDefault="008D6620" w:rsidP="00DF3B60">
      <w:pPr>
        <w:pStyle w:val="Heading2"/>
      </w:pPr>
      <w:bookmarkStart w:id="47" w:name="_Toc45387337"/>
      <w:bookmarkStart w:id="48" w:name="_Toc146301506"/>
      <w:r w:rsidRPr="00457CAE">
        <w:t>5.1</w:t>
      </w:r>
      <w:r w:rsidR="00080512" w:rsidRPr="00457CAE">
        <w:tab/>
      </w:r>
      <w:r w:rsidR="009C2FAF" w:rsidRPr="00457CAE">
        <w:t>Overview</w:t>
      </w:r>
      <w:bookmarkEnd w:id="47"/>
      <w:bookmarkEnd w:id="48"/>
    </w:p>
    <w:p w14:paraId="2D5021EB" w14:textId="77777777" w:rsidR="009B7166" w:rsidRPr="00457CAE" w:rsidRDefault="009B7166" w:rsidP="009B7166">
      <w:r w:rsidRPr="00457CAE">
        <w:t xml:space="preserve">There are two fundamental perspectives concerning dependable communication in 5G systems: the end-to-end perspective of the communication services and the network perspective (see </w:t>
      </w:r>
      <w:r w:rsidR="00A259AE" w:rsidRPr="00457CAE">
        <w:t>F</w:t>
      </w:r>
      <w:r w:rsidRPr="00457CAE">
        <w:t>igure 5.1-1).</w:t>
      </w:r>
    </w:p>
    <w:p w14:paraId="763204C4" w14:textId="03AA9E71" w:rsidR="009B7166" w:rsidRPr="00457CAE" w:rsidRDefault="00746C5E" w:rsidP="00822F9B">
      <w:pPr>
        <w:pStyle w:val="TH"/>
      </w:pPr>
      <w:r w:rsidRPr="00457CAE">
        <w:rPr>
          <w:noProof/>
        </w:rPr>
        <w:lastRenderedPageBreak/>
        <w:drawing>
          <wp:inline distT="0" distB="0" distL="0" distR="0" wp14:anchorId="55B00A32" wp14:editId="51F01D8D">
            <wp:extent cx="6115050" cy="182880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828800"/>
                    </a:xfrm>
                    <a:prstGeom prst="rect">
                      <a:avLst/>
                    </a:prstGeom>
                    <a:noFill/>
                    <a:ln>
                      <a:noFill/>
                    </a:ln>
                  </pic:spPr>
                </pic:pic>
              </a:graphicData>
            </a:graphic>
          </wp:inline>
        </w:drawing>
      </w:r>
    </w:p>
    <w:p w14:paraId="77EDCF95" w14:textId="77777777" w:rsidR="009B7166" w:rsidRPr="00457CAE" w:rsidRDefault="009B7166" w:rsidP="009B7166">
      <w:pPr>
        <w:pStyle w:val="TF"/>
      </w:pPr>
      <w:r w:rsidRPr="00457CAE">
        <w:t xml:space="preserve">Figure 5.1-1: Network perspective of 5G system </w:t>
      </w:r>
    </w:p>
    <w:p w14:paraId="7941750C" w14:textId="77777777" w:rsidR="0000391F" w:rsidRPr="00457CAE" w:rsidRDefault="0000391F" w:rsidP="0000391F">
      <w:r w:rsidRPr="00457CAE">
        <w:t xml:space="preserve">The Communication Service in Figure 5.1-1 may be implemented </w:t>
      </w:r>
      <w:r w:rsidR="00B43607" w:rsidRPr="007A449E">
        <w:rPr>
          <w:noProof/>
        </w:rPr>
        <w:t xml:space="preserve">as a logical communication link </w:t>
      </w:r>
      <w:r w:rsidRPr="00457CAE">
        <w:t>between a UE on one side and a network server on the other side, or between a UE on one side and a UE on the other side.</w:t>
      </w:r>
    </w:p>
    <w:p w14:paraId="5F34392E" w14:textId="77777777" w:rsidR="00F50EC8" w:rsidRPr="00457CAE" w:rsidRDefault="00321069" w:rsidP="009B7166">
      <w:r w:rsidRPr="00457CAE">
        <w:t>In some cases, a local approach (e.g. network edge) is preferred for the communication service on the network side in order to reduce the latency</w:t>
      </w:r>
      <w:r w:rsidR="00B43607">
        <w:rPr>
          <w:noProof/>
        </w:rPr>
        <w:t>, to increase communication service availability,</w:t>
      </w:r>
      <w:r w:rsidRPr="00457CAE">
        <w:t xml:space="preserve"> or to keep sensitive data in a non-public network on the factory site.</w:t>
      </w:r>
    </w:p>
    <w:p w14:paraId="7182823C" w14:textId="77777777" w:rsidR="009B7166" w:rsidRPr="00457CAE" w:rsidRDefault="009B7166" w:rsidP="009B7166">
      <w:r w:rsidRPr="00457CAE">
        <w:t xml:space="preserve">The tables in </w:t>
      </w:r>
      <w:r w:rsidR="00866B63" w:rsidRPr="00457CAE">
        <w:t>C</w:t>
      </w:r>
      <w:r w:rsidRPr="00457CAE">
        <w:t xml:space="preserve">lauses 5.2 through 5.5 below provide sets of requirements where periodicity and determinism are critical to meeting cyber-physical control application needs in various vertical scenarios. While many use cases have similar KPI values, the important distinction is that in order to meet the needs of different verticals and different uses, the 5G system will need to be sufficiently flexible to allow deployment configurations that can meet the different sets of KPIs specific to each use. </w:t>
      </w:r>
    </w:p>
    <w:p w14:paraId="36CB208C" w14:textId="77777777" w:rsidR="00B43607" w:rsidRPr="007A449E" w:rsidRDefault="00B43607" w:rsidP="00B43607">
      <w:pPr>
        <w:rPr>
          <w:noProof/>
        </w:rPr>
      </w:pPr>
      <w:r w:rsidRPr="007A449E">
        <w:rPr>
          <w:noProof/>
        </w:rPr>
        <w:t xml:space="preserve">Communication service availability is considered an important service performance requirement for cyber-physical applications, especially for applications with deterministic traffic. The communication service availability </w:t>
      </w:r>
      <w:r>
        <w:rPr>
          <w:noProof/>
        </w:rPr>
        <w:t xml:space="preserve">depends on </w:t>
      </w:r>
      <w:r w:rsidRPr="007A449E">
        <w:rPr>
          <w:noProof/>
        </w:rPr>
        <w:t>the latency and reliability</w:t>
      </w:r>
      <w:r>
        <w:rPr>
          <w:noProof/>
        </w:rPr>
        <w:t xml:space="preserve"> (</w:t>
      </w:r>
      <w:r w:rsidRPr="00426B05">
        <w:rPr>
          <w:noProof/>
        </w:rPr>
        <w:t>in the context of network layer packet transmissions</w:t>
      </w:r>
      <w:r>
        <w:rPr>
          <w:noProof/>
        </w:rPr>
        <w:t>,</w:t>
      </w:r>
      <w:r w:rsidRPr="00426B05">
        <w:rPr>
          <w:noProof/>
        </w:rPr>
        <w:t xml:space="preserve"> </w:t>
      </w:r>
      <w:r>
        <w:rPr>
          <w:noProof/>
        </w:rPr>
        <w:t>as defined in TS 22.261 [2])</w:t>
      </w:r>
      <w:r w:rsidRPr="007A449E">
        <w:rPr>
          <w:noProof/>
        </w:rPr>
        <w:t xml:space="preserve"> </w:t>
      </w:r>
      <w:r>
        <w:rPr>
          <w:noProof/>
        </w:rPr>
        <w:t xml:space="preserve">of the </w:t>
      </w:r>
      <w:r w:rsidRPr="007A449E">
        <w:rPr>
          <w:noProof/>
        </w:rPr>
        <w:t>logical communication link</w:t>
      </w:r>
      <w:r>
        <w:rPr>
          <w:noProof/>
        </w:rPr>
        <w:t>, as well as the survival time</w:t>
      </w:r>
      <w:r w:rsidRPr="007A449E">
        <w:rPr>
          <w:noProof/>
        </w:rPr>
        <w:t xml:space="preserve"> of </w:t>
      </w:r>
      <w:r>
        <w:rPr>
          <w:noProof/>
        </w:rPr>
        <w:t>the</w:t>
      </w:r>
      <w:r w:rsidRPr="007A449E">
        <w:rPr>
          <w:noProof/>
        </w:rPr>
        <w:t xml:space="preserve"> cyber-physical application</w:t>
      </w:r>
      <w:r>
        <w:rPr>
          <w:noProof/>
        </w:rPr>
        <w:t xml:space="preserve"> (see Annex C.3 for further details on these relations)</w:t>
      </w:r>
      <w:r w:rsidRPr="007A449E">
        <w:rPr>
          <w:noProof/>
        </w:rPr>
        <w:t>.</w:t>
      </w:r>
    </w:p>
    <w:p w14:paraId="29AC724D" w14:textId="77777777" w:rsidR="00B43607" w:rsidRPr="007A449E" w:rsidRDefault="00B43607" w:rsidP="00B43607">
      <w:pPr>
        <w:rPr>
          <w:noProof/>
        </w:rPr>
      </w:pPr>
      <w:r w:rsidRPr="007A449E">
        <w:rPr>
          <w:noProof/>
        </w:rPr>
        <w:t xml:space="preserve">The communication service reliability requirements </w:t>
      </w:r>
      <w:r>
        <w:rPr>
          <w:noProof/>
        </w:rPr>
        <w:t xml:space="preserve">also </w:t>
      </w:r>
      <w:r w:rsidRPr="007A449E">
        <w:rPr>
          <w:noProof/>
        </w:rPr>
        <w:t>depend on the operation characteristics of the corresponding cyber-physical applications. Typically</w:t>
      </w:r>
      <w:r>
        <w:rPr>
          <w:noProof/>
        </w:rPr>
        <w:t>,</w:t>
      </w:r>
      <w:r w:rsidRPr="007A449E">
        <w:rPr>
          <w:noProof/>
        </w:rPr>
        <w:t xml:space="preserve"> the communication service</w:t>
      </w:r>
      <w:r>
        <w:rPr>
          <w:noProof/>
        </w:rPr>
        <w:t xml:space="preserve">s </w:t>
      </w:r>
      <w:r w:rsidRPr="007A449E">
        <w:rPr>
          <w:noProof/>
        </w:rPr>
        <w:t xml:space="preserve">critical for the automation application </w:t>
      </w:r>
      <w:r>
        <w:rPr>
          <w:noProof/>
        </w:rPr>
        <w:t>also come with</w:t>
      </w:r>
      <w:r w:rsidRPr="007A449E">
        <w:rPr>
          <w:noProof/>
        </w:rPr>
        <w:t xml:space="preserve"> stringent communication service reliability requirement</w:t>
      </w:r>
      <w:r>
        <w:rPr>
          <w:noProof/>
        </w:rPr>
        <w:t>s</w:t>
      </w:r>
      <w:r w:rsidRPr="007A449E">
        <w:rPr>
          <w:noProof/>
        </w:rPr>
        <w:t xml:space="preserve">. </w:t>
      </w:r>
      <w:r>
        <w:rPr>
          <w:noProof/>
        </w:rPr>
        <w:t>Note that t</w:t>
      </w:r>
      <w:r w:rsidRPr="007A449E">
        <w:rPr>
          <w:noProof/>
        </w:rPr>
        <w:t>he communication service reliability requirement has no direct relationship with the communication service availability requirement.</w:t>
      </w:r>
    </w:p>
    <w:p w14:paraId="57A9CCD6" w14:textId="77777777" w:rsidR="00B43607" w:rsidRPr="007A449E" w:rsidRDefault="00B43607" w:rsidP="00B43607">
      <w:pPr>
        <w:rPr>
          <w:noProof/>
        </w:rPr>
      </w:pPr>
      <w:r w:rsidRPr="007A449E">
        <w:rPr>
          <w:noProof/>
        </w:rPr>
        <w:t>The "# of UEs" in the tables in clauses 5.2 to 5.5 is intended to give an indication of the UE density that would need to be served within a given service area.</w:t>
      </w:r>
    </w:p>
    <w:p w14:paraId="282417EB" w14:textId="77777777" w:rsidR="009B7166" w:rsidRPr="00457CAE" w:rsidRDefault="009B7166" w:rsidP="009B7166">
      <w:r w:rsidRPr="00457CAE">
        <w:t xml:space="preserve">Clock synchronisation is needed in many "vertical" use cases. The requirements and tables in </w:t>
      </w:r>
      <w:r w:rsidR="00866B63" w:rsidRPr="00457CAE">
        <w:t>C</w:t>
      </w:r>
      <w:r w:rsidRPr="00457CAE">
        <w:t>lause 5.6 provide specific criteria for managing time sensitive communications in an industrial environment.</w:t>
      </w:r>
    </w:p>
    <w:p w14:paraId="0BB6549C" w14:textId="77777777" w:rsidR="009B7166" w:rsidRPr="00457CAE" w:rsidRDefault="009B7166" w:rsidP="009B7166">
      <w:r w:rsidRPr="00457CAE">
        <w:t xml:space="preserve">High accuracy positioning is becoming essential for Factories of the Future. The reason for this is that tracking of mobile devices as well as mobile assets is becoming increasingly important in improving processes and increasing flexibility in industrial environments, </w:t>
      </w:r>
      <w:r w:rsidR="00866B63" w:rsidRPr="00457CAE">
        <w:t>C</w:t>
      </w:r>
      <w:r w:rsidRPr="00457CAE">
        <w:t xml:space="preserve">lause 5.7 provides positioning requirements for horizontal </w:t>
      </w:r>
      <w:r w:rsidR="00F50EC8" w:rsidRPr="00457CAE">
        <w:t xml:space="preserve">and vertical </w:t>
      </w:r>
      <w:r w:rsidRPr="00457CAE">
        <w:t>accuracy, availability, heading, latency and UE speed in an industrial use case scenario.</w:t>
      </w:r>
    </w:p>
    <w:p w14:paraId="6CD8AE06" w14:textId="77777777" w:rsidR="00CB6F9A" w:rsidRPr="00457CAE" w:rsidRDefault="00CB6F9A" w:rsidP="00CB6F9A">
      <w:r w:rsidRPr="00457CAE">
        <w:t>An example of the relationship between reliability</w:t>
      </w:r>
      <w:r w:rsidR="00B43607">
        <w:t xml:space="preserve"> </w:t>
      </w:r>
      <w:r w:rsidR="00B43607">
        <w:rPr>
          <w:noProof/>
        </w:rPr>
        <w:t>(</w:t>
      </w:r>
      <w:r w:rsidR="00B43607" w:rsidRPr="00426B05">
        <w:rPr>
          <w:noProof/>
        </w:rPr>
        <w:t>in the context of network layer packet transmissions</w:t>
      </w:r>
      <w:r w:rsidR="00B43607">
        <w:rPr>
          <w:noProof/>
        </w:rPr>
        <w:t>,</w:t>
      </w:r>
      <w:r w:rsidR="00B43607" w:rsidRPr="00426B05">
        <w:rPr>
          <w:noProof/>
        </w:rPr>
        <w:t xml:space="preserve"> </w:t>
      </w:r>
      <w:r w:rsidR="00B43607">
        <w:rPr>
          <w:noProof/>
        </w:rPr>
        <w:t>as defined in TS 22.261 [2])</w:t>
      </w:r>
      <w:r w:rsidRPr="00457CAE">
        <w:t>, surviv</w:t>
      </w:r>
      <w:r w:rsidR="003878D6" w:rsidRPr="00457CAE">
        <w:t>al</w:t>
      </w:r>
      <w:r w:rsidRPr="00457CAE">
        <w:t xml:space="preserve"> time and communication service availability of </w:t>
      </w:r>
      <w:r w:rsidR="001C613D" w:rsidRPr="00457CAE">
        <w:t xml:space="preserve">a </w:t>
      </w:r>
      <w:r w:rsidRPr="00457CAE">
        <w:t xml:space="preserve">logical </w:t>
      </w:r>
      <w:r w:rsidR="00B43607">
        <w:t xml:space="preserve">communication </w:t>
      </w:r>
      <w:r w:rsidRPr="00457CAE">
        <w:t xml:space="preserve">link is illustrated in the following </w:t>
      </w:r>
      <w:r w:rsidR="00A259AE" w:rsidRPr="00457CAE">
        <w:t>T</w:t>
      </w:r>
      <w:r w:rsidRPr="00457CAE">
        <w:t>able 5.1-1.</w:t>
      </w:r>
      <w:r w:rsidR="00622E22">
        <w:t xml:space="preserve"> </w:t>
      </w:r>
      <w:r w:rsidR="00622E22" w:rsidRPr="00622E22">
        <w:t>This is done for a special case where packet errors are uncorrelated, which in many cases is an unrealistic assumption.</w:t>
      </w:r>
    </w:p>
    <w:p w14:paraId="4F9915B6" w14:textId="77777777" w:rsidR="00CB6F9A" w:rsidRPr="00457CAE" w:rsidRDefault="00CB6F9A" w:rsidP="00CB6F9A">
      <w:pPr>
        <w:pStyle w:val="TH"/>
      </w:pPr>
      <w:r w:rsidRPr="00457CAE">
        <w:lastRenderedPageBreak/>
        <w:t>Table 5.1-1</w:t>
      </w:r>
      <w:r w:rsidR="000052D3" w:rsidRPr="00457CAE">
        <w:t>:</w:t>
      </w:r>
      <w:r w:rsidRPr="00457CAE">
        <w:t xml:space="preserve"> Example of relationship between </w:t>
      </w:r>
      <w:r w:rsidR="00B43607" w:rsidRPr="007A449E">
        <w:rPr>
          <w:noProof/>
        </w:rPr>
        <w:t xml:space="preserve">reliability </w:t>
      </w:r>
      <w:r w:rsidR="00B43607" w:rsidRPr="00B548D6">
        <w:rPr>
          <w:noProof/>
        </w:rPr>
        <w:t xml:space="preserve">(as defined in TS 22.261) </w:t>
      </w:r>
      <w:r w:rsidR="00B43607">
        <w:rPr>
          <w:noProof/>
        </w:rPr>
        <w:t xml:space="preserve">and </w:t>
      </w:r>
      <w:r w:rsidRPr="00457CAE">
        <w:t xml:space="preserve">communication service availability when </w:t>
      </w:r>
      <w:r w:rsidR="00B43607">
        <w:rPr>
          <w:noProof/>
        </w:rPr>
        <w:t xml:space="preserve">the </w:t>
      </w:r>
      <w:r w:rsidRPr="00457CAE">
        <w:t>survival time is</w:t>
      </w:r>
      <w:r w:rsidR="001C613D" w:rsidRPr="00457CAE">
        <w:t xml:space="preserve"> equal to </w:t>
      </w:r>
      <w:r w:rsidR="00B43607">
        <w:rPr>
          <w:noProof/>
        </w:rPr>
        <w:t xml:space="preserve">the </w:t>
      </w:r>
      <w:r w:rsidR="001C613D" w:rsidRPr="00457CAE">
        <w:t>transfer interval</w:t>
      </w:r>
      <w:r w:rsidRPr="00457CAE">
        <w:t>.</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3113"/>
      </w:tblGrid>
      <w:tr w:rsidR="001151FE" w:rsidRPr="00457CAE" w14:paraId="36224B40" w14:textId="77777777" w:rsidTr="00883F36">
        <w:tc>
          <w:tcPr>
            <w:tcW w:w="2858" w:type="dxa"/>
            <w:shd w:val="clear" w:color="auto" w:fill="auto"/>
          </w:tcPr>
          <w:p w14:paraId="3EE2D8EF" w14:textId="77777777" w:rsidR="00CB6F9A" w:rsidRPr="00457CAE" w:rsidRDefault="00CB6F9A" w:rsidP="001151FE">
            <w:pPr>
              <w:pStyle w:val="TAH"/>
              <w:rPr>
                <w:lang w:val="en-US" w:eastAsia="en-US"/>
              </w:rPr>
            </w:pPr>
            <w:r w:rsidRPr="00457CAE">
              <w:rPr>
                <w:lang w:val="en-US" w:eastAsia="en-US"/>
              </w:rPr>
              <w:t>Communication service availability</w:t>
            </w:r>
          </w:p>
        </w:tc>
        <w:tc>
          <w:tcPr>
            <w:tcW w:w="3113" w:type="dxa"/>
            <w:shd w:val="clear" w:color="auto" w:fill="auto"/>
          </w:tcPr>
          <w:p w14:paraId="1FA91F4B" w14:textId="77777777" w:rsidR="00CB6F9A" w:rsidRPr="0083595E" w:rsidRDefault="00CB6F9A" w:rsidP="0083595E">
            <w:pPr>
              <w:pStyle w:val="TAH"/>
            </w:pPr>
            <w:r w:rsidRPr="0083595E">
              <w:t>Reliability</w:t>
            </w:r>
            <w:r w:rsidRPr="0083595E">
              <w:br/>
              <w:t>( as defined in TS 22.261)</w:t>
            </w:r>
            <w:r w:rsidR="00F779AF" w:rsidRPr="0083595E">
              <w:t xml:space="preserve"> </w:t>
            </w:r>
            <w:r w:rsidR="00F779AF" w:rsidRPr="0083595E">
              <w:br/>
            </w:r>
            <w:r w:rsidR="00F779AF" w:rsidRPr="0083595E">
              <w:rPr>
                <w:rFonts w:eastAsia="Calibri"/>
              </w:rPr>
              <w:t>1 - p</w:t>
            </w:r>
          </w:p>
        </w:tc>
      </w:tr>
      <w:tr w:rsidR="001151FE" w:rsidRPr="00457CAE" w14:paraId="765625E1" w14:textId="77777777" w:rsidTr="00883F36">
        <w:tc>
          <w:tcPr>
            <w:tcW w:w="2858" w:type="dxa"/>
            <w:shd w:val="clear" w:color="auto" w:fill="auto"/>
          </w:tcPr>
          <w:p w14:paraId="5CADA945"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0D439FCD"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01C3F5B0" w14:textId="77777777" w:rsidTr="00883F36">
        <w:tc>
          <w:tcPr>
            <w:tcW w:w="2858" w:type="dxa"/>
            <w:shd w:val="clear" w:color="auto" w:fill="auto"/>
          </w:tcPr>
          <w:p w14:paraId="61F82199"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072DC3FA"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w:t>
            </w:r>
            <w:r w:rsidR="003878D6" w:rsidRPr="00457CAE">
              <w:rPr>
                <w:rFonts w:eastAsia="Calibri"/>
              </w:rPr>
              <w:t xml:space="preserve"> </w:t>
            </w:r>
            <w:r w:rsidRPr="00457CAE">
              <w:rPr>
                <w:rFonts w:eastAsia="Calibri"/>
              </w:rPr>
              <w:t>%</w:t>
            </w:r>
          </w:p>
        </w:tc>
      </w:tr>
      <w:tr w:rsidR="001151FE" w:rsidRPr="00457CAE" w14:paraId="227429A9" w14:textId="77777777" w:rsidTr="00883F36">
        <w:tc>
          <w:tcPr>
            <w:tcW w:w="2858" w:type="dxa"/>
            <w:shd w:val="clear" w:color="auto" w:fill="auto"/>
          </w:tcPr>
          <w:p w14:paraId="55B50653"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1CC0907F"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3878D6" w:rsidRPr="00457CAE">
              <w:rPr>
                <w:rFonts w:eastAsia="Calibri"/>
              </w:rPr>
              <w:t xml:space="preserve"> </w:t>
            </w:r>
            <w:r w:rsidRPr="00457CAE">
              <w:rPr>
                <w:rFonts w:eastAsia="Calibri"/>
              </w:rPr>
              <w:t>%</w:t>
            </w:r>
          </w:p>
        </w:tc>
      </w:tr>
      <w:tr w:rsidR="001151FE" w:rsidRPr="00457CAE" w14:paraId="4474BEFA" w14:textId="77777777" w:rsidTr="00883F36">
        <w:tc>
          <w:tcPr>
            <w:tcW w:w="2858" w:type="dxa"/>
            <w:shd w:val="clear" w:color="auto" w:fill="auto"/>
          </w:tcPr>
          <w:p w14:paraId="5D6F03D9"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06F3724E"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42A9B884" w14:textId="77777777" w:rsidTr="00883F36">
        <w:tc>
          <w:tcPr>
            <w:tcW w:w="2858" w:type="dxa"/>
            <w:shd w:val="clear" w:color="auto" w:fill="auto"/>
          </w:tcPr>
          <w:p w14:paraId="4DCF4FD7"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2536CED6"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w:t>
            </w:r>
            <w:r w:rsidR="003878D6" w:rsidRPr="00457CAE">
              <w:rPr>
                <w:rFonts w:eastAsia="Calibri"/>
              </w:rPr>
              <w:t xml:space="preserve"> </w:t>
            </w:r>
            <w:r w:rsidRPr="00457CAE">
              <w:rPr>
                <w:rFonts w:eastAsia="Calibri"/>
              </w:rPr>
              <w:t>%</w:t>
            </w:r>
          </w:p>
        </w:tc>
      </w:tr>
    </w:tbl>
    <w:p w14:paraId="04187274" w14:textId="77777777" w:rsidR="001151FE" w:rsidRPr="00457CAE" w:rsidRDefault="001151FE" w:rsidP="001151FE"/>
    <w:p w14:paraId="38EB7F18" w14:textId="77777777" w:rsidR="00080512" w:rsidRPr="00457CAE" w:rsidRDefault="00302C0A" w:rsidP="00DF3B60">
      <w:pPr>
        <w:pStyle w:val="Heading2"/>
      </w:pPr>
      <w:bookmarkStart w:id="49" w:name="_Toc45387338"/>
      <w:bookmarkStart w:id="50" w:name="_Toc146301507"/>
      <w:r w:rsidRPr="00457CAE">
        <w:t>5</w:t>
      </w:r>
      <w:r w:rsidR="00080512" w:rsidRPr="00457CAE">
        <w:t>.2</w:t>
      </w:r>
      <w:r w:rsidR="00080512" w:rsidRPr="00457CAE">
        <w:tab/>
      </w:r>
      <w:r w:rsidR="009C2FAF" w:rsidRPr="00457CAE">
        <w:t>Periodic deterministic communication</w:t>
      </w:r>
      <w:bookmarkEnd w:id="49"/>
      <w:bookmarkEnd w:id="50"/>
    </w:p>
    <w:p w14:paraId="3D7782FA" w14:textId="77777777" w:rsidR="001C613D" w:rsidRPr="00457CAE" w:rsidRDefault="002C75FC" w:rsidP="001C613D">
      <w:r w:rsidRPr="00457CAE">
        <w:rPr>
          <w:lang w:eastAsia="en-US"/>
        </w:rPr>
        <w:t xml:space="preserve">Periodic deterministic communication is periodic with stringent requirements on timeliness and availability of the communication service. A transmission occurs every transfer interval. A description of 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5.2-1 can be found in Annex A. Further information on characteristic parameters and influence quantities used in Table 5.2-1 can be found in Annex C.</w:t>
      </w:r>
      <w:r w:rsidR="001C613D" w:rsidRPr="00457CAE">
        <w:t xml:space="preserve"> </w:t>
      </w:r>
    </w:p>
    <w:p w14:paraId="2CE880B2" w14:textId="77777777" w:rsidR="004D172F" w:rsidRPr="00457CAE" w:rsidRDefault="001C613D" w:rsidP="004D172F">
      <w:r w:rsidRPr="00457CAE">
        <w:t xml:space="preserve">The 5G system shall be able to provide periodic deterministic communication with the service performance requirements </w:t>
      </w:r>
      <w:r w:rsidR="00D55B78" w:rsidRPr="007A449E">
        <w:rPr>
          <w:noProof/>
        </w:rPr>
        <w:t xml:space="preserve">for individual logical communication links </w:t>
      </w:r>
      <w:r w:rsidR="00D55B78">
        <w:rPr>
          <w:noProof/>
        </w:rPr>
        <w:t xml:space="preserve">that realise the communication services </w:t>
      </w:r>
      <w:r w:rsidRPr="00457CAE">
        <w:t>reported in Table</w:t>
      </w:r>
      <w:r w:rsidR="00F779AF">
        <w:t> </w:t>
      </w:r>
      <w:r w:rsidRPr="00457CAE">
        <w:t>5.2</w:t>
      </w:r>
      <w:r w:rsidR="00F779AF">
        <w:noBreakHyphen/>
      </w:r>
      <w:r w:rsidRPr="00457CAE">
        <w:t>1.</w:t>
      </w:r>
      <w:r w:rsidR="004D172F" w:rsidRPr="00457CAE">
        <w:t xml:space="preserve"> </w:t>
      </w:r>
    </w:p>
    <w:p w14:paraId="6E9DF844" w14:textId="77777777" w:rsidR="00E26CF1" w:rsidRDefault="004D172F" w:rsidP="004D172F">
      <w:r w:rsidRPr="00457CAE">
        <w:t>Process and asset monitoring using industrial wireless sensors is a special case of periodic deterministic communication with more relaxed requirements on timeliness and availability. These use cases put a slightly different set of requirements on the 5G system due to the specific constraints of industrial wireless sensors. These requirements</w:t>
      </w:r>
      <w:r w:rsidR="00D55B78" w:rsidRPr="00040042">
        <w:rPr>
          <w:noProof/>
        </w:rPr>
        <w:t xml:space="preserve"> </w:t>
      </w:r>
      <w:r w:rsidR="00D55B78" w:rsidRPr="007A449E">
        <w:rPr>
          <w:noProof/>
        </w:rPr>
        <w:t>for individual logical communication links</w:t>
      </w:r>
      <w:r w:rsidRPr="00457CAE">
        <w:t xml:space="preserve"> are listed in Table 5.2-2 and additional information on the underlying use cases can be found in Annex A.</w:t>
      </w:r>
    </w:p>
    <w:p w14:paraId="3D4A2D1C" w14:textId="77777777" w:rsidR="00E26CF1" w:rsidRDefault="00E26CF1" w:rsidP="00E26CF1">
      <w:r w:rsidRPr="001F5AA2">
        <w:rPr>
          <w:rFonts w:hint="eastAsia"/>
        </w:rPr>
        <w:t>S</w:t>
      </w:r>
      <w:r w:rsidRPr="001F5AA2">
        <w:t>mart</w:t>
      </w:r>
      <w:r>
        <w:t>-</w:t>
      </w:r>
      <w:r w:rsidRPr="001F5AA2">
        <w:t>Grid</w:t>
      </w:r>
      <w:r>
        <w:t xml:space="preserve"> use case information can be found in Annex A</w:t>
      </w:r>
      <w:r>
        <w:rPr>
          <w:rFonts w:eastAsia="SimSun" w:hint="eastAsia"/>
          <w:lang w:eastAsia="zh-CN"/>
        </w:rPr>
        <w:t>.</w:t>
      </w:r>
      <w:r>
        <w:t xml:space="preserve">     </w:t>
      </w:r>
    </w:p>
    <w:p w14:paraId="61B14DEE" w14:textId="77777777" w:rsidR="00E26CF1" w:rsidRPr="00457CAE" w:rsidRDefault="00E26CF1" w:rsidP="004D172F">
      <w:pPr>
        <w:sectPr w:rsidR="00E26CF1" w:rsidRPr="00457CAE" w:rsidSect="00AA0CF5">
          <w:headerReference w:type="default" r:id="rId19"/>
          <w:footerReference w:type="default" r:id="rId20"/>
          <w:footnotePr>
            <w:numRestart w:val="eachSect"/>
          </w:footnotePr>
          <w:pgSz w:w="11907" w:h="16840" w:code="9"/>
          <w:pgMar w:top="1416" w:right="1133" w:bottom="1133" w:left="1133" w:header="850" w:footer="340" w:gutter="0"/>
          <w:cols w:space="720"/>
          <w:formProt w:val="0"/>
          <w:docGrid w:linePitch="272"/>
        </w:sectPr>
      </w:pPr>
    </w:p>
    <w:p w14:paraId="6A079D98" w14:textId="77777777" w:rsidR="002C75FC" w:rsidRPr="00457CAE" w:rsidRDefault="00200D6D" w:rsidP="00200D6D">
      <w:pPr>
        <w:pStyle w:val="TH"/>
      </w:pPr>
      <w:r w:rsidRPr="00457CAE">
        <w:lastRenderedPageBreak/>
        <w:t>Table 5.2-1: Periodic deterministic communication service performance requirements</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1"/>
        <w:gridCol w:w="1321"/>
        <w:gridCol w:w="1418"/>
        <w:gridCol w:w="1700"/>
        <w:gridCol w:w="1127"/>
        <w:gridCol w:w="8"/>
        <w:gridCol w:w="1276"/>
        <w:gridCol w:w="27"/>
        <w:gridCol w:w="1107"/>
        <w:gridCol w:w="850"/>
        <w:gridCol w:w="1276"/>
        <w:gridCol w:w="1134"/>
        <w:gridCol w:w="2533"/>
        <w:gridCol w:w="19"/>
        <w:tblGridChange w:id="51">
          <w:tblGrid>
            <w:gridCol w:w="1469"/>
            <w:gridCol w:w="11"/>
            <w:gridCol w:w="1321"/>
            <w:gridCol w:w="1418"/>
            <w:gridCol w:w="1700"/>
            <w:gridCol w:w="1127"/>
            <w:gridCol w:w="8"/>
            <w:gridCol w:w="1276"/>
            <w:gridCol w:w="27"/>
            <w:gridCol w:w="1107"/>
            <w:gridCol w:w="850"/>
            <w:gridCol w:w="1276"/>
            <w:gridCol w:w="1134"/>
            <w:gridCol w:w="2533"/>
            <w:gridCol w:w="19"/>
          </w:tblGrid>
        </w:tblGridChange>
      </w:tblGrid>
      <w:tr w:rsidR="0000391F" w:rsidRPr="00457CAE" w14:paraId="64C62D99" w14:textId="77777777" w:rsidTr="009D7C12">
        <w:trPr>
          <w:gridAfter w:val="1"/>
          <w:wAfter w:w="19" w:type="dxa"/>
          <w:cantSplit/>
          <w:tblHeader/>
        </w:trPr>
        <w:tc>
          <w:tcPr>
            <w:tcW w:w="5919" w:type="dxa"/>
            <w:gridSpan w:val="5"/>
            <w:shd w:val="clear" w:color="auto" w:fill="auto"/>
          </w:tcPr>
          <w:p w14:paraId="4135ACE8" w14:textId="77777777" w:rsidR="0000391F" w:rsidRPr="00457CAE" w:rsidRDefault="0000391F" w:rsidP="008D5589">
            <w:pPr>
              <w:pStyle w:val="TAH"/>
            </w:pPr>
            <w:r w:rsidRPr="00457CAE">
              <w:t>Characteristic parameter</w:t>
            </w:r>
          </w:p>
        </w:tc>
        <w:tc>
          <w:tcPr>
            <w:tcW w:w="6805" w:type="dxa"/>
            <w:gridSpan w:val="8"/>
            <w:shd w:val="clear" w:color="auto" w:fill="auto"/>
          </w:tcPr>
          <w:p w14:paraId="43370E35" w14:textId="77777777" w:rsidR="0000391F" w:rsidRPr="00457CAE" w:rsidRDefault="0000391F" w:rsidP="008D5589">
            <w:pPr>
              <w:pStyle w:val="TAH"/>
            </w:pPr>
            <w:r w:rsidRPr="00457CAE">
              <w:t>Influence quantity</w:t>
            </w:r>
          </w:p>
        </w:tc>
        <w:tc>
          <w:tcPr>
            <w:tcW w:w="2533" w:type="dxa"/>
            <w:shd w:val="clear" w:color="auto" w:fill="auto"/>
          </w:tcPr>
          <w:p w14:paraId="3228DD7F" w14:textId="77777777" w:rsidR="0000391F" w:rsidRPr="00457CAE" w:rsidRDefault="0000391F" w:rsidP="008D5589">
            <w:pPr>
              <w:keepNext/>
              <w:keepLines/>
              <w:spacing w:before="60"/>
              <w:jc w:val="center"/>
              <w:rPr>
                <w:rFonts w:ascii="Arial" w:hAnsi="Arial"/>
                <w:b/>
              </w:rPr>
            </w:pPr>
          </w:p>
        </w:tc>
      </w:tr>
      <w:tr w:rsidR="0000391F" w:rsidRPr="00457CAE" w14:paraId="3E14C870" w14:textId="77777777" w:rsidTr="009D7C12">
        <w:trPr>
          <w:gridAfter w:val="1"/>
          <w:wAfter w:w="19" w:type="dxa"/>
          <w:cantSplit/>
          <w:tblHeader/>
        </w:trPr>
        <w:tc>
          <w:tcPr>
            <w:tcW w:w="1469" w:type="dxa"/>
            <w:shd w:val="clear" w:color="auto" w:fill="auto"/>
          </w:tcPr>
          <w:p w14:paraId="21D025F8" w14:textId="77777777" w:rsidR="0000391F" w:rsidRPr="00457CAE" w:rsidRDefault="0000391F" w:rsidP="008D5589">
            <w:pPr>
              <w:pStyle w:val="TAH"/>
            </w:pPr>
            <w:r w:rsidRPr="00457CAE">
              <w:t>Communica</w:t>
            </w:r>
            <w:r w:rsidRPr="00457CAE">
              <w:softHyphen/>
              <w:t>tion service availability: target value (note 1)</w:t>
            </w:r>
          </w:p>
        </w:tc>
        <w:tc>
          <w:tcPr>
            <w:tcW w:w="1332" w:type="dxa"/>
            <w:gridSpan w:val="2"/>
            <w:shd w:val="clear" w:color="auto" w:fill="auto"/>
          </w:tcPr>
          <w:p w14:paraId="494D5756" w14:textId="77777777" w:rsidR="0000391F" w:rsidRPr="00457CAE" w:rsidRDefault="0000391F" w:rsidP="008D5589">
            <w:pPr>
              <w:pStyle w:val="TAH"/>
            </w:pPr>
            <w:r w:rsidRPr="00457CAE">
              <w:t>Communication service reliability: mean time between failures</w:t>
            </w:r>
          </w:p>
        </w:tc>
        <w:tc>
          <w:tcPr>
            <w:tcW w:w="1418" w:type="dxa"/>
            <w:shd w:val="clear" w:color="auto" w:fill="auto"/>
          </w:tcPr>
          <w:p w14:paraId="371C5995" w14:textId="77777777" w:rsidR="0000391F" w:rsidRPr="00457CAE" w:rsidRDefault="0000391F" w:rsidP="008D5589">
            <w:pPr>
              <w:pStyle w:val="TAH"/>
            </w:pPr>
            <w:r w:rsidRPr="00457CAE">
              <w:t>End-to-end latency: maximum (note 2)</w:t>
            </w:r>
            <w:r w:rsidR="00BD4CC5">
              <w:rPr>
                <w:b w:val="0"/>
              </w:rPr>
              <w:t xml:space="preserve"> (note 12</w:t>
            </w:r>
            <w:r w:rsidR="002B5665">
              <w:rPr>
                <w:b w:val="0"/>
              </w:rPr>
              <w:t>a</w:t>
            </w:r>
            <w:r w:rsidR="00BD4CC5">
              <w:rPr>
                <w:b w:val="0"/>
              </w:rPr>
              <w:t>)</w:t>
            </w:r>
          </w:p>
        </w:tc>
        <w:tc>
          <w:tcPr>
            <w:tcW w:w="1700" w:type="dxa"/>
            <w:shd w:val="clear" w:color="auto" w:fill="auto"/>
          </w:tcPr>
          <w:p w14:paraId="55A56CB7" w14:textId="77777777" w:rsidR="0000391F" w:rsidRPr="00457CAE" w:rsidRDefault="0000391F" w:rsidP="008D5589">
            <w:pPr>
              <w:pStyle w:val="TAH"/>
            </w:pPr>
            <w:r w:rsidRPr="00457CAE">
              <w:t>Service bit rate: user experienced data rate</w:t>
            </w:r>
            <w:r w:rsidR="00BD4CC5">
              <w:rPr>
                <w:b w:val="0"/>
              </w:rPr>
              <w:t xml:space="preserve"> (note 12</w:t>
            </w:r>
            <w:r w:rsidR="002B5665">
              <w:rPr>
                <w:b w:val="0"/>
              </w:rPr>
              <w:t>a</w:t>
            </w:r>
            <w:r w:rsidR="00BD4CC5">
              <w:rPr>
                <w:b w:val="0"/>
              </w:rPr>
              <w:t>)</w:t>
            </w:r>
          </w:p>
        </w:tc>
        <w:tc>
          <w:tcPr>
            <w:tcW w:w="1135" w:type="dxa"/>
            <w:gridSpan w:val="2"/>
            <w:shd w:val="clear" w:color="auto" w:fill="auto"/>
          </w:tcPr>
          <w:p w14:paraId="46487C2D" w14:textId="77777777" w:rsidR="0000391F" w:rsidRPr="00457CAE" w:rsidRDefault="0000391F" w:rsidP="008D5589">
            <w:pPr>
              <w:pStyle w:val="TAH"/>
            </w:pPr>
            <w:r w:rsidRPr="00457CAE">
              <w:t>Message size [byte]</w:t>
            </w:r>
            <w:r w:rsidR="00BD4CC5">
              <w:rPr>
                <w:b w:val="0"/>
              </w:rPr>
              <w:t xml:space="preserve"> (note 12</w:t>
            </w:r>
            <w:r w:rsidR="002B5665">
              <w:rPr>
                <w:b w:val="0"/>
              </w:rPr>
              <w:t>a</w:t>
            </w:r>
            <w:r w:rsidR="00BD4CC5">
              <w:rPr>
                <w:b w:val="0"/>
              </w:rPr>
              <w:t>)</w:t>
            </w:r>
          </w:p>
        </w:tc>
        <w:tc>
          <w:tcPr>
            <w:tcW w:w="1303" w:type="dxa"/>
            <w:gridSpan w:val="2"/>
          </w:tcPr>
          <w:p w14:paraId="65D0A010" w14:textId="77777777" w:rsidR="0000391F" w:rsidRPr="00457CAE" w:rsidRDefault="0000391F" w:rsidP="008D5589">
            <w:pPr>
              <w:pStyle w:val="TAH"/>
            </w:pPr>
            <w:r w:rsidRPr="00457CAE">
              <w:t>Transfer interval: target value</w:t>
            </w:r>
            <w:r w:rsidR="00BD4CC5">
              <w:rPr>
                <w:b w:val="0"/>
              </w:rPr>
              <w:t xml:space="preserve"> (note 12</w:t>
            </w:r>
            <w:r w:rsidR="002B5665">
              <w:rPr>
                <w:b w:val="0"/>
              </w:rPr>
              <w:t>a</w:t>
            </w:r>
            <w:r w:rsidR="00BD4CC5">
              <w:rPr>
                <w:b w:val="0"/>
              </w:rPr>
              <w:t>)</w:t>
            </w:r>
          </w:p>
        </w:tc>
        <w:tc>
          <w:tcPr>
            <w:tcW w:w="1107" w:type="dxa"/>
          </w:tcPr>
          <w:p w14:paraId="0F997E3A" w14:textId="77777777" w:rsidR="0000391F" w:rsidRPr="00457CAE" w:rsidRDefault="0000391F" w:rsidP="008D5589">
            <w:pPr>
              <w:pStyle w:val="TAH"/>
            </w:pPr>
            <w:r w:rsidRPr="00457CAE">
              <w:t>Survival time</w:t>
            </w:r>
            <w:r w:rsidR="00BD4CC5">
              <w:rPr>
                <w:b w:val="0"/>
              </w:rPr>
              <w:t xml:space="preserve"> (note 12</w:t>
            </w:r>
            <w:r w:rsidR="002B5665">
              <w:rPr>
                <w:b w:val="0"/>
              </w:rPr>
              <w:t>a</w:t>
            </w:r>
            <w:r w:rsidR="00BD4CC5">
              <w:rPr>
                <w:b w:val="0"/>
              </w:rPr>
              <w:t>)</w:t>
            </w:r>
          </w:p>
        </w:tc>
        <w:tc>
          <w:tcPr>
            <w:tcW w:w="850" w:type="dxa"/>
          </w:tcPr>
          <w:p w14:paraId="0E8C2694" w14:textId="77777777" w:rsidR="0000391F" w:rsidRPr="00457CAE" w:rsidRDefault="0000391F" w:rsidP="008D5589">
            <w:pPr>
              <w:pStyle w:val="TAH"/>
            </w:pPr>
            <w:r w:rsidRPr="00457CAE">
              <w:t xml:space="preserve">UE </w:t>
            </w:r>
            <w:r w:rsidRPr="00457CAE">
              <w:br/>
              <w:t>speed</w:t>
            </w:r>
            <w:r w:rsidR="00BD4CC5">
              <w:rPr>
                <w:b w:val="0"/>
              </w:rPr>
              <w:t xml:space="preserve"> (note 13)</w:t>
            </w:r>
          </w:p>
        </w:tc>
        <w:tc>
          <w:tcPr>
            <w:tcW w:w="1276" w:type="dxa"/>
          </w:tcPr>
          <w:p w14:paraId="31B0B563" w14:textId="77777777" w:rsidR="0000391F" w:rsidRPr="00457CAE" w:rsidRDefault="0000391F" w:rsidP="008D5589">
            <w:pPr>
              <w:pStyle w:val="TAH"/>
            </w:pPr>
            <w:r w:rsidRPr="00457CAE">
              <w:t># of UEs</w:t>
            </w:r>
          </w:p>
        </w:tc>
        <w:tc>
          <w:tcPr>
            <w:tcW w:w="1134" w:type="dxa"/>
          </w:tcPr>
          <w:p w14:paraId="632B6497" w14:textId="77777777" w:rsidR="0000391F" w:rsidRPr="00457CAE" w:rsidRDefault="0000391F" w:rsidP="008D5589">
            <w:pPr>
              <w:pStyle w:val="TAH"/>
            </w:pPr>
            <w:r w:rsidRPr="00457CAE">
              <w:t xml:space="preserve">Service area </w:t>
            </w:r>
            <w:r w:rsidRPr="00457CAE">
              <w:br/>
              <w:t>(note 3)</w:t>
            </w:r>
          </w:p>
        </w:tc>
        <w:tc>
          <w:tcPr>
            <w:tcW w:w="2533" w:type="dxa"/>
          </w:tcPr>
          <w:p w14:paraId="12BED597" w14:textId="77777777" w:rsidR="0000391F" w:rsidRPr="00457CAE" w:rsidRDefault="0000391F" w:rsidP="008D5589">
            <w:pPr>
              <w:pStyle w:val="TAH"/>
            </w:pPr>
            <w:r w:rsidRPr="00457CAE">
              <w:t>Remarks</w:t>
            </w:r>
          </w:p>
        </w:tc>
      </w:tr>
      <w:tr w:rsidR="0000391F" w:rsidRPr="00457CAE" w14:paraId="3C38548B" w14:textId="77777777" w:rsidTr="009D7C12">
        <w:trPr>
          <w:gridAfter w:val="1"/>
          <w:wAfter w:w="19" w:type="dxa"/>
          <w:cantSplit/>
        </w:trPr>
        <w:tc>
          <w:tcPr>
            <w:tcW w:w="1469" w:type="dxa"/>
            <w:shd w:val="clear" w:color="auto" w:fill="auto"/>
          </w:tcPr>
          <w:p w14:paraId="3E5A4E93" w14:textId="77777777" w:rsidR="0000391F" w:rsidRPr="00457CAE" w:rsidRDefault="0000391F" w:rsidP="008D5589">
            <w:pPr>
              <w:pStyle w:val="TAL"/>
            </w:pPr>
            <w:r w:rsidRPr="00457CAE">
              <w:t>99</w:t>
            </w:r>
            <w:r w:rsidR="00F779AF">
              <w:t>.</w:t>
            </w:r>
            <w:r w:rsidRPr="00457CAE">
              <w:t>999 % to 99</w:t>
            </w:r>
            <w:r w:rsidR="00F779AF">
              <w:t>.</w:t>
            </w:r>
            <w:r w:rsidRPr="00457CAE">
              <w:t>999</w:t>
            </w:r>
            <w:r w:rsidR="0083595E">
              <w:t> </w:t>
            </w:r>
            <w:r w:rsidRPr="00457CAE">
              <w:t>99 %</w:t>
            </w:r>
          </w:p>
        </w:tc>
        <w:tc>
          <w:tcPr>
            <w:tcW w:w="1332" w:type="dxa"/>
            <w:gridSpan w:val="2"/>
            <w:shd w:val="clear" w:color="auto" w:fill="auto"/>
          </w:tcPr>
          <w:p w14:paraId="298527BC" w14:textId="77777777" w:rsidR="0000391F" w:rsidRPr="00457CAE" w:rsidRDefault="0000391F" w:rsidP="008D5589">
            <w:pPr>
              <w:pStyle w:val="TAL"/>
            </w:pPr>
            <w:r w:rsidRPr="00457CAE">
              <w:t>~ 10 years</w:t>
            </w:r>
          </w:p>
          <w:p w14:paraId="745211F6" w14:textId="77777777" w:rsidR="0000391F" w:rsidRPr="00457CAE" w:rsidRDefault="0000391F" w:rsidP="008D5589">
            <w:pPr>
              <w:pStyle w:val="TAL"/>
            </w:pPr>
          </w:p>
        </w:tc>
        <w:tc>
          <w:tcPr>
            <w:tcW w:w="1418" w:type="dxa"/>
            <w:shd w:val="clear" w:color="auto" w:fill="auto"/>
          </w:tcPr>
          <w:p w14:paraId="0B881331" w14:textId="77777777" w:rsidR="0000391F" w:rsidRPr="00457CAE" w:rsidRDefault="0000391F" w:rsidP="008D5589">
            <w:pPr>
              <w:pStyle w:val="TAL"/>
            </w:pPr>
            <w:r w:rsidRPr="00457CAE">
              <w:t>&lt; transfer interval value</w:t>
            </w:r>
          </w:p>
        </w:tc>
        <w:tc>
          <w:tcPr>
            <w:tcW w:w="1700" w:type="dxa"/>
            <w:shd w:val="clear" w:color="auto" w:fill="auto"/>
          </w:tcPr>
          <w:p w14:paraId="7E54E5FC" w14:textId="77777777" w:rsidR="0000391F" w:rsidRPr="00457CAE" w:rsidRDefault="0000391F" w:rsidP="008D5589">
            <w:pPr>
              <w:pStyle w:val="TAL"/>
            </w:pPr>
            <w:r w:rsidRPr="00457CAE">
              <w:t>–</w:t>
            </w:r>
          </w:p>
        </w:tc>
        <w:tc>
          <w:tcPr>
            <w:tcW w:w="1135" w:type="dxa"/>
            <w:gridSpan w:val="2"/>
            <w:shd w:val="clear" w:color="auto" w:fill="auto"/>
          </w:tcPr>
          <w:p w14:paraId="1A07F4AD" w14:textId="77777777" w:rsidR="0000391F" w:rsidRPr="00457CAE" w:rsidRDefault="0000391F" w:rsidP="008D5589">
            <w:pPr>
              <w:pStyle w:val="TAL"/>
            </w:pPr>
            <w:r w:rsidRPr="00457CAE">
              <w:t>50</w:t>
            </w:r>
          </w:p>
        </w:tc>
        <w:tc>
          <w:tcPr>
            <w:tcW w:w="1303" w:type="dxa"/>
            <w:gridSpan w:val="2"/>
          </w:tcPr>
          <w:p w14:paraId="3E425BB4" w14:textId="77777777" w:rsidR="0000391F" w:rsidRPr="00457CAE" w:rsidRDefault="0000391F" w:rsidP="008D5589">
            <w:pPr>
              <w:pStyle w:val="TAL"/>
            </w:pPr>
            <w:r w:rsidRPr="00457CAE">
              <w:t xml:space="preserve">500 μs </w:t>
            </w:r>
          </w:p>
        </w:tc>
        <w:tc>
          <w:tcPr>
            <w:tcW w:w="1107" w:type="dxa"/>
          </w:tcPr>
          <w:p w14:paraId="12C4CD7A" w14:textId="77777777" w:rsidR="0000391F" w:rsidRPr="00457CAE" w:rsidRDefault="0000391F" w:rsidP="008D5589">
            <w:pPr>
              <w:pStyle w:val="TAL"/>
            </w:pPr>
            <w:r w:rsidRPr="00457CAE">
              <w:t>500 μs</w:t>
            </w:r>
          </w:p>
        </w:tc>
        <w:tc>
          <w:tcPr>
            <w:tcW w:w="850" w:type="dxa"/>
          </w:tcPr>
          <w:p w14:paraId="230B86EE" w14:textId="77777777" w:rsidR="0000391F" w:rsidRPr="00457CAE" w:rsidRDefault="0000391F" w:rsidP="008D5589">
            <w:pPr>
              <w:pStyle w:val="TAL"/>
            </w:pPr>
            <w:r w:rsidRPr="00457CAE">
              <w:t>≤ 75 km/h</w:t>
            </w:r>
          </w:p>
        </w:tc>
        <w:tc>
          <w:tcPr>
            <w:tcW w:w="1276" w:type="dxa"/>
          </w:tcPr>
          <w:p w14:paraId="0C44287D" w14:textId="77777777" w:rsidR="0000391F" w:rsidRPr="00457CAE" w:rsidRDefault="0000391F" w:rsidP="008D5589">
            <w:pPr>
              <w:pStyle w:val="TAL"/>
            </w:pPr>
            <w:r w:rsidRPr="00457CAE">
              <w:t>≤ 20</w:t>
            </w:r>
          </w:p>
        </w:tc>
        <w:tc>
          <w:tcPr>
            <w:tcW w:w="1134" w:type="dxa"/>
          </w:tcPr>
          <w:p w14:paraId="2DD1F696" w14:textId="77777777" w:rsidR="0000391F" w:rsidRPr="00457CAE" w:rsidRDefault="0000391F" w:rsidP="008D5589">
            <w:pPr>
              <w:pStyle w:val="TAL"/>
            </w:pPr>
            <w:r w:rsidRPr="00457CAE">
              <w:t>50 m x 10 m x 10 m</w:t>
            </w:r>
          </w:p>
        </w:tc>
        <w:tc>
          <w:tcPr>
            <w:tcW w:w="2533" w:type="dxa"/>
          </w:tcPr>
          <w:p w14:paraId="6AEDB4A7" w14:textId="77777777" w:rsidR="0000391F" w:rsidRPr="00457CAE" w:rsidRDefault="0000391F" w:rsidP="008D5589">
            <w:pPr>
              <w:pStyle w:val="TAL"/>
            </w:pPr>
            <w:r w:rsidRPr="00457CAE">
              <w:t>Motion control (A.2.2.1)</w:t>
            </w:r>
          </w:p>
        </w:tc>
      </w:tr>
      <w:tr w:rsidR="0000391F" w:rsidRPr="00457CAE" w14:paraId="216F0CE3" w14:textId="77777777" w:rsidTr="009D7C12">
        <w:trPr>
          <w:gridAfter w:val="1"/>
          <w:wAfter w:w="19" w:type="dxa"/>
          <w:cantSplit/>
        </w:trPr>
        <w:tc>
          <w:tcPr>
            <w:tcW w:w="1469" w:type="dxa"/>
            <w:shd w:val="clear" w:color="auto" w:fill="auto"/>
          </w:tcPr>
          <w:p w14:paraId="5810254C"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7E73B56A" w14:textId="77777777" w:rsidR="0000391F" w:rsidRPr="00457CAE" w:rsidRDefault="0000391F" w:rsidP="008D5589">
            <w:pPr>
              <w:pStyle w:val="TAL"/>
            </w:pPr>
            <w:r w:rsidRPr="00457CAE">
              <w:t>~ 10 years</w:t>
            </w:r>
          </w:p>
        </w:tc>
        <w:tc>
          <w:tcPr>
            <w:tcW w:w="1418" w:type="dxa"/>
            <w:shd w:val="clear" w:color="auto" w:fill="auto"/>
          </w:tcPr>
          <w:p w14:paraId="3803976C" w14:textId="77777777" w:rsidR="0000391F" w:rsidRPr="00457CAE" w:rsidRDefault="0000391F" w:rsidP="008D5589">
            <w:pPr>
              <w:pStyle w:val="TAL"/>
            </w:pPr>
            <w:r w:rsidRPr="00457CAE">
              <w:t>&lt; transfer interval value</w:t>
            </w:r>
          </w:p>
        </w:tc>
        <w:tc>
          <w:tcPr>
            <w:tcW w:w="1700" w:type="dxa"/>
            <w:shd w:val="clear" w:color="auto" w:fill="auto"/>
          </w:tcPr>
          <w:p w14:paraId="7CD4E412" w14:textId="77777777" w:rsidR="0000391F" w:rsidRPr="00457CAE" w:rsidRDefault="0000391F" w:rsidP="008D5589">
            <w:pPr>
              <w:pStyle w:val="TAL"/>
            </w:pPr>
            <w:r w:rsidRPr="00457CAE">
              <w:t>–</w:t>
            </w:r>
          </w:p>
        </w:tc>
        <w:tc>
          <w:tcPr>
            <w:tcW w:w="1135" w:type="dxa"/>
            <w:gridSpan w:val="2"/>
            <w:shd w:val="clear" w:color="auto" w:fill="auto"/>
          </w:tcPr>
          <w:p w14:paraId="0E3E7E94" w14:textId="77777777" w:rsidR="0000391F" w:rsidRPr="00457CAE" w:rsidRDefault="0000391F" w:rsidP="008D5589">
            <w:pPr>
              <w:pStyle w:val="TAL"/>
            </w:pPr>
            <w:r w:rsidRPr="00457CAE">
              <w:t>40</w:t>
            </w:r>
          </w:p>
        </w:tc>
        <w:tc>
          <w:tcPr>
            <w:tcW w:w="1303" w:type="dxa"/>
            <w:gridSpan w:val="2"/>
          </w:tcPr>
          <w:p w14:paraId="0E8AA6F2" w14:textId="77777777" w:rsidR="0000391F" w:rsidRPr="00457CAE" w:rsidRDefault="0000391F" w:rsidP="008D5589">
            <w:pPr>
              <w:pStyle w:val="TAL"/>
            </w:pPr>
            <w:r w:rsidRPr="00457CAE">
              <w:t xml:space="preserve">1 ms </w:t>
            </w:r>
          </w:p>
        </w:tc>
        <w:tc>
          <w:tcPr>
            <w:tcW w:w="1107" w:type="dxa"/>
          </w:tcPr>
          <w:p w14:paraId="783347B6" w14:textId="77777777" w:rsidR="0000391F" w:rsidRPr="00457CAE" w:rsidRDefault="0000391F" w:rsidP="008D5589">
            <w:pPr>
              <w:pStyle w:val="TAL"/>
            </w:pPr>
            <w:r w:rsidRPr="00457CAE">
              <w:t>1 ms</w:t>
            </w:r>
          </w:p>
        </w:tc>
        <w:tc>
          <w:tcPr>
            <w:tcW w:w="850" w:type="dxa"/>
          </w:tcPr>
          <w:p w14:paraId="6252FAFD" w14:textId="77777777" w:rsidR="0000391F" w:rsidRPr="00457CAE" w:rsidRDefault="0000391F" w:rsidP="008D5589">
            <w:pPr>
              <w:pStyle w:val="TAL"/>
            </w:pPr>
            <w:r w:rsidRPr="00457CAE">
              <w:t>≤ 75 km/h</w:t>
            </w:r>
          </w:p>
        </w:tc>
        <w:tc>
          <w:tcPr>
            <w:tcW w:w="1276" w:type="dxa"/>
          </w:tcPr>
          <w:p w14:paraId="2473AF14" w14:textId="77777777" w:rsidR="0000391F" w:rsidRPr="00457CAE" w:rsidRDefault="0000391F" w:rsidP="008D5589">
            <w:pPr>
              <w:pStyle w:val="TAL"/>
            </w:pPr>
            <w:r w:rsidRPr="00457CAE">
              <w:t>≤ 50</w:t>
            </w:r>
          </w:p>
        </w:tc>
        <w:tc>
          <w:tcPr>
            <w:tcW w:w="1134" w:type="dxa"/>
          </w:tcPr>
          <w:p w14:paraId="05104CB7" w14:textId="77777777" w:rsidR="0000391F" w:rsidRPr="00457CAE" w:rsidRDefault="0000391F" w:rsidP="008D5589">
            <w:pPr>
              <w:pStyle w:val="TAL"/>
            </w:pPr>
            <w:r w:rsidRPr="00457CAE">
              <w:t>50 m x 10 m x 10 m</w:t>
            </w:r>
          </w:p>
        </w:tc>
        <w:tc>
          <w:tcPr>
            <w:tcW w:w="2533" w:type="dxa"/>
          </w:tcPr>
          <w:p w14:paraId="5D5BAFAB" w14:textId="77777777" w:rsidR="0000391F" w:rsidRPr="00457CAE" w:rsidRDefault="0000391F" w:rsidP="008D5589">
            <w:pPr>
              <w:pStyle w:val="TAL"/>
            </w:pPr>
            <w:r w:rsidRPr="00457CAE">
              <w:t>Motion control (A.2.2.1)</w:t>
            </w:r>
          </w:p>
        </w:tc>
      </w:tr>
      <w:tr w:rsidR="0000391F" w:rsidRPr="00457CAE" w14:paraId="159FB1C1" w14:textId="77777777" w:rsidTr="009D7C12">
        <w:trPr>
          <w:gridAfter w:val="1"/>
          <w:wAfter w:w="19" w:type="dxa"/>
          <w:cantSplit/>
        </w:trPr>
        <w:tc>
          <w:tcPr>
            <w:tcW w:w="1469" w:type="dxa"/>
            <w:shd w:val="clear" w:color="auto" w:fill="auto"/>
          </w:tcPr>
          <w:p w14:paraId="3C4E2B2B"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1DDAEE22" w14:textId="77777777" w:rsidR="0000391F" w:rsidRPr="00457CAE" w:rsidRDefault="0000391F" w:rsidP="008D5589">
            <w:pPr>
              <w:pStyle w:val="TAL"/>
            </w:pPr>
            <w:r w:rsidRPr="00457CAE">
              <w:t>~ 10 years</w:t>
            </w:r>
          </w:p>
        </w:tc>
        <w:tc>
          <w:tcPr>
            <w:tcW w:w="1418" w:type="dxa"/>
            <w:shd w:val="clear" w:color="auto" w:fill="auto"/>
          </w:tcPr>
          <w:p w14:paraId="72EE5C33" w14:textId="77777777" w:rsidR="0000391F" w:rsidRPr="00457CAE" w:rsidRDefault="0000391F" w:rsidP="008D5589">
            <w:pPr>
              <w:pStyle w:val="TAL"/>
            </w:pPr>
            <w:r w:rsidRPr="00457CAE">
              <w:t>&lt; transfer interval value</w:t>
            </w:r>
          </w:p>
        </w:tc>
        <w:tc>
          <w:tcPr>
            <w:tcW w:w="1700" w:type="dxa"/>
            <w:shd w:val="clear" w:color="auto" w:fill="auto"/>
          </w:tcPr>
          <w:p w14:paraId="3D54062A" w14:textId="77777777" w:rsidR="0000391F" w:rsidRPr="00457CAE" w:rsidRDefault="0000391F" w:rsidP="008D5589">
            <w:pPr>
              <w:pStyle w:val="TAL"/>
            </w:pPr>
            <w:r w:rsidRPr="00457CAE">
              <w:t>–</w:t>
            </w:r>
          </w:p>
        </w:tc>
        <w:tc>
          <w:tcPr>
            <w:tcW w:w="1135" w:type="dxa"/>
            <w:gridSpan w:val="2"/>
            <w:shd w:val="clear" w:color="auto" w:fill="auto"/>
          </w:tcPr>
          <w:p w14:paraId="5B7D59FD" w14:textId="77777777" w:rsidR="0000391F" w:rsidRPr="00457CAE" w:rsidRDefault="0000391F" w:rsidP="008D5589">
            <w:pPr>
              <w:pStyle w:val="TAL"/>
            </w:pPr>
            <w:r w:rsidRPr="00457CAE">
              <w:rPr>
                <w:color w:val="000000"/>
              </w:rPr>
              <w:t>20</w:t>
            </w:r>
          </w:p>
        </w:tc>
        <w:tc>
          <w:tcPr>
            <w:tcW w:w="1303" w:type="dxa"/>
            <w:gridSpan w:val="2"/>
          </w:tcPr>
          <w:p w14:paraId="72F22BDA" w14:textId="77777777" w:rsidR="0000391F" w:rsidRPr="00457CAE" w:rsidRDefault="0000391F" w:rsidP="008D5589">
            <w:pPr>
              <w:pStyle w:val="TAL"/>
            </w:pPr>
            <w:r w:rsidRPr="00457CAE">
              <w:t xml:space="preserve">2 ms </w:t>
            </w:r>
          </w:p>
        </w:tc>
        <w:tc>
          <w:tcPr>
            <w:tcW w:w="1107" w:type="dxa"/>
          </w:tcPr>
          <w:p w14:paraId="4F894E71" w14:textId="77777777" w:rsidR="0000391F" w:rsidRPr="00457CAE" w:rsidRDefault="0000391F" w:rsidP="008D5589">
            <w:pPr>
              <w:pStyle w:val="TAL"/>
            </w:pPr>
            <w:r w:rsidRPr="00457CAE">
              <w:t>2 ms</w:t>
            </w:r>
          </w:p>
        </w:tc>
        <w:tc>
          <w:tcPr>
            <w:tcW w:w="850" w:type="dxa"/>
          </w:tcPr>
          <w:p w14:paraId="619335D1" w14:textId="77777777" w:rsidR="0000391F" w:rsidRPr="00457CAE" w:rsidRDefault="0000391F" w:rsidP="008D5589">
            <w:pPr>
              <w:pStyle w:val="TAL"/>
            </w:pPr>
            <w:r w:rsidRPr="00457CAE">
              <w:t>≤ 75 km/h</w:t>
            </w:r>
          </w:p>
        </w:tc>
        <w:tc>
          <w:tcPr>
            <w:tcW w:w="1276" w:type="dxa"/>
          </w:tcPr>
          <w:p w14:paraId="67847AED" w14:textId="77777777" w:rsidR="0000391F" w:rsidRPr="00457CAE" w:rsidRDefault="0000391F" w:rsidP="008D5589">
            <w:pPr>
              <w:pStyle w:val="TAL"/>
            </w:pPr>
            <w:r w:rsidRPr="00457CAE">
              <w:t>≤ 100</w:t>
            </w:r>
          </w:p>
        </w:tc>
        <w:tc>
          <w:tcPr>
            <w:tcW w:w="1134" w:type="dxa"/>
          </w:tcPr>
          <w:p w14:paraId="606CB46E" w14:textId="77777777" w:rsidR="0000391F" w:rsidRPr="00457CAE" w:rsidRDefault="0000391F" w:rsidP="008D5589">
            <w:pPr>
              <w:pStyle w:val="TAL"/>
            </w:pPr>
            <w:r w:rsidRPr="00457CAE">
              <w:t>50 m x 10 m x 10 m</w:t>
            </w:r>
          </w:p>
        </w:tc>
        <w:tc>
          <w:tcPr>
            <w:tcW w:w="2533" w:type="dxa"/>
          </w:tcPr>
          <w:p w14:paraId="4552D41A" w14:textId="77777777" w:rsidR="0000391F" w:rsidRPr="00457CAE" w:rsidRDefault="0000391F" w:rsidP="008D5589">
            <w:pPr>
              <w:pStyle w:val="TAL"/>
            </w:pPr>
            <w:r w:rsidRPr="00457CAE">
              <w:t>Motion control (A.2.2.1)</w:t>
            </w:r>
          </w:p>
        </w:tc>
      </w:tr>
      <w:tr w:rsidR="0000391F" w:rsidRPr="00457CAE" w14:paraId="0A69C62E" w14:textId="77777777" w:rsidTr="009D7C12">
        <w:trPr>
          <w:gridAfter w:val="1"/>
          <w:wAfter w:w="19" w:type="dxa"/>
          <w:cantSplit/>
        </w:trPr>
        <w:tc>
          <w:tcPr>
            <w:tcW w:w="1469" w:type="dxa"/>
            <w:shd w:val="clear" w:color="auto" w:fill="auto"/>
          </w:tcPr>
          <w:p w14:paraId="2A72F775" w14:textId="77777777" w:rsidR="0000391F" w:rsidRPr="00457CAE" w:rsidRDefault="0000391F" w:rsidP="008D5589">
            <w:pPr>
              <w:pStyle w:val="TAL"/>
            </w:pPr>
            <w:r w:rsidRPr="00457CAE">
              <w:t>99</w:t>
            </w:r>
            <w:r w:rsidR="00F779AF">
              <w:t>.</w:t>
            </w:r>
            <w:r w:rsidRPr="00457CAE">
              <w:t>999</w:t>
            </w:r>
            <w:r w:rsidR="00F779AF">
              <w:t> </w:t>
            </w:r>
            <w:r w:rsidRPr="00457CAE">
              <w:t>9 %</w:t>
            </w:r>
          </w:p>
        </w:tc>
        <w:tc>
          <w:tcPr>
            <w:tcW w:w="1332" w:type="dxa"/>
            <w:gridSpan w:val="2"/>
            <w:shd w:val="clear" w:color="auto" w:fill="auto"/>
          </w:tcPr>
          <w:p w14:paraId="178BFBC7" w14:textId="77777777" w:rsidR="0000391F" w:rsidRPr="00457CAE" w:rsidRDefault="0000391F" w:rsidP="008D5589">
            <w:pPr>
              <w:pStyle w:val="TAL"/>
            </w:pPr>
            <w:r w:rsidRPr="00457CAE">
              <w:t>–</w:t>
            </w:r>
          </w:p>
        </w:tc>
        <w:tc>
          <w:tcPr>
            <w:tcW w:w="1418" w:type="dxa"/>
            <w:shd w:val="clear" w:color="auto" w:fill="auto"/>
          </w:tcPr>
          <w:p w14:paraId="7046C493" w14:textId="77777777" w:rsidR="0000391F" w:rsidRPr="00457CAE" w:rsidRDefault="0000391F" w:rsidP="008D5589">
            <w:pPr>
              <w:pStyle w:val="TAL"/>
            </w:pPr>
            <w:r w:rsidRPr="00457CAE">
              <w:t>&lt; 5 ms</w:t>
            </w:r>
          </w:p>
        </w:tc>
        <w:tc>
          <w:tcPr>
            <w:tcW w:w="1700" w:type="dxa"/>
            <w:shd w:val="clear" w:color="auto" w:fill="auto"/>
          </w:tcPr>
          <w:p w14:paraId="65F03FF3" w14:textId="77777777" w:rsidR="0000391F" w:rsidRPr="00457CAE" w:rsidRDefault="0000391F" w:rsidP="008D5589">
            <w:pPr>
              <w:pStyle w:val="TAL"/>
            </w:pPr>
            <w:r w:rsidRPr="00457CAE">
              <w:t>1 kbit/s (steady state)</w:t>
            </w:r>
            <w:r w:rsidRPr="00457CAE">
              <w:br/>
              <w:t>1</w:t>
            </w:r>
            <w:r w:rsidR="001836C1">
              <w:t>.</w:t>
            </w:r>
            <w:r w:rsidRPr="00457CAE">
              <w:t>5 Mbit/s (fault case)</w:t>
            </w:r>
          </w:p>
        </w:tc>
        <w:tc>
          <w:tcPr>
            <w:tcW w:w="1135" w:type="dxa"/>
            <w:gridSpan w:val="2"/>
            <w:shd w:val="clear" w:color="auto" w:fill="auto"/>
          </w:tcPr>
          <w:p w14:paraId="4CD2338E" w14:textId="77777777" w:rsidR="0000391F" w:rsidRPr="00457CAE" w:rsidRDefault="0000391F" w:rsidP="008D5589">
            <w:pPr>
              <w:pStyle w:val="TAL"/>
            </w:pPr>
            <w:r w:rsidRPr="00457CAE">
              <w:t>&lt; 1</w:t>
            </w:r>
            <w:r w:rsidR="001836C1">
              <w:t>,</w:t>
            </w:r>
            <w:r w:rsidRPr="00457CAE">
              <w:t>500</w:t>
            </w:r>
          </w:p>
        </w:tc>
        <w:tc>
          <w:tcPr>
            <w:tcW w:w="1303" w:type="dxa"/>
            <w:gridSpan w:val="2"/>
          </w:tcPr>
          <w:p w14:paraId="3710A61A" w14:textId="77777777" w:rsidR="0000391F" w:rsidRPr="00457CAE" w:rsidRDefault="0000391F" w:rsidP="008D5589">
            <w:pPr>
              <w:pStyle w:val="TAL"/>
            </w:pPr>
            <w:r w:rsidRPr="00457CAE">
              <w:t xml:space="preserve">&lt; 60 s </w:t>
            </w:r>
            <w:r w:rsidRPr="00457CAE">
              <w:br/>
              <w:t>(steady state)</w:t>
            </w:r>
            <w:r w:rsidRPr="00457CAE">
              <w:br/>
              <w:t>≥ 1 ms (fault case)</w:t>
            </w:r>
          </w:p>
        </w:tc>
        <w:tc>
          <w:tcPr>
            <w:tcW w:w="1107" w:type="dxa"/>
          </w:tcPr>
          <w:p w14:paraId="14C11348" w14:textId="77777777" w:rsidR="0000391F" w:rsidRPr="00457CAE" w:rsidRDefault="00351841" w:rsidP="008D5589">
            <w:pPr>
              <w:pStyle w:val="TAL"/>
            </w:pPr>
            <w:r>
              <w:t>transfer interval</w:t>
            </w:r>
          </w:p>
        </w:tc>
        <w:tc>
          <w:tcPr>
            <w:tcW w:w="850" w:type="dxa"/>
          </w:tcPr>
          <w:p w14:paraId="4E0D70D8" w14:textId="77777777" w:rsidR="0000391F" w:rsidRPr="00457CAE" w:rsidRDefault="0000391F" w:rsidP="008D5589">
            <w:pPr>
              <w:pStyle w:val="TAL"/>
            </w:pPr>
            <w:r w:rsidRPr="00457CAE">
              <w:t>stationary</w:t>
            </w:r>
          </w:p>
        </w:tc>
        <w:tc>
          <w:tcPr>
            <w:tcW w:w="1276" w:type="dxa"/>
          </w:tcPr>
          <w:p w14:paraId="74AEF771" w14:textId="77777777" w:rsidR="0000391F" w:rsidRPr="00457CAE" w:rsidRDefault="0000391F" w:rsidP="008D5589">
            <w:pPr>
              <w:pStyle w:val="TAL"/>
            </w:pPr>
            <w:r w:rsidRPr="00457CAE">
              <w:t>20</w:t>
            </w:r>
          </w:p>
        </w:tc>
        <w:tc>
          <w:tcPr>
            <w:tcW w:w="1134" w:type="dxa"/>
          </w:tcPr>
          <w:p w14:paraId="7757963F" w14:textId="77777777" w:rsidR="0000391F" w:rsidRPr="00457CAE" w:rsidRDefault="0000391F" w:rsidP="008D5589">
            <w:pPr>
              <w:pStyle w:val="TAL"/>
            </w:pPr>
            <w:r w:rsidRPr="00457CAE">
              <w:t>30 km x 20 km</w:t>
            </w:r>
          </w:p>
        </w:tc>
        <w:tc>
          <w:tcPr>
            <w:tcW w:w="2533" w:type="dxa"/>
          </w:tcPr>
          <w:p w14:paraId="762BD3D0" w14:textId="77777777" w:rsidR="0000391F" w:rsidRPr="00457CAE" w:rsidRDefault="0000391F" w:rsidP="008D5589">
            <w:pPr>
              <w:pStyle w:val="TAL"/>
            </w:pPr>
            <w:r w:rsidRPr="00457CAE">
              <w:t>Electrical Distribution – Dis</w:t>
            </w:r>
            <w:r w:rsidRPr="00457CAE">
              <w:softHyphen/>
              <w:t>tributed automated switch</w:t>
            </w:r>
            <w:r w:rsidRPr="00457CAE">
              <w:softHyphen/>
              <w:t xml:space="preserve">ing for isolation and service restoration (A.4.4); (note 5) </w:t>
            </w:r>
          </w:p>
        </w:tc>
      </w:tr>
      <w:tr w:rsidR="0000391F" w:rsidRPr="00457CAE" w14:paraId="31277929" w14:textId="77777777" w:rsidTr="009D7C12">
        <w:trPr>
          <w:gridAfter w:val="1"/>
          <w:wAfter w:w="19" w:type="dxa"/>
          <w:cantSplit/>
        </w:trPr>
        <w:tc>
          <w:tcPr>
            <w:tcW w:w="1469" w:type="dxa"/>
            <w:shd w:val="clear" w:color="auto" w:fill="auto"/>
          </w:tcPr>
          <w:p w14:paraId="16E490AE" w14:textId="77777777" w:rsidR="0000391F" w:rsidRPr="00457CAE" w:rsidRDefault="0000391F" w:rsidP="008D5589">
            <w:pPr>
              <w:pStyle w:val="TAL"/>
            </w:pPr>
            <w:r w:rsidRPr="00457CAE">
              <w:t>99</w:t>
            </w:r>
            <w:r w:rsidR="00F779AF">
              <w:t>.</w:t>
            </w:r>
            <w:r w:rsidRPr="00457CAE">
              <w:t>999</w:t>
            </w:r>
            <w:r w:rsidR="0083595E">
              <w:t> </w:t>
            </w:r>
            <w:r w:rsidRPr="00457CAE">
              <w:t>9 % to 99</w:t>
            </w:r>
            <w:r w:rsidR="00F779AF">
              <w:t>.</w:t>
            </w:r>
            <w:r w:rsidRPr="00457CAE">
              <w:t>999</w:t>
            </w:r>
            <w:r w:rsidR="00F779AF">
              <w:t> </w:t>
            </w:r>
            <w:r w:rsidRPr="00457CAE">
              <w:t>999 %</w:t>
            </w:r>
          </w:p>
        </w:tc>
        <w:tc>
          <w:tcPr>
            <w:tcW w:w="1332" w:type="dxa"/>
            <w:gridSpan w:val="2"/>
            <w:shd w:val="clear" w:color="auto" w:fill="auto"/>
          </w:tcPr>
          <w:p w14:paraId="598F1F01" w14:textId="77777777" w:rsidR="0000391F" w:rsidRPr="00457CAE" w:rsidRDefault="0000391F" w:rsidP="008D5589">
            <w:pPr>
              <w:pStyle w:val="TAL"/>
            </w:pPr>
            <w:r w:rsidRPr="00457CAE">
              <w:t>~ 10 years</w:t>
            </w:r>
          </w:p>
        </w:tc>
        <w:tc>
          <w:tcPr>
            <w:tcW w:w="1418" w:type="dxa"/>
            <w:shd w:val="clear" w:color="auto" w:fill="auto"/>
          </w:tcPr>
          <w:p w14:paraId="62A54141" w14:textId="77777777" w:rsidR="0000391F" w:rsidRPr="00457CAE" w:rsidRDefault="0000391F" w:rsidP="008D5589">
            <w:pPr>
              <w:pStyle w:val="TAL"/>
            </w:pPr>
            <w:r w:rsidRPr="00457CAE">
              <w:t>&lt; transfer interval value</w:t>
            </w:r>
          </w:p>
        </w:tc>
        <w:tc>
          <w:tcPr>
            <w:tcW w:w="1700" w:type="dxa"/>
            <w:shd w:val="clear" w:color="auto" w:fill="auto"/>
          </w:tcPr>
          <w:p w14:paraId="78C536EC" w14:textId="77777777" w:rsidR="0000391F" w:rsidRPr="00457CAE" w:rsidRDefault="0000391F" w:rsidP="008D5589">
            <w:pPr>
              <w:pStyle w:val="TAL"/>
            </w:pPr>
          </w:p>
        </w:tc>
        <w:tc>
          <w:tcPr>
            <w:tcW w:w="1135" w:type="dxa"/>
            <w:gridSpan w:val="2"/>
            <w:shd w:val="clear" w:color="auto" w:fill="auto"/>
          </w:tcPr>
          <w:p w14:paraId="40D8F38C" w14:textId="77777777" w:rsidR="0000391F" w:rsidRPr="00457CAE" w:rsidRDefault="0000391F" w:rsidP="008D5589">
            <w:pPr>
              <w:pStyle w:val="TAL"/>
              <w:rPr>
                <w:color w:val="000000"/>
              </w:rPr>
            </w:pPr>
            <w:r w:rsidRPr="00457CAE">
              <w:t>1 k</w:t>
            </w:r>
          </w:p>
        </w:tc>
        <w:tc>
          <w:tcPr>
            <w:tcW w:w="1303" w:type="dxa"/>
            <w:gridSpan w:val="2"/>
          </w:tcPr>
          <w:p w14:paraId="5E04066B" w14:textId="77777777" w:rsidR="0000391F" w:rsidRPr="00457CAE" w:rsidRDefault="0000391F" w:rsidP="008D5589">
            <w:pPr>
              <w:pStyle w:val="TAL"/>
            </w:pPr>
            <w:r w:rsidRPr="00457CAE">
              <w:t>≤ 10 ms</w:t>
            </w:r>
          </w:p>
        </w:tc>
        <w:tc>
          <w:tcPr>
            <w:tcW w:w="1107" w:type="dxa"/>
          </w:tcPr>
          <w:p w14:paraId="5B77186D" w14:textId="77777777" w:rsidR="0000391F" w:rsidRPr="00457CAE" w:rsidRDefault="0000391F" w:rsidP="008D5589">
            <w:pPr>
              <w:pStyle w:val="TAL"/>
            </w:pPr>
            <w:r w:rsidRPr="00457CAE">
              <w:t>10 ms</w:t>
            </w:r>
          </w:p>
        </w:tc>
        <w:tc>
          <w:tcPr>
            <w:tcW w:w="850" w:type="dxa"/>
          </w:tcPr>
          <w:p w14:paraId="02F0FA79" w14:textId="77777777" w:rsidR="0000391F" w:rsidRPr="00457CAE" w:rsidRDefault="0000391F" w:rsidP="008D5589">
            <w:pPr>
              <w:pStyle w:val="TAL"/>
            </w:pPr>
            <w:r w:rsidRPr="00457CAE">
              <w:t>-</w:t>
            </w:r>
          </w:p>
        </w:tc>
        <w:tc>
          <w:tcPr>
            <w:tcW w:w="1276" w:type="dxa"/>
          </w:tcPr>
          <w:p w14:paraId="71C5A482" w14:textId="77777777" w:rsidR="0000391F" w:rsidRPr="00457CAE" w:rsidRDefault="0000391F" w:rsidP="008D5589">
            <w:pPr>
              <w:pStyle w:val="TAL"/>
            </w:pPr>
            <w:r w:rsidRPr="00457CAE">
              <w:t>5 to 10</w:t>
            </w:r>
          </w:p>
        </w:tc>
        <w:tc>
          <w:tcPr>
            <w:tcW w:w="1134" w:type="dxa"/>
          </w:tcPr>
          <w:p w14:paraId="4645040B" w14:textId="77777777" w:rsidR="0000391F" w:rsidRPr="00457CAE" w:rsidRDefault="0000391F" w:rsidP="008D5589">
            <w:pPr>
              <w:pStyle w:val="TAL"/>
            </w:pPr>
            <w:r w:rsidRPr="00457CAE">
              <w:t>100 m x 30 m x 10 m</w:t>
            </w:r>
          </w:p>
        </w:tc>
        <w:tc>
          <w:tcPr>
            <w:tcW w:w="2533" w:type="dxa"/>
          </w:tcPr>
          <w:p w14:paraId="60B8EB4B" w14:textId="77777777" w:rsidR="0000391F" w:rsidRPr="00457CAE" w:rsidRDefault="0000391F" w:rsidP="008D5589">
            <w:pPr>
              <w:pStyle w:val="TAL"/>
            </w:pPr>
            <w:r w:rsidRPr="00457CAE">
              <w:t>Control-to-control in motion control (A.2.2.2); (note 9)</w:t>
            </w:r>
          </w:p>
        </w:tc>
      </w:tr>
      <w:tr w:rsidR="003721D7" w:rsidRPr="00457CAE" w14:paraId="34A5BD28" w14:textId="77777777" w:rsidTr="009D7C12">
        <w:trPr>
          <w:gridAfter w:val="1"/>
          <w:wAfter w:w="19" w:type="dxa"/>
          <w:cantSplit/>
        </w:trPr>
        <w:tc>
          <w:tcPr>
            <w:tcW w:w="1469" w:type="dxa"/>
            <w:shd w:val="clear" w:color="auto" w:fill="auto"/>
          </w:tcPr>
          <w:p w14:paraId="525FD65C" w14:textId="77777777" w:rsidR="003721D7" w:rsidRPr="00457CAE" w:rsidRDefault="003721D7" w:rsidP="00D643B4">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41AF77AA" w14:textId="77777777" w:rsidR="003721D7" w:rsidRPr="00457CAE" w:rsidRDefault="003721D7" w:rsidP="00D643B4">
            <w:pPr>
              <w:pStyle w:val="TAL"/>
            </w:pPr>
            <w:r w:rsidRPr="00457CAE">
              <w:t>~ 10 years</w:t>
            </w:r>
          </w:p>
        </w:tc>
        <w:tc>
          <w:tcPr>
            <w:tcW w:w="1418" w:type="dxa"/>
            <w:shd w:val="clear" w:color="auto" w:fill="auto"/>
          </w:tcPr>
          <w:p w14:paraId="038E9259"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0F910ECA" w14:textId="77777777" w:rsidR="003721D7" w:rsidRPr="00457CAE" w:rsidRDefault="003721D7" w:rsidP="00D643B4">
            <w:pPr>
              <w:pStyle w:val="TAL"/>
            </w:pPr>
            <w:r w:rsidRPr="00457CAE">
              <w:t>50 Mbit/s</w:t>
            </w:r>
          </w:p>
        </w:tc>
        <w:tc>
          <w:tcPr>
            <w:tcW w:w="1135" w:type="dxa"/>
            <w:gridSpan w:val="2"/>
            <w:shd w:val="clear" w:color="auto" w:fill="auto"/>
          </w:tcPr>
          <w:p w14:paraId="4AF12689" w14:textId="77777777" w:rsidR="003721D7" w:rsidRPr="00457CAE" w:rsidRDefault="003721D7" w:rsidP="00D643B4">
            <w:pPr>
              <w:pStyle w:val="TAL"/>
            </w:pPr>
          </w:p>
        </w:tc>
        <w:tc>
          <w:tcPr>
            <w:tcW w:w="1303" w:type="dxa"/>
            <w:gridSpan w:val="2"/>
          </w:tcPr>
          <w:p w14:paraId="206036BB" w14:textId="77777777" w:rsidR="003721D7" w:rsidRPr="00457CAE" w:rsidRDefault="003721D7" w:rsidP="00D643B4">
            <w:pPr>
              <w:pStyle w:val="TAL"/>
            </w:pPr>
            <w:r w:rsidRPr="00457CAE">
              <w:rPr>
                <w:rFonts w:cs="Arial"/>
              </w:rPr>
              <w:t>≤</w:t>
            </w:r>
            <w:r w:rsidRPr="00457CAE">
              <w:t> 1 ms</w:t>
            </w:r>
          </w:p>
        </w:tc>
        <w:tc>
          <w:tcPr>
            <w:tcW w:w="1107" w:type="dxa"/>
          </w:tcPr>
          <w:p w14:paraId="2620590F" w14:textId="77777777" w:rsidR="003721D7" w:rsidRPr="00457CAE" w:rsidRDefault="003721D7" w:rsidP="00D643B4">
            <w:pPr>
              <w:pStyle w:val="TAL"/>
            </w:pPr>
            <w:r w:rsidRPr="00457CAE">
              <w:t xml:space="preserve">3 </w:t>
            </w:r>
            <w:r w:rsidR="00F779AF">
              <w:t>x</w:t>
            </w:r>
            <w:r w:rsidRPr="00457CAE">
              <w:t xml:space="preserve"> transfer interval</w:t>
            </w:r>
          </w:p>
        </w:tc>
        <w:tc>
          <w:tcPr>
            <w:tcW w:w="850" w:type="dxa"/>
          </w:tcPr>
          <w:p w14:paraId="420565F9" w14:textId="77777777" w:rsidR="003721D7" w:rsidRPr="00457CAE" w:rsidRDefault="003721D7" w:rsidP="00D643B4">
            <w:pPr>
              <w:pStyle w:val="TAL"/>
            </w:pPr>
            <w:r w:rsidRPr="00457CAE">
              <w:t>stationary</w:t>
            </w:r>
          </w:p>
        </w:tc>
        <w:tc>
          <w:tcPr>
            <w:tcW w:w="1276" w:type="dxa"/>
          </w:tcPr>
          <w:p w14:paraId="6425CCE8" w14:textId="77777777" w:rsidR="003721D7" w:rsidRPr="00457CAE" w:rsidRDefault="003721D7" w:rsidP="00D643B4">
            <w:pPr>
              <w:pStyle w:val="TAL"/>
            </w:pPr>
            <w:r w:rsidRPr="00457CAE">
              <w:t>2 to 5</w:t>
            </w:r>
          </w:p>
        </w:tc>
        <w:tc>
          <w:tcPr>
            <w:tcW w:w="1134" w:type="dxa"/>
          </w:tcPr>
          <w:p w14:paraId="1932DD1D" w14:textId="77777777" w:rsidR="003721D7" w:rsidRPr="00457CAE" w:rsidRDefault="003721D7" w:rsidP="00D643B4">
            <w:pPr>
              <w:pStyle w:val="TAL"/>
            </w:pPr>
            <w:r w:rsidRPr="00457CAE">
              <w:t>100 m x 30 m x 10 m</w:t>
            </w:r>
          </w:p>
        </w:tc>
        <w:tc>
          <w:tcPr>
            <w:tcW w:w="2533" w:type="dxa"/>
          </w:tcPr>
          <w:p w14:paraId="4F596C8A" w14:textId="77777777" w:rsidR="003721D7" w:rsidRPr="00457CAE" w:rsidRDefault="003721D7" w:rsidP="00D643B4">
            <w:pPr>
              <w:pStyle w:val="TAL"/>
            </w:pPr>
            <w:r w:rsidRPr="00457CAE">
              <w:t>Wired-2-wireless 100 Mbit/s link replacement (A.2.2.4)</w:t>
            </w:r>
          </w:p>
        </w:tc>
      </w:tr>
      <w:tr w:rsidR="003721D7" w:rsidRPr="00457CAE" w14:paraId="2F0C0709" w14:textId="77777777" w:rsidTr="009D7C12">
        <w:trPr>
          <w:gridAfter w:val="1"/>
          <w:wAfter w:w="19" w:type="dxa"/>
          <w:cantSplit/>
        </w:trPr>
        <w:tc>
          <w:tcPr>
            <w:tcW w:w="1469" w:type="dxa"/>
            <w:shd w:val="clear" w:color="auto" w:fill="auto"/>
          </w:tcPr>
          <w:p w14:paraId="555664E6" w14:textId="77777777" w:rsidR="003721D7" w:rsidRPr="00457CAE" w:rsidRDefault="003721D7" w:rsidP="00D643B4">
            <w:pPr>
              <w:pStyle w:val="TAL"/>
            </w:pPr>
            <w:r w:rsidRPr="00457CAE">
              <w:t>99</w:t>
            </w:r>
            <w:r w:rsidR="00F779AF">
              <w:t>.</w:t>
            </w:r>
            <w:r w:rsidRPr="00457CAE">
              <w:t>999</w:t>
            </w:r>
            <w:r w:rsidR="00F779AF">
              <w:t> </w:t>
            </w:r>
            <w:r w:rsidRPr="00457CAE">
              <w:t>9 % to 99</w:t>
            </w:r>
            <w:r w:rsidR="00015FBE">
              <w:t>.</w:t>
            </w:r>
            <w:r w:rsidRPr="00457CAE">
              <w:t>999</w:t>
            </w:r>
            <w:r w:rsidR="00015FBE">
              <w:t> </w:t>
            </w:r>
            <w:r w:rsidRPr="00457CAE">
              <w:t>999 %</w:t>
            </w:r>
          </w:p>
        </w:tc>
        <w:tc>
          <w:tcPr>
            <w:tcW w:w="1332" w:type="dxa"/>
            <w:gridSpan w:val="2"/>
            <w:shd w:val="clear" w:color="auto" w:fill="auto"/>
          </w:tcPr>
          <w:p w14:paraId="6E699C53" w14:textId="77777777" w:rsidR="003721D7" w:rsidRPr="00457CAE" w:rsidRDefault="003721D7" w:rsidP="00D643B4">
            <w:pPr>
              <w:pStyle w:val="TAL"/>
            </w:pPr>
            <w:r w:rsidRPr="00457CAE">
              <w:t>~ 10 years</w:t>
            </w:r>
          </w:p>
        </w:tc>
        <w:tc>
          <w:tcPr>
            <w:tcW w:w="1418" w:type="dxa"/>
            <w:shd w:val="clear" w:color="auto" w:fill="auto"/>
          </w:tcPr>
          <w:p w14:paraId="649F1503"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45F5ED7B" w14:textId="77777777" w:rsidR="003721D7" w:rsidRPr="00457CAE" w:rsidRDefault="003721D7" w:rsidP="00D643B4">
            <w:pPr>
              <w:pStyle w:val="TAL"/>
            </w:pPr>
            <w:r w:rsidRPr="00457CAE">
              <w:t>250 Mbit/s</w:t>
            </w:r>
          </w:p>
        </w:tc>
        <w:tc>
          <w:tcPr>
            <w:tcW w:w="1135" w:type="dxa"/>
            <w:gridSpan w:val="2"/>
            <w:shd w:val="clear" w:color="auto" w:fill="auto"/>
          </w:tcPr>
          <w:p w14:paraId="06A455EA" w14:textId="77777777" w:rsidR="003721D7" w:rsidRPr="00457CAE" w:rsidRDefault="003721D7" w:rsidP="00D643B4">
            <w:pPr>
              <w:pStyle w:val="TAL"/>
            </w:pPr>
          </w:p>
        </w:tc>
        <w:tc>
          <w:tcPr>
            <w:tcW w:w="1303" w:type="dxa"/>
            <w:gridSpan w:val="2"/>
          </w:tcPr>
          <w:p w14:paraId="69809765" w14:textId="77777777" w:rsidR="003721D7" w:rsidRPr="00457CAE" w:rsidRDefault="003721D7" w:rsidP="00D643B4">
            <w:pPr>
              <w:pStyle w:val="TAL"/>
            </w:pPr>
            <w:r w:rsidRPr="00457CAE">
              <w:rPr>
                <w:rFonts w:cs="Arial"/>
              </w:rPr>
              <w:t>≤</w:t>
            </w:r>
            <w:r w:rsidRPr="00457CAE">
              <w:t> 1 ms</w:t>
            </w:r>
          </w:p>
        </w:tc>
        <w:tc>
          <w:tcPr>
            <w:tcW w:w="1107" w:type="dxa"/>
          </w:tcPr>
          <w:p w14:paraId="053CF009" w14:textId="77777777" w:rsidR="003721D7" w:rsidRPr="00457CAE" w:rsidRDefault="003721D7" w:rsidP="00D643B4">
            <w:pPr>
              <w:pStyle w:val="TAL"/>
            </w:pPr>
            <w:r w:rsidRPr="00457CAE">
              <w:t xml:space="preserve">3 </w:t>
            </w:r>
            <w:r w:rsidR="00015FBE">
              <w:t>x</w:t>
            </w:r>
            <w:r w:rsidRPr="00457CAE">
              <w:t xml:space="preserve"> transfer interval</w:t>
            </w:r>
          </w:p>
        </w:tc>
        <w:tc>
          <w:tcPr>
            <w:tcW w:w="850" w:type="dxa"/>
          </w:tcPr>
          <w:p w14:paraId="0DD143CB" w14:textId="77777777" w:rsidR="003721D7" w:rsidRPr="00457CAE" w:rsidRDefault="003721D7" w:rsidP="00D643B4">
            <w:pPr>
              <w:pStyle w:val="TAL"/>
            </w:pPr>
            <w:r w:rsidRPr="00457CAE">
              <w:t>stationary</w:t>
            </w:r>
          </w:p>
        </w:tc>
        <w:tc>
          <w:tcPr>
            <w:tcW w:w="1276" w:type="dxa"/>
          </w:tcPr>
          <w:p w14:paraId="302270E7" w14:textId="77777777" w:rsidR="003721D7" w:rsidRPr="00457CAE" w:rsidRDefault="003721D7" w:rsidP="00D643B4">
            <w:pPr>
              <w:pStyle w:val="TAL"/>
            </w:pPr>
            <w:r w:rsidRPr="00457CAE">
              <w:t>2 to 5</w:t>
            </w:r>
          </w:p>
        </w:tc>
        <w:tc>
          <w:tcPr>
            <w:tcW w:w="1134" w:type="dxa"/>
          </w:tcPr>
          <w:p w14:paraId="34522390" w14:textId="77777777" w:rsidR="003721D7" w:rsidRPr="00457CAE" w:rsidRDefault="003721D7" w:rsidP="00D643B4">
            <w:pPr>
              <w:pStyle w:val="TAC"/>
            </w:pPr>
            <w:r w:rsidRPr="00457CAE">
              <w:t>100 m x</w:t>
            </w:r>
          </w:p>
          <w:p w14:paraId="4E2B1664" w14:textId="77777777" w:rsidR="003721D7" w:rsidRPr="00457CAE" w:rsidRDefault="003721D7" w:rsidP="00D643B4">
            <w:pPr>
              <w:pStyle w:val="TAL"/>
            </w:pPr>
            <w:r w:rsidRPr="00457CAE">
              <w:t>30 m x 10 m</w:t>
            </w:r>
          </w:p>
        </w:tc>
        <w:tc>
          <w:tcPr>
            <w:tcW w:w="2533" w:type="dxa"/>
          </w:tcPr>
          <w:p w14:paraId="6606D451" w14:textId="77777777" w:rsidR="003721D7" w:rsidRPr="00457CAE" w:rsidRDefault="003721D7" w:rsidP="00D643B4">
            <w:pPr>
              <w:pStyle w:val="TAL"/>
            </w:pPr>
            <w:r w:rsidRPr="00457CAE">
              <w:t>Wired-2-wireless 1 Gbit/s link replacement (A.2.2.4)</w:t>
            </w:r>
          </w:p>
        </w:tc>
      </w:tr>
      <w:tr w:rsidR="003B6F45" w:rsidRPr="00457CAE" w14:paraId="46A8618C" w14:textId="77777777" w:rsidTr="009D7C12">
        <w:trPr>
          <w:gridAfter w:val="1"/>
          <w:wAfter w:w="19" w:type="dxa"/>
          <w:cantSplit/>
        </w:trPr>
        <w:tc>
          <w:tcPr>
            <w:tcW w:w="1469" w:type="dxa"/>
            <w:shd w:val="clear" w:color="auto" w:fill="auto"/>
          </w:tcPr>
          <w:p w14:paraId="7B76B56A" w14:textId="77777777" w:rsidR="003B6F45" w:rsidRPr="00457CAE" w:rsidRDefault="003B6F45" w:rsidP="00D643B4">
            <w:pPr>
              <w:keepNext/>
              <w:keepLines/>
              <w:spacing w:after="0"/>
              <w:rPr>
                <w:rFonts w:ascii="Arial" w:hAnsi="Arial"/>
                <w:sz w:val="18"/>
              </w:rPr>
            </w:pPr>
            <w:r w:rsidRPr="00457CAE">
              <w:rPr>
                <w:rFonts w:ascii="Arial" w:hAnsi="Arial"/>
                <w:sz w:val="18"/>
              </w:rPr>
              <w:t>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9 % to 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999 %</w:t>
            </w:r>
          </w:p>
        </w:tc>
        <w:tc>
          <w:tcPr>
            <w:tcW w:w="1332" w:type="dxa"/>
            <w:gridSpan w:val="2"/>
            <w:shd w:val="clear" w:color="auto" w:fill="auto"/>
          </w:tcPr>
          <w:p w14:paraId="141A98D9" w14:textId="77777777" w:rsidR="003B6F45" w:rsidRPr="00457CAE" w:rsidRDefault="003B6F45" w:rsidP="00D643B4">
            <w:pPr>
              <w:keepNext/>
              <w:keepLines/>
              <w:spacing w:after="0"/>
              <w:rPr>
                <w:rFonts w:ascii="Arial" w:hAnsi="Arial"/>
                <w:sz w:val="18"/>
              </w:rPr>
            </w:pPr>
            <w:r w:rsidRPr="00457CAE">
              <w:rPr>
                <w:rFonts w:ascii="Arial" w:hAnsi="Arial"/>
                <w:sz w:val="18"/>
              </w:rPr>
              <w:t>~ 10 years</w:t>
            </w:r>
          </w:p>
        </w:tc>
        <w:tc>
          <w:tcPr>
            <w:tcW w:w="1418" w:type="dxa"/>
            <w:shd w:val="clear" w:color="auto" w:fill="auto"/>
          </w:tcPr>
          <w:p w14:paraId="5B6681B1" w14:textId="77777777" w:rsidR="003B6F45" w:rsidRPr="00457CAE" w:rsidRDefault="003B6F45" w:rsidP="00D643B4">
            <w:pPr>
              <w:keepNext/>
              <w:keepLines/>
              <w:spacing w:after="0"/>
              <w:rPr>
                <w:rFonts w:ascii="Arial" w:hAnsi="Arial"/>
                <w:sz w:val="18"/>
              </w:rPr>
            </w:pPr>
            <w:r w:rsidRPr="00457CAE">
              <w:rPr>
                <w:rFonts w:ascii="Arial" w:hAnsi="Arial"/>
                <w:sz w:val="18"/>
              </w:rPr>
              <w:t>&lt; transfer interval value</w:t>
            </w:r>
          </w:p>
        </w:tc>
        <w:tc>
          <w:tcPr>
            <w:tcW w:w="1700" w:type="dxa"/>
            <w:shd w:val="clear" w:color="auto" w:fill="auto"/>
          </w:tcPr>
          <w:p w14:paraId="068A3A5F" w14:textId="77777777" w:rsidR="003B6F45" w:rsidRPr="00457CAE" w:rsidRDefault="003B6F45" w:rsidP="00D643B4">
            <w:pPr>
              <w:keepNext/>
              <w:keepLines/>
              <w:spacing w:after="0"/>
              <w:rPr>
                <w:rFonts w:ascii="Arial" w:hAnsi="Arial"/>
                <w:sz w:val="18"/>
              </w:rPr>
            </w:pPr>
          </w:p>
        </w:tc>
        <w:tc>
          <w:tcPr>
            <w:tcW w:w="1135" w:type="dxa"/>
            <w:gridSpan w:val="2"/>
            <w:shd w:val="clear" w:color="auto" w:fill="auto"/>
          </w:tcPr>
          <w:p w14:paraId="7FEE0488" w14:textId="77777777" w:rsidR="003B6F45" w:rsidRPr="00457CAE" w:rsidRDefault="003B6F45" w:rsidP="00D643B4">
            <w:pPr>
              <w:keepNext/>
              <w:keepLines/>
              <w:spacing w:after="0"/>
              <w:rPr>
                <w:rFonts w:ascii="Arial" w:hAnsi="Arial"/>
                <w:color w:val="000000"/>
                <w:sz w:val="18"/>
              </w:rPr>
            </w:pPr>
            <w:r w:rsidRPr="00457CAE">
              <w:rPr>
                <w:rFonts w:ascii="Arial" w:hAnsi="Arial"/>
                <w:sz w:val="18"/>
              </w:rPr>
              <w:t>1 k</w:t>
            </w:r>
          </w:p>
        </w:tc>
        <w:tc>
          <w:tcPr>
            <w:tcW w:w="1303" w:type="dxa"/>
            <w:gridSpan w:val="2"/>
          </w:tcPr>
          <w:p w14:paraId="6930D42F" w14:textId="77777777" w:rsidR="003B6F45" w:rsidRPr="00457CAE" w:rsidRDefault="003B6F45" w:rsidP="00D643B4">
            <w:pPr>
              <w:keepNext/>
              <w:keepLines/>
              <w:spacing w:after="0"/>
              <w:rPr>
                <w:rFonts w:ascii="Arial" w:hAnsi="Arial"/>
                <w:sz w:val="18"/>
              </w:rPr>
            </w:pPr>
            <w:r w:rsidRPr="00457CAE">
              <w:rPr>
                <w:rFonts w:ascii="Arial" w:hAnsi="Arial"/>
                <w:sz w:val="18"/>
              </w:rPr>
              <w:t>≤ 50 ms</w:t>
            </w:r>
          </w:p>
        </w:tc>
        <w:tc>
          <w:tcPr>
            <w:tcW w:w="1107" w:type="dxa"/>
          </w:tcPr>
          <w:p w14:paraId="1148F5CE" w14:textId="77777777" w:rsidR="003B6F45" w:rsidRPr="00457CAE" w:rsidRDefault="003B6F45" w:rsidP="00D643B4">
            <w:pPr>
              <w:keepNext/>
              <w:keepLines/>
              <w:spacing w:after="0"/>
              <w:rPr>
                <w:rFonts w:ascii="Arial" w:hAnsi="Arial"/>
                <w:sz w:val="18"/>
              </w:rPr>
            </w:pPr>
            <w:r w:rsidRPr="00457CAE">
              <w:rPr>
                <w:rFonts w:ascii="Arial" w:hAnsi="Arial"/>
                <w:sz w:val="18"/>
              </w:rPr>
              <w:t>50 ms</w:t>
            </w:r>
          </w:p>
        </w:tc>
        <w:tc>
          <w:tcPr>
            <w:tcW w:w="850" w:type="dxa"/>
          </w:tcPr>
          <w:p w14:paraId="370A9470" w14:textId="77777777" w:rsidR="003B6F45" w:rsidRPr="00457CAE" w:rsidRDefault="003B6F45" w:rsidP="00D643B4">
            <w:pPr>
              <w:keepNext/>
              <w:keepLines/>
              <w:spacing w:after="0"/>
              <w:rPr>
                <w:rFonts w:ascii="Arial" w:hAnsi="Arial"/>
                <w:sz w:val="18"/>
              </w:rPr>
            </w:pPr>
            <w:r w:rsidRPr="00457CAE">
              <w:rPr>
                <w:rFonts w:ascii="Arial" w:hAnsi="Arial"/>
                <w:sz w:val="18"/>
              </w:rPr>
              <w:t>-</w:t>
            </w:r>
          </w:p>
        </w:tc>
        <w:tc>
          <w:tcPr>
            <w:tcW w:w="1276" w:type="dxa"/>
          </w:tcPr>
          <w:p w14:paraId="2BED53CC" w14:textId="77777777" w:rsidR="003B6F45" w:rsidRPr="00457CAE" w:rsidRDefault="003B6F45" w:rsidP="00D643B4">
            <w:pPr>
              <w:keepNext/>
              <w:keepLines/>
              <w:spacing w:after="0"/>
              <w:rPr>
                <w:rFonts w:ascii="Arial" w:hAnsi="Arial"/>
                <w:sz w:val="18"/>
              </w:rPr>
            </w:pPr>
            <w:r w:rsidRPr="00457CAE">
              <w:rPr>
                <w:rFonts w:ascii="Arial" w:hAnsi="Arial"/>
                <w:sz w:val="18"/>
              </w:rPr>
              <w:t>5 to 10</w:t>
            </w:r>
          </w:p>
        </w:tc>
        <w:tc>
          <w:tcPr>
            <w:tcW w:w="1134" w:type="dxa"/>
          </w:tcPr>
          <w:p w14:paraId="4AB47B0C" w14:textId="77777777" w:rsidR="003B6F45" w:rsidRPr="00457CAE" w:rsidRDefault="003B6F45" w:rsidP="00D643B4">
            <w:pPr>
              <w:keepNext/>
              <w:keepLines/>
              <w:spacing w:after="0"/>
              <w:rPr>
                <w:rFonts w:ascii="Arial" w:hAnsi="Arial"/>
                <w:sz w:val="18"/>
              </w:rPr>
            </w:pPr>
            <w:r w:rsidRPr="00457CAE">
              <w:rPr>
                <w:rFonts w:ascii="Arial" w:hAnsi="Arial"/>
                <w:sz w:val="18"/>
              </w:rPr>
              <w:t>1</w:t>
            </w:r>
            <w:r w:rsidR="001836C1">
              <w:rPr>
                <w:rFonts w:ascii="Arial" w:hAnsi="Arial"/>
                <w:sz w:val="18"/>
              </w:rPr>
              <w:t>,</w:t>
            </w:r>
            <w:r w:rsidRPr="00457CAE">
              <w:rPr>
                <w:rFonts w:ascii="Arial" w:hAnsi="Arial"/>
                <w:sz w:val="18"/>
              </w:rPr>
              <w:t>000 m x 30 m x 10 m</w:t>
            </w:r>
          </w:p>
        </w:tc>
        <w:tc>
          <w:tcPr>
            <w:tcW w:w="2533" w:type="dxa"/>
          </w:tcPr>
          <w:p w14:paraId="08E14F35" w14:textId="77777777" w:rsidR="003B6F45" w:rsidRPr="00457CAE" w:rsidRDefault="003B6F45" w:rsidP="00D643B4">
            <w:pPr>
              <w:keepNext/>
              <w:keepLines/>
              <w:spacing w:after="0"/>
              <w:rPr>
                <w:rFonts w:ascii="Arial" w:hAnsi="Arial"/>
                <w:sz w:val="18"/>
              </w:rPr>
            </w:pPr>
            <w:r w:rsidRPr="00457CAE">
              <w:rPr>
                <w:rFonts w:ascii="Arial" w:hAnsi="Arial"/>
                <w:sz w:val="18"/>
              </w:rPr>
              <w:t>Control-to-control in motion control (A.2.2.2); (note 9)</w:t>
            </w:r>
          </w:p>
        </w:tc>
      </w:tr>
      <w:tr w:rsidR="0000391F" w:rsidRPr="00457CAE" w14:paraId="229032B2" w14:textId="77777777" w:rsidTr="009D7C12">
        <w:trPr>
          <w:gridAfter w:val="1"/>
          <w:wAfter w:w="19" w:type="dxa"/>
          <w:cantSplit/>
        </w:trPr>
        <w:tc>
          <w:tcPr>
            <w:tcW w:w="1469" w:type="dxa"/>
            <w:shd w:val="clear" w:color="auto" w:fill="auto"/>
          </w:tcPr>
          <w:p w14:paraId="44B301AA" w14:textId="77777777" w:rsidR="0000391F" w:rsidRPr="00457CAE" w:rsidRDefault="0000391F" w:rsidP="008D5589">
            <w:pPr>
              <w:pStyle w:val="TAL"/>
            </w:pPr>
            <w:r w:rsidRPr="00457CAE">
              <w:t>&gt; 99</w:t>
            </w:r>
            <w:r w:rsidR="00015FBE">
              <w:t>.</w:t>
            </w:r>
            <w:r w:rsidRPr="00457CAE">
              <w:t>999</w:t>
            </w:r>
            <w:r w:rsidR="00015FBE">
              <w:t> </w:t>
            </w:r>
            <w:r w:rsidRPr="00457CAE">
              <w:t>9 %</w:t>
            </w:r>
          </w:p>
        </w:tc>
        <w:tc>
          <w:tcPr>
            <w:tcW w:w="1332" w:type="dxa"/>
            <w:gridSpan w:val="2"/>
            <w:shd w:val="clear" w:color="auto" w:fill="auto"/>
          </w:tcPr>
          <w:p w14:paraId="2253AD61" w14:textId="77777777" w:rsidR="0000391F" w:rsidRPr="00457CAE" w:rsidRDefault="0000391F" w:rsidP="008D5589">
            <w:pPr>
              <w:pStyle w:val="TAL"/>
            </w:pPr>
            <w:r w:rsidRPr="00457CAE">
              <w:t>~ 10 years</w:t>
            </w:r>
          </w:p>
        </w:tc>
        <w:tc>
          <w:tcPr>
            <w:tcW w:w="1418" w:type="dxa"/>
            <w:shd w:val="clear" w:color="auto" w:fill="auto"/>
          </w:tcPr>
          <w:p w14:paraId="7F2F14D0" w14:textId="77777777" w:rsidR="0000391F" w:rsidRPr="00457CAE" w:rsidRDefault="0000391F" w:rsidP="008D5589">
            <w:pPr>
              <w:pStyle w:val="TAL"/>
            </w:pPr>
            <w:r w:rsidRPr="00457CAE">
              <w:t>&lt; transfer interval value</w:t>
            </w:r>
          </w:p>
        </w:tc>
        <w:tc>
          <w:tcPr>
            <w:tcW w:w="1700" w:type="dxa"/>
            <w:shd w:val="clear" w:color="auto" w:fill="auto"/>
          </w:tcPr>
          <w:p w14:paraId="4C3E60B4" w14:textId="77777777" w:rsidR="0000391F" w:rsidRPr="00457CAE" w:rsidRDefault="0000391F" w:rsidP="008D5589">
            <w:pPr>
              <w:pStyle w:val="TAL"/>
            </w:pPr>
            <w:r w:rsidRPr="00457CAE">
              <w:t>–</w:t>
            </w:r>
          </w:p>
        </w:tc>
        <w:tc>
          <w:tcPr>
            <w:tcW w:w="1135" w:type="dxa"/>
            <w:gridSpan w:val="2"/>
            <w:shd w:val="clear" w:color="auto" w:fill="auto"/>
          </w:tcPr>
          <w:p w14:paraId="1010BE06" w14:textId="77777777" w:rsidR="0000391F" w:rsidRPr="00457CAE" w:rsidRDefault="0000391F" w:rsidP="006945A8">
            <w:pPr>
              <w:pStyle w:val="TAL"/>
            </w:pPr>
            <w:r w:rsidRPr="00457CAE">
              <w:t>40 to 250</w:t>
            </w:r>
          </w:p>
        </w:tc>
        <w:tc>
          <w:tcPr>
            <w:tcW w:w="1303" w:type="dxa"/>
            <w:gridSpan w:val="2"/>
          </w:tcPr>
          <w:p w14:paraId="6D569D7B" w14:textId="77777777" w:rsidR="0000391F" w:rsidRPr="00457CAE" w:rsidRDefault="0000391F" w:rsidP="008D5589">
            <w:pPr>
              <w:pStyle w:val="TAL"/>
            </w:pPr>
            <w:r w:rsidRPr="00457CAE">
              <w:t>1 ms to 50 ms (note 6) (note 7)</w:t>
            </w:r>
          </w:p>
        </w:tc>
        <w:tc>
          <w:tcPr>
            <w:tcW w:w="1107" w:type="dxa"/>
          </w:tcPr>
          <w:p w14:paraId="2EE46574" w14:textId="77777777" w:rsidR="0000391F" w:rsidRPr="00457CAE" w:rsidRDefault="0000391F" w:rsidP="008D5589">
            <w:pPr>
              <w:pStyle w:val="TAL"/>
            </w:pPr>
            <w:r w:rsidRPr="00457CAE">
              <w:t>transfer interval value</w:t>
            </w:r>
          </w:p>
        </w:tc>
        <w:tc>
          <w:tcPr>
            <w:tcW w:w="850" w:type="dxa"/>
          </w:tcPr>
          <w:p w14:paraId="0B14F108" w14:textId="77777777" w:rsidR="0000391F" w:rsidRPr="00457CAE" w:rsidRDefault="0000391F" w:rsidP="008D5589">
            <w:pPr>
              <w:pStyle w:val="TAL"/>
            </w:pPr>
            <w:r w:rsidRPr="00457CAE">
              <w:t>≤ 50 km/h</w:t>
            </w:r>
          </w:p>
        </w:tc>
        <w:tc>
          <w:tcPr>
            <w:tcW w:w="1276" w:type="dxa"/>
          </w:tcPr>
          <w:p w14:paraId="3D6F63DF" w14:textId="77777777" w:rsidR="0000391F" w:rsidRPr="00457CAE" w:rsidRDefault="0000391F" w:rsidP="008D5589">
            <w:pPr>
              <w:pStyle w:val="TAL"/>
            </w:pPr>
            <w:r w:rsidRPr="00457CAE">
              <w:t>≤ </w:t>
            </w:r>
            <w:r w:rsidR="006816C8">
              <w:t>2,000</w:t>
            </w:r>
          </w:p>
        </w:tc>
        <w:tc>
          <w:tcPr>
            <w:tcW w:w="1134" w:type="dxa"/>
          </w:tcPr>
          <w:p w14:paraId="7557430A" w14:textId="77777777" w:rsidR="0000391F" w:rsidRPr="00457CAE" w:rsidRDefault="0000391F" w:rsidP="008D5589">
            <w:pPr>
              <w:pStyle w:val="TAL"/>
            </w:pPr>
            <w:r w:rsidRPr="00457CAE">
              <w:t>≤ 1 km</w:t>
            </w:r>
            <w:r w:rsidRPr="00457CAE">
              <w:rPr>
                <w:vertAlign w:val="superscript"/>
              </w:rPr>
              <w:t>2</w:t>
            </w:r>
          </w:p>
        </w:tc>
        <w:tc>
          <w:tcPr>
            <w:tcW w:w="2533" w:type="dxa"/>
          </w:tcPr>
          <w:p w14:paraId="2FB3DF74" w14:textId="77777777" w:rsidR="0000391F" w:rsidRPr="00457CAE" w:rsidRDefault="0000391F" w:rsidP="008D5589">
            <w:pPr>
              <w:pStyle w:val="TAL"/>
            </w:pPr>
            <w:r w:rsidRPr="00457CAE">
              <w:t>Mobile robots (A.2.2.3)</w:t>
            </w:r>
          </w:p>
        </w:tc>
      </w:tr>
      <w:tr w:rsidR="0000391F" w:rsidRPr="00457CAE" w14:paraId="242CA7E3" w14:textId="77777777" w:rsidTr="009D7C12">
        <w:trPr>
          <w:gridAfter w:val="1"/>
          <w:wAfter w:w="19" w:type="dxa"/>
          <w:cantSplit/>
        </w:trPr>
        <w:tc>
          <w:tcPr>
            <w:tcW w:w="1469" w:type="dxa"/>
            <w:shd w:val="clear" w:color="auto" w:fill="auto"/>
          </w:tcPr>
          <w:p w14:paraId="10F58A11" w14:textId="77777777" w:rsidR="0000391F" w:rsidRPr="00457CAE" w:rsidRDefault="0000391F" w:rsidP="008D5589">
            <w:pPr>
              <w:pStyle w:val="TAL"/>
            </w:pPr>
            <w:r w:rsidRPr="00457CAE">
              <w:t>99</w:t>
            </w:r>
            <w:r w:rsidR="00015FBE">
              <w:t>.</w:t>
            </w:r>
            <w:r w:rsidRPr="00457CAE">
              <w:t>999</w:t>
            </w:r>
            <w:r w:rsidR="00015FBE">
              <w:t> </w:t>
            </w:r>
            <w:r w:rsidRPr="00457CAE">
              <w:t>9 % to 99</w:t>
            </w:r>
            <w:r w:rsidR="00015FBE">
              <w:t>.</w:t>
            </w:r>
            <w:r w:rsidRPr="00457CAE">
              <w:t>999</w:t>
            </w:r>
            <w:r w:rsidR="00015FBE">
              <w:t> </w:t>
            </w:r>
            <w:r w:rsidRPr="00457CAE">
              <w:t>999 %</w:t>
            </w:r>
          </w:p>
        </w:tc>
        <w:tc>
          <w:tcPr>
            <w:tcW w:w="1332" w:type="dxa"/>
            <w:gridSpan w:val="2"/>
            <w:shd w:val="clear" w:color="auto" w:fill="auto"/>
          </w:tcPr>
          <w:p w14:paraId="36BE78E1" w14:textId="77777777" w:rsidR="0000391F" w:rsidRPr="00457CAE" w:rsidRDefault="0000391F" w:rsidP="008D5589">
            <w:pPr>
              <w:pStyle w:val="TAL"/>
            </w:pPr>
            <w:r w:rsidRPr="00457CAE">
              <w:t>~ 1 month</w:t>
            </w:r>
          </w:p>
        </w:tc>
        <w:tc>
          <w:tcPr>
            <w:tcW w:w="1418" w:type="dxa"/>
            <w:shd w:val="clear" w:color="auto" w:fill="auto"/>
          </w:tcPr>
          <w:p w14:paraId="44302D40" w14:textId="77777777" w:rsidR="0000391F" w:rsidRPr="00457CAE" w:rsidRDefault="0000391F" w:rsidP="008D5589">
            <w:pPr>
              <w:pStyle w:val="TAL"/>
            </w:pPr>
            <w:r w:rsidRPr="00457CAE">
              <w:t>&lt; transfer interval value</w:t>
            </w:r>
          </w:p>
        </w:tc>
        <w:tc>
          <w:tcPr>
            <w:tcW w:w="1700" w:type="dxa"/>
            <w:shd w:val="clear" w:color="auto" w:fill="auto"/>
          </w:tcPr>
          <w:p w14:paraId="0744BE1B" w14:textId="77777777" w:rsidR="0000391F" w:rsidRPr="00457CAE" w:rsidRDefault="0000391F" w:rsidP="008D5589">
            <w:pPr>
              <w:pStyle w:val="TAL"/>
            </w:pPr>
            <w:r w:rsidRPr="00457CAE">
              <w:t>–</w:t>
            </w:r>
          </w:p>
        </w:tc>
        <w:tc>
          <w:tcPr>
            <w:tcW w:w="1135" w:type="dxa"/>
            <w:gridSpan w:val="2"/>
            <w:shd w:val="clear" w:color="auto" w:fill="auto"/>
          </w:tcPr>
          <w:p w14:paraId="733DBAB7" w14:textId="77777777" w:rsidR="0000391F" w:rsidRPr="00457CAE" w:rsidRDefault="0000391F" w:rsidP="008D5589">
            <w:pPr>
              <w:pStyle w:val="TAL"/>
            </w:pPr>
            <w:r w:rsidRPr="00457CAE">
              <w:t>40 to 250</w:t>
            </w:r>
          </w:p>
        </w:tc>
        <w:tc>
          <w:tcPr>
            <w:tcW w:w="1303" w:type="dxa"/>
            <w:gridSpan w:val="2"/>
          </w:tcPr>
          <w:p w14:paraId="2231056E" w14:textId="77777777" w:rsidR="0000391F" w:rsidRPr="00457CAE" w:rsidRDefault="0000391F" w:rsidP="008D5589">
            <w:pPr>
              <w:pStyle w:val="TAL"/>
            </w:pPr>
            <w:r w:rsidRPr="00457CAE">
              <w:t>4 ms to 8 ms (note 7)</w:t>
            </w:r>
          </w:p>
        </w:tc>
        <w:tc>
          <w:tcPr>
            <w:tcW w:w="1107" w:type="dxa"/>
          </w:tcPr>
          <w:p w14:paraId="4DAA05AE" w14:textId="77777777" w:rsidR="0000391F" w:rsidRPr="00457CAE" w:rsidRDefault="0000391F" w:rsidP="008D5589">
            <w:pPr>
              <w:pStyle w:val="TAL"/>
            </w:pPr>
            <w:r w:rsidRPr="00457CAE">
              <w:t>transfer interval value</w:t>
            </w:r>
          </w:p>
        </w:tc>
        <w:tc>
          <w:tcPr>
            <w:tcW w:w="850" w:type="dxa"/>
          </w:tcPr>
          <w:p w14:paraId="0EA8D14F" w14:textId="77777777" w:rsidR="0000391F" w:rsidRPr="00457CAE" w:rsidRDefault="0000391F" w:rsidP="008D5589">
            <w:pPr>
              <w:pStyle w:val="TAL"/>
            </w:pPr>
            <w:r w:rsidRPr="00457CAE">
              <w:t>&lt; 8 km/h</w:t>
            </w:r>
            <w:r w:rsidR="00BD4CC5">
              <w:t xml:space="preserve"> </w:t>
            </w:r>
            <w:r w:rsidR="00BD4CC5">
              <w:rPr>
                <w:rFonts w:eastAsia="DengXian"/>
                <w:bCs/>
              </w:rPr>
              <w:t>(</w:t>
            </w:r>
            <w:r w:rsidR="00BD4CC5" w:rsidRPr="0079579A">
              <w:rPr>
                <w:rFonts w:eastAsia="DengXian"/>
                <w:bCs/>
              </w:rPr>
              <w:t>linear movement</w:t>
            </w:r>
            <w:r w:rsidR="00BD4CC5">
              <w:rPr>
                <w:rFonts w:eastAsia="DengXian"/>
                <w:bCs/>
              </w:rPr>
              <w:t>)</w:t>
            </w:r>
          </w:p>
        </w:tc>
        <w:tc>
          <w:tcPr>
            <w:tcW w:w="1276" w:type="dxa"/>
          </w:tcPr>
          <w:p w14:paraId="7D728928" w14:textId="77777777" w:rsidR="0000391F" w:rsidRPr="00457CAE" w:rsidRDefault="0000391F" w:rsidP="008D5589">
            <w:pPr>
              <w:pStyle w:val="TAL"/>
            </w:pPr>
            <w:r w:rsidRPr="00457CAE">
              <w:t>TBD</w:t>
            </w:r>
          </w:p>
        </w:tc>
        <w:tc>
          <w:tcPr>
            <w:tcW w:w="1134" w:type="dxa"/>
          </w:tcPr>
          <w:p w14:paraId="2E04ABFC" w14:textId="77777777" w:rsidR="0000391F" w:rsidRPr="00457CAE" w:rsidRDefault="0000391F" w:rsidP="008D5589">
            <w:pPr>
              <w:pStyle w:val="TAL"/>
            </w:pPr>
            <w:r w:rsidRPr="00457CAE">
              <w:t>50 m x 10 m x 4 m</w:t>
            </w:r>
          </w:p>
        </w:tc>
        <w:tc>
          <w:tcPr>
            <w:tcW w:w="2533" w:type="dxa"/>
          </w:tcPr>
          <w:p w14:paraId="04469E1E" w14:textId="77777777" w:rsidR="0000391F" w:rsidRPr="00457CAE" w:rsidRDefault="0000391F" w:rsidP="008D5589">
            <w:pPr>
              <w:pStyle w:val="TAL"/>
            </w:pPr>
            <w:r w:rsidRPr="00457CAE">
              <w:t>Mobile control panels – remote control of e.g. assembly robots, milling machines (A.2.4.1); (note 9)</w:t>
            </w:r>
          </w:p>
        </w:tc>
      </w:tr>
      <w:tr w:rsidR="00DA478D" w:rsidRPr="00457CAE" w14:paraId="57B7E3F8" w14:textId="77777777" w:rsidTr="009D7C12">
        <w:trPr>
          <w:gridAfter w:val="1"/>
          <w:wAfter w:w="19" w:type="dxa"/>
          <w:cantSplit/>
        </w:trPr>
        <w:tc>
          <w:tcPr>
            <w:tcW w:w="1469" w:type="dxa"/>
            <w:shd w:val="clear" w:color="auto" w:fill="auto"/>
          </w:tcPr>
          <w:p w14:paraId="603171C6" w14:textId="77777777" w:rsidR="00DA478D" w:rsidRPr="00457CAE" w:rsidRDefault="00DA478D" w:rsidP="00916CBF">
            <w:pPr>
              <w:pStyle w:val="TAL"/>
              <w:rPr>
                <w:rFonts w:eastAsia="DengXian"/>
              </w:rPr>
            </w:pPr>
            <w:r w:rsidRPr="00E673D7">
              <w:lastRenderedPageBreak/>
              <w:t>99</w:t>
            </w:r>
            <w:r w:rsidR="00015FBE">
              <w:t>.</w:t>
            </w:r>
            <w:r w:rsidRPr="00E673D7">
              <w:t>999</w:t>
            </w:r>
            <w:r w:rsidR="00015FBE">
              <w:t> </w:t>
            </w:r>
            <w:r w:rsidRPr="00E673D7">
              <w:t>999</w:t>
            </w:r>
            <w:r>
              <w:t> %</w:t>
            </w:r>
          </w:p>
        </w:tc>
        <w:tc>
          <w:tcPr>
            <w:tcW w:w="1332" w:type="dxa"/>
            <w:gridSpan w:val="2"/>
            <w:shd w:val="clear" w:color="auto" w:fill="auto"/>
          </w:tcPr>
          <w:p w14:paraId="63E6AF9D" w14:textId="77777777" w:rsidR="00DA478D" w:rsidRPr="00457CAE" w:rsidRDefault="00DA478D" w:rsidP="00916CBF">
            <w:pPr>
              <w:pStyle w:val="TAL"/>
              <w:rPr>
                <w:rFonts w:eastAsia="DengXian"/>
              </w:rPr>
            </w:pPr>
            <w:r w:rsidRPr="00E673D7">
              <w:t>1 day</w:t>
            </w:r>
          </w:p>
        </w:tc>
        <w:tc>
          <w:tcPr>
            <w:tcW w:w="1418" w:type="dxa"/>
            <w:shd w:val="clear" w:color="auto" w:fill="auto"/>
          </w:tcPr>
          <w:p w14:paraId="23EC0F73" w14:textId="77777777" w:rsidR="00DA478D" w:rsidRDefault="00DA478D" w:rsidP="00916CBF">
            <w:pPr>
              <w:pStyle w:val="TAL"/>
            </w:pPr>
            <w:r w:rsidRPr="00E673D7">
              <w:t>&lt;</w:t>
            </w:r>
            <w:r w:rsidR="00015FBE">
              <w:t> </w:t>
            </w:r>
            <w:r w:rsidRPr="00E673D7">
              <w:t>8 ms</w:t>
            </w:r>
          </w:p>
          <w:p w14:paraId="32197A75" w14:textId="77777777" w:rsidR="00DA478D" w:rsidRPr="00457CAE" w:rsidRDefault="00DA478D" w:rsidP="00916CBF">
            <w:pPr>
              <w:pStyle w:val="TAL"/>
              <w:rPr>
                <w:rFonts w:eastAsia="DengXian"/>
                <w:bCs/>
              </w:rPr>
            </w:pPr>
            <w:r>
              <w:t>(note 14)</w:t>
            </w:r>
          </w:p>
        </w:tc>
        <w:tc>
          <w:tcPr>
            <w:tcW w:w="1700" w:type="dxa"/>
            <w:shd w:val="clear" w:color="auto" w:fill="auto"/>
          </w:tcPr>
          <w:p w14:paraId="167B9F84" w14:textId="77777777" w:rsidR="00DA478D" w:rsidRPr="00457CAE" w:rsidRDefault="00DA478D" w:rsidP="00916CBF">
            <w:pPr>
              <w:pStyle w:val="TAL"/>
              <w:rPr>
                <w:rFonts w:eastAsia="DengXian"/>
                <w:bCs/>
              </w:rPr>
            </w:pPr>
            <w:r w:rsidRPr="00E673D7">
              <w:t>250 k</w:t>
            </w:r>
            <w:r>
              <w:t>bit/s</w:t>
            </w:r>
          </w:p>
        </w:tc>
        <w:tc>
          <w:tcPr>
            <w:tcW w:w="1135" w:type="dxa"/>
            <w:gridSpan w:val="2"/>
            <w:shd w:val="clear" w:color="auto" w:fill="auto"/>
          </w:tcPr>
          <w:p w14:paraId="1FA34998" w14:textId="77777777" w:rsidR="00DA478D" w:rsidRPr="00457CAE" w:rsidRDefault="00DA478D" w:rsidP="006945A8">
            <w:pPr>
              <w:pStyle w:val="TAL"/>
              <w:rPr>
                <w:rFonts w:eastAsia="DengXian"/>
              </w:rPr>
            </w:pPr>
            <w:r>
              <w:rPr>
                <w:rFonts w:eastAsia="DengXian"/>
              </w:rPr>
              <w:t>40 to 250</w:t>
            </w:r>
          </w:p>
        </w:tc>
        <w:tc>
          <w:tcPr>
            <w:tcW w:w="1303" w:type="dxa"/>
            <w:gridSpan w:val="2"/>
          </w:tcPr>
          <w:p w14:paraId="564B205D" w14:textId="77777777" w:rsidR="00DA478D" w:rsidRPr="00457CAE" w:rsidRDefault="00DA478D" w:rsidP="006945A8">
            <w:pPr>
              <w:pStyle w:val="TAL"/>
              <w:rPr>
                <w:rFonts w:eastAsia="DengXian"/>
              </w:rPr>
            </w:pPr>
            <w:r>
              <w:rPr>
                <w:rFonts w:eastAsia="DengXian"/>
              </w:rPr>
              <w:t>8 ms</w:t>
            </w:r>
          </w:p>
        </w:tc>
        <w:tc>
          <w:tcPr>
            <w:tcW w:w="1107" w:type="dxa"/>
          </w:tcPr>
          <w:p w14:paraId="1B2568F4" w14:textId="77777777" w:rsidR="00DA478D" w:rsidRPr="00457CAE" w:rsidRDefault="00DA478D" w:rsidP="006945A8">
            <w:pPr>
              <w:pStyle w:val="TAL"/>
              <w:rPr>
                <w:rFonts w:eastAsia="DengXian"/>
              </w:rPr>
            </w:pPr>
            <w:r>
              <w:rPr>
                <w:rFonts w:eastAsia="DengXian"/>
              </w:rPr>
              <w:t>16 ms</w:t>
            </w:r>
          </w:p>
        </w:tc>
        <w:tc>
          <w:tcPr>
            <w:tcW w:w="850" w:type="dxa"/>
          </w:tcPr>
          <w:p w14:paraId="053811F7" w14:textId="77777777" w:rsidR="00DA478D" w:rsidRPr="00457CAE" w:rsidRDefault="00DA478D" w:rsidP="00916CBF">
            <w:pPr>
              <w:pStyle w:val="TAL"/>
              <w:rPr>
                <w:rFonts w:eastAsia="DengXian" w:hint="eastAsia"/>
                <w:bCs/>
              </w:rPr>
            </w:pPr>
            <w:r w:rsidRPr="00E673D7">
              <w:t>quasi-static; up to 10 km/h</w:t>
            </w:r>
          </w:p>
        </w:tc>
        <w:tc>
          <w:tcPr>
            <w:tcW w:w="1276" w:type="dxa"/>
          </w:tcPr>
          <w:p w14:paraId="5315E27B" w14:textId="77777777" w:rsidR="00DA478D" w:rsidRPr="00457CAE" w:rsidRDefault="00DA478D" w:rsidP="00916CBF">
            <w:pPr>
              <w:pStyle w:val="TAL"/>
              <w:rPr>
                <w:rFonts w:eastAsia="DengXian"/>
                <w:bCs/>
              </w:rPr>
            </w:pPr>
            <w:r>
              <w:rPr>
                <w:rFonts w:eastAsia="DengXian"/>
                <w:bCs/>
              </w:rPr>
              <w:t>2 or more</w:t>
            </w:r>
          </w:p>
        </w:tc>
        <w:tc>
          <w:tcPr>
            <w:tcW w:w="1134" w:type="dxa"/>
          </w:tcPr>
          <w:p w14:paraId="099E79E7" w14:textId="77777777" w:rsidR="00DA478D" w:rsidRPr="00457CAE" w:rsidRDefault="00DA478D" w:rsidP="00916CBF">
            <w:pPr>
              <w:pStyle w:val="TAL"/>
              <w:rPr>
                <w:rFonts w:eastAsia="DengXian"/>
              </w:rPr>
            </w:pPr>
            <w:r w:rsidRPr="00E673D7">
              <w:t>30</w:t>
            </w:r>
            <w:r>
              <w:t> m</w:t>
            </w:r>
            <w:r w:rsidRPr="00E673D7">
              <w:t xml:space="preserve"> x 30</w:t>
            </w:r>
            <w:r>
              <w:t> m</w:t>
            </w:r>
          </w:p>
        </w:tc>
        <w:tc>
          <w:tcPr>
            <w:tcW w:w="2533" w:type="dxa"/>
          </w:tcPr>
          <w:p w14:paraId="1FB75801" w14:textId="77777777" w:rsidR="00DA478D" w:rsidRPr="00457CAE" w:rsidRDefault="00DA478D" w:rsidP="00916CBF">
            <w:pPr>
              <w:pStyle w:val="TAL"/>
              <w:rPr>
                <w:rFonts w:eastAsia="DengXian"/>
                <w:bCs/>
              </w:rPr>
            </w:pPr>
            <w:r w:rsidRPr="009C7C03">
              <w:rPr>
                <w:rFonts w:eastAsia="SimSun"/>
              </w:rPr>
              <w:t>Mobile Opera</w:t>
            </w:r>
            <w:r>
              <w:rPr>
                <w:rFonts w:eastAsia="SimSun"/>
              </w:rPr>
              <w:softHyphen/>
            </w:r>
            <w:r w:rsidRPr="009C7C03">
              <w:rPr>
                <w:rFonts w:eastAsia="SimSun"/>
              </w:rPr>
              <w:t>tion Panel: Emer</w:t>
            </w:r>
            <w:r>
              <w:rPr>
                <w:rFonts w:eastAsia="SimSun"/>
              </w:rPr>
              <w:softHyphen/>
            </w:r>
            <w:r w:rsidRPr="009C7C03">
              <w:rPr>
                <w:rFonts w:eastAsia="SimSun"/>
              </w:rPr>
              <w:t>gency stop</w:t>
            </w:r>
            <w:r>
              <w:rPr>
                <w:rFonts w:eastAsia="SimSun"/>
              </w:rPr>
              <w:t xml:space="preserve"> (connectivity availability) (A.2.4.1A)</w:t>
            </w:r>
          </w:p>
        </w:tc>
      </w:tr>
      <w:tr w:rsidR="00DA478D" w:rsidRPr="00457CAE" w14:paraId="3038DB67" w14:textId="77777777" w:rsidTr="009D7C12">
        <w:trPr>
          <w:gridAfter w:val="1"/>
          <w:wAfter w:w="19" w:type="dxa"/>
          <w:cantSplit/>
        </w:trPr>
        <w:tc>
          <w:tcPr>
            <w:tcW w:w="1469" w:type="dxa"/>
            <w:shd w:val="clear" w:color="auto" w:fill="auto"/>
          </w:tcPr>
          <w:p w14:paraId="44B1977B" w14:textId="77777777" w:rsidR="00DA478D" w:rsidRPr="00457CAE" w:rsidRDefault="00DA478D" w:rsidP="00916CBF">
            <w:pPr>
              <w:pStyle w:val="TAL"/>
            </w:pPr>
            <w:r w:rsidRPr="00E673D7">
              <w:t>99</w:t>
            </w:r>
            <w:r w:rsidR="00015FBE">
              <w:t>.</w:t>
            </w:r>
            <w:r w:rsidRPr="00E673D7">
              <w:t>999</w:t>
            </w:r>
            <w:r w:rsidR="00015FBE">
              <w:t> </w:t>
            </w:r>
            <w:r w:rsidRPr="00E673D7">
              <w:t>99</w:t>
            </w:r>
            <w:r>
              <w:t> %</w:t>
            </w:r>
          </w:p>
        </w:tc>
        <w:tc>
          <w:tcPr>
            <w:tcW w:w="1332" w:type="dxa"/>
            <w:gridSpan w:val="2"/>
            <w:shd w:val="clear" w:color="auto" w:fill="auto"/>
          </w:tcPr>
          <w:p w14:paraId="6C0D2338" w14:textId="77777777" w:rsidR="00DA478D" w:rsidRPr="00457CAE" w:rsidRDefault="00DA478D" w:rsidP="00916CBF">
            <w:pPr>
              <w:pStyle w:val="TAL"/>
            </w:pPr>
            <w:r w:rsidRPr="00E673D7">
              <w:t>1 day</w:t>
            </w:r>
          </w:p>
        </w:tc>
        <w:tc>
          <w:tcPr>
            <w:tcW w:w="1418" w:type="dxa"/>
            <w:shd w:val="clear" w:color="auto" w:fill="auto"/>
          </w:tcPr>
          <w:p w14:paraId="4F0D1DDE" w14:textId="77777777" w:rsidR="00DA478D" w:rsidRDefault="00DA478D" w:rsidP="00916CBF">
            <w:pPr>
              <w:pStyle w:val="TAL"/>
            </w:pPr>
            <w:r w:rsidRPr="00E673D7">
              <w:t>&lt;</w:t>
            </w:r>
            <w:r w:rsidR="00015FBE">
              <w:t> </w:t>
            </w:r>
            <w:r w:rsidRPr="00E673D7">
              <w:t>10 ms</w:t>
            </w:r>
          </w:p>
          <w:p w14:paraId="453FB7AC" w14:textId="77777777" w:rsidR="00DA478D" w:rsidRPr="00457CAE" w:rsidRDefault="00DA478D" w:rsidP="00916CBF">
            <w:pPr>
              <w:pStyle w:val="TAL"/>
            </w:pPr>
            <w:r>
              <w:t>(note 14)</w:t>
            </w:r>
          </w:p>
        </w:tc>
        <w:tc>
          <w:tcPr>
            <w:tcW w:w="1700" w:type="dxa"/>
            <w:shd w:val="clear" w:color="auto" w:fill="auto"/>
          </w:tcPr>
          <w:p w14:paraId="38761C26" w14:textId="77777777" w:rsidR="00DA478D" w:rsidRPr="00457CAE" w:rsidRDefault="00DA478D" w:rsidP="00916CBF">
            <w:pPr>
              <w:pStyle w:val="TAL"/>
            </w:pPr>
            <w:r w:rsidRPr="00E673D7">
              <w:t>&lt; 1 M</w:t>
            </w:r>
            <w:r>
              <w:t>bit/s</w:t>
            </w:r>
          </w:p>
        </w:tc>
        <w:tc>
          <w:tcPr>
            <w:tcW w:w="1135" w:type="dxa"/>
            <w:gridSpan w:val="2"/>
            <w:shd w:val="clear" w:color="auto" w:fill="auto"/>
          </w:tcPr>
          <w:p w14:paraId="2622AF67" w14:textId="77777777" w:rsidR="00DA478D" w:rsidRPr="00457CAE" w:rsidRDefault="00DA478D" w:rsidP="00916CBF">
            <w:pPr>
              <w:pStyle w:val="TAL"/>
            </w:pPr>
            <w:r w:rsidRPr="00E673D7">
              <w:t>&lt;</w:t>
            </w:r>
            <w:r w:rsidR="00E26CF1">
              <w:t xml:space="preserve"> </w:t>
            </w:r>
            <w:r w:rsidRPr="00E673D7">
              <w:t>1</w:t>
            </w:r>
            <w:r>
              <w:t>024</w:t>
            </w:r>
          </w:p>
        </w:tc>
        <w:tc>
          <w:tcPr>
            <w:tcW w:w="1303" w:type="dxa"/>
            <w:gridSpan w:val="2"/>
          </w:tcPr>
          <w:p w14:paraId="1BAFD4D7" w14:textId="77777777" w:rsidR="00DA478D" w:rsidRPr="00457CAE" w:rsidRDefault="00DA478D" w:rsidP="00916CBF">
            <w:pPr>
              <w:pStyle w:val="TAL"/>
            </w:pPr>
            <w:r w:rsidRPr="00E673D7">
              <w:t>10 ms</w:t>
            </w:r>
          </w:p>
        </w:tc>
        <w:tc>
          <w:tcPr>
            <w:tcW w:w="1107" w:type="dxa"/>
          </w:tcPr>
          <w:p w14:paraId="43850E74" w14:textId="77777777" w:rsidR="00DA478D" w:rsidRPr="00457CAE" w:rsidRDefault="00DA478D" w:rsidP="00916CBF">
            <w:pPr>
              <w:pStyle w:val="TAL"/>
            </w:pPr>
            <w:r w:rsidRPr="00E673D7">
              <w:t>~1</w:t>
            </w:r>
            <w:r>
              <w:t>0</w:t>
            </w:r>
            <w:r w:rsidRPr="00E673D7">
              <w:t xml:space="preserve"> ms</w:t>
            </w:r>
          </w:p>
        </w:tc>
        <w:tc>
          <w:tcPr>
            <w:tcW w:w="850" w:type="dxa"/>
          </w:tcPr>
          <w:p w14:paraId="62884384" w14:textId="77777777" w:rsidR="00DA478D" w:rsidRPr="00457CAE" w:rsidRDefault="00DA478D" w:rsidP="00916CBF">
            <w:pPr>
              <w:pStyle w:val="TAL"/>
            </w:pPr>
            <w:r w:rsidRPr="00E673D7">
              <w:t>quasi-static; up to 10 km/h</w:t>
            </w:r>
          </w:p>
        </w:tc>
        <w:tc>
          <w:tcPr>
            <w:tcW w:w="1276" w:type="dxa"/>
          </w:tcPr>
          <w:p w14:paraId="209314D1" w14:textId="77777777" w:rsidR="00DA478D" w:rsidRPr="00457CAE" w:rsidRDefault="00DA478D" w:rsidP="00916CBF">
            <w:pPr>
              <w:pStyle w:val="TAL"/>
            </w:pPr>
            <w:r w:rsidRPr="00E673D7">
              <w:t>2 or more</w:t>
            </w:r>
          </w:p>
        </w:tc>
        <w:tc>
          <w:tcPr>
            <w:tcW w:w="1134" w:type="dxa"/>
          </w:tcPr>
          <w:p w14:paraId="4592650D" w14:textId="77777777" w:rsidR="00DA478D" w:rsidRPr="00457CAE" w:rsidRDefault="00DA478D" w:rsidP="00916CBF">
            <w:pPr>
              <w:pStyle w:val="TAL"/>
            </w:pPr>
            <w:r w:rsidRPr="00E673D7">
              <w:t>30</w:t>
            </w:r>
            <w:r>
              <w:t> m</w:t>
            </w:r>
            <w:r w:rsidRPr="00E673D7">
              <w:t xml:space="preserve"> x 30</w:t>
            </w:r>
            <w:r>
              <w:t> m</w:t>
            </w:r>
          </w:p>
        </w:tc>
        <w:tc>
          <w:tcPr>
            <w:tcW w:w="2533" w:type="dxa"/>
          </w:tcPr>
          <w:p w14:paraId="1C3B765F" w14:textId="77777777" w:rsidR="00DA478D" w:rsidRPr="00457CAE" w:rsidRDefault="00DA478D" w:rsidP="00916CBF">
            <w:pPr>
              <w:pStyle w:val="TAL"/>
            </w:pPr>
            <w:r w:rsidRPr="009C7C03">
              <w:rPr>
                <w:rFonts w:eastAsia="SimSun"/>
              </w:rPr>
              <w:t xml:space="preserve">Mobile Operation Panel: Safety data stream </w:t>
            </w:r>
            <w:r>
              <w:rPr>
                <w:rFonts w:eastAsia="SimSun"/>
              </w:rPr>
              <w:t>(A.2.4.1A)</w:t>
            </w:r>
          </w:p>
        </w:tc>
      </w:tr>
      <w:tr w:rsidR="00DA478D" w:rsidRPr="00457CAE" w14:paraId="6B638B51" w14:textId="77777777" w:rsidTr="009D7C12">
        <w:trPr>
          <w:gridAfter w:val="1"/>
          <w:wAfter w:w="19" w:type="dxa"/>
          <w:cantSplit/>
        </w:trPr>
        <w:tc>
          <w:tcPr>
            <w:tcW w:w="1469" w:type="dxa"/>
            <w:shd w:val="clear" w:color="auto" w:fill="auto"/>
          </w:tcPr>
          <w:p w14:paraId="1045BD70"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015FBE">
              <w:rPr>
                <w:rFonts w:eastAsia="SimSun" w:cs="Arial"/>
                <w:szCs w:val="18"/>
              </w:rPr>
              <w:t> </w:t>
            </w:r>
            <w:r w:rsidRPr="00E673D7">
              <w:rPr>
                <w:rFonts w:eastAsia="SimSun" w:cs="Arial"/>
                <w:szCs w:val="18"/>
              </w:rPr>
              <w:t>999</w:t>
            </w:r>
            <w:r>
              <w:t> %</w:t>
            </w:r>
          </w:p>
        </w:tc>
        <w:tc>
          <w:tcPr>
            <w:tcW w:w="1332" w:type="dxa"/>
            <w:gridSpan w:val="2"/>
            <w:shd w:val="clear" w:color="auto" w:fill="auto"/>
          </w:tcPr>
          <w:p w14:paraId="5E811BF2" w14:textId="77777777" w:rsidR="00DA478D" w:rsidRPr="00E673D7" w:rsidRDefault="00DA478D" w:rsidP="00916CBF">
            <w:pPr>
              <w:pStyle w:val="TAL"/>
            </w:pPr>
            <w:r w:rsidRPr="00E673D7">
              <w:t>1 day</w:t>
            </w:r>
          </w:p>
        </w:tc>
        <w:tc>
          <w:tcPr>
            <w:tcW w:w="1418" w:type="dxa"/>
            <w:shd w:val="clear" w:color="auto" w:fill="auto"/>
          </w:tcPr>
          <w:p w14:paraId="1A19FDD7" w14:textId="77777777" w:rsidR="00DA478D" w:rsidRDefault="00DA478D" w:rsidP="00916CBF">
            <w:pPr>
              <w:pStyle w:val="TAL"/>
            </w:pPr>
            <w:r w:rsidRPr="00E673D7">
              <w:t>10</w:t>
            </w:r>
            <w:r w:rsidR="00015FBE">
              <w:t xml:space="preserve"> ms to </w:t>
            </w:r>
            <w:r w:rsidRPr="00E673D7">
              <w:t>100 ms</w:t>
            </w:r>
          </w:p>
          <w:p w14:paraId="722BDC4C" w14:textId="77777777" w:rsidR="00DA478D" w:rsidRPr="00E673D7" w:rsidRDefault="00DA478D" w:rsidP="00916CBF">
            <w:pPr>
              <w:pStyle w:val="TAL"/>
            </w:pPr>
            <w:r>
              <w:t>(note 14)</w:t>
            </w:r>
          </w:p>
        </w:tc>
        <w:tc>
          <w:tcPr>
            <w:tcW w:w="1700" w:type="dxa"/>
            <w:shd w:val="clear" w:color="auto" w:fill="auto"/>
          </w:tcPr>
          <w:p w14:paraId="17AF3C7C" w14:textId="77777777" w:rsidR="00DA478D" w:rsidRPr="00E673D7" w:rsidRDefault="00DA478D" w:rsidP="00916CBF">
            <w:pPr>
              <w:pStyle w:val="TAL"/>
            </w:pPr>
            <w:r w:rsidRPr="00E673D7">
              <w:t>10 k</w:t>
            </w:r>
            <w:r>
              <w:t>bit/s</w:t>
            </w:r>
          </w:p>
        </w:tc>
        <w:tc>
          <w:tcPr>
            <w:tcW w:w="1135" w:type="dxa"/>
            <w:gridSpan w:val="2"/>
            <w:shd w:val="clear" w:color="auto" w:fill="auto"/>
          </w:tcPr>
          <w:p w14:paraId="38B011AD" w14:textId="77777777" w:rsidR="00DA478D" w:rsidRPr="00E673D7" w:rsidRDefault="00DA478D" w:rsidP="00916CBF">
            <w:pPr>
              <w:pStyle w:val="TAL"/>
            </w:pPr>
            <w:r w:rsidRPr="00E673D7">
              <w:t>10</w:t>
            </w:r>
            <w:r w:rsidR="00015FBE">
              <w:t xml:space="preserve"> to </w:t>
            </w:r>
            <w:r w:rsidRPr="00E673D7">
              <w:t>100</w:t>
            </w:r>
          </w:p>
        </w:tc>
        <w:tc>
          <w:tcPr>
            <w:tcW w:w="1303" w:type="dxa"/>
            <w:gridSpan w:val="2"/>
          </w:tcPr>
          <w:p w14:paraId="55A2EF44" w14:textId="77777777" w:rsidR="00DA478D" w:rsidRPr="00E673D7" w:rsidRDefault="00DA478D" w:rsidP="00916CBF">
            <w:pPr>
              <w:pStyle w:val="TAL"/>
            </w:pPr>
            <w:r w:rsidRPr="00E673D7">
              <w:t>10</w:t>
            </w:r>
            <w:r w:rsidR="00015FBE">
              <w:t xml:space="preserve"> ms to </w:t>
            </w:r>
            <w:r w:rsidRPr="00E673D7">
              <w:t>100 ms</w:t>
            </w:r>
          </w:p>
        </w:tc>
        <w:tc>
          <w:tcPr>
            <w:tcW w:w="1107" w:type="dxa"/>
          </w:tcPr>
          <w:p w14:paraId="66C1E03D" w14:textId="77777777" w:rsidR="00DA478D" w:rsidRPr="00E673D7" w:rsidRDefault="00DA478D" w:rsidP="00916CBF">
            <w:pPr>
              <w:pStyle w:val="TAL"/>
            </w:pPr>
            <w:r>
              <w:t>transfer interval</w:t>
            </w:r>
          </w:p>
        </w:tc>
        <w:tc>
          <w:tcPr>
            <w:tcW w:w="850" w:type="dxa"/>
          </w:tcPr>
          <w:p w14:paraId="36C46A83" w14:textId="77777777" w:rsidR="00DA478D" w:rsidRPr="00E673D7" w:rsidRDefault="00DA478D" w:rsidP="00916CBF">
            <w:pPr>
              <w:pStyle w:val="TAL"/>
            </w:pPr>
            <w:r w:rsidRPr="00E673D7">
              <w:t>stationary</w:t>
            </w:r>
          </w:p>
        </w:tc>
        <w:tc>
          <w:tcPr>
            <w:tcW w:w="1276" w:type="dxa"/>
          </w:tcPr>
          <w:p w14:paraId="28370214" w14:textId="77777777" w:rsidR="00DA478D" w:rsidRPr="00E673D7" w:rsidRDefault="00DA478D" w:rsidP="00916CBF">
            <w:pPr>
              <w:pStyle w:val="TAL"/>
            </w:pPr>
            <w:r w:rsidRPr="00E673D7">
              <w:t>2 or more</w:t>
            </w:r>
          </w:p>
        </w:tc>
        <w:tc>
          <w:tcPr>
            <w:tcW w:w="1134" w:type="dxa"/>
          </w:tcPr>
          <w:p w14:paraId="61576E9D" w14:textId="77777777" w:rsidR="00DA478D" w:rsidRPr="00E673D7" w:rsidRDefault="00DA478D" w:rsidP="00916CBF">
            <w:pPr>
              <w:pStyle w:val="TAL"/>
            </w:pPr>
            <w:r w:rsidRPr="00E673D7">
              <w:t>100</w:t>
            </w:r>
            <w:r w:rsidR="00015FBE">
              <w:t xml:space="preserve"> m² to </w:t>
            </w:r>
            <w:r w:rsidRPr="00E673D7">
              <w:t>2</w:t>
            </w:r>
            <w:r w:rsidR="001836C1">
              <w:t>,</w:t>
            </w:r>
            <w:r w:rsidRPr="00E673D7">
              <w:t>000</w:t>
            </w:r>
            <w:r>
              <w:t> m²</w:t>
            </w:r>
          </w:p>
        </w:tc>
        <w:tc>
          <w:tcPr>
            <w:tcW w:w="2533" w:type="dxa"/>
          </w:tcPr>
          <w:p w14:paraId="723B6376" w14:textId="77777777" w:rsidR="00DA478D" w:rsidRPr="009C7C03" w:rsidRDefault="00DA478D" w:rsidP="00916CBF">
            <w:pPr>
              <w:pStyle w:val="TAL"/>
              <w:rPr>
                <w:rFonts w:eastAsia="SimSun"/>
              </w:rPr>
            </w:pPr>
            <w:r w:rsidRPr="009C7C03">
              <w:rPr>
                <w:rFonts w:eastAsia="SimSun"/>
              </w:rPr>
              <w:t xml:space="preserve">Mobile Operation Panel: Control to visualization </w:t>
            </w:r>
            <w:r>
              <w:rPr>
                <w:rFonts w:eastAsia="SimSun"/>
              </w:rPr>
              <w:t>(A.2.4.1A)</w:t>
            </w:r>
          </w:p>
        </w:tc>
      </w:tr>
      <w:tr w:rsidR="00DA478D" w:rsidRPr="00457CAE" w14:paraId="1C96682A" w14:textId="77777777" w:rsidTr="009D7C12">
        <w:trPr>
          <w:gridAfter w:val="1"/>
          <w:wAfter w:w="19" w:type="dxa"/>
          <w:cantSplit/>
        </w:trPr>
        <w:tc>
          <w:tcPr>
            <w:tcW w:w="1469" w:type="dxa"/>
            <w:shd w:val="clear" w:color="auto" w:fill="auto"/>
          </w:tcPr>
          <w:p w14:paraId="64E4A087"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1836C1">
              <w:rPr>
                <w:rFonts w:eastAsia="SimSun" w:cs="Arial"/>
                <w:szCs w:val="18"/>
              </w:rPr>
              <w:t> </w:t>
            </w:r>
            <w:r w:rsidRPr="00E673D7">
              <w:rPr>
                <w:rFonts w:eastAsia="SimSun" w:cs="Arial"/>
                <w:szCs w:val="18"/>
              </w:rPr>
              <w:t>999</w:t>
            </w:r>
            <w:r>
              <w:t> %</w:t>
            </w:r>
          </w:p>
        </w:tc>
        <w:tc>
          <w:tcPr>
            <w:tcW w:w="1332" w:type="dxa"/>
            <w:gridSpan w:val="2"/>
            <w:shd w:val="clear" w:color="auto" w:fill="auto"/>
          </w:tcPr>
          <w:p w14:paraId="31EF4FDB" w14:textId="77777777" w:rsidR="00DA478D" w:rsidRPr="00E673D7" w:rsidRDefault="00DA478D" w:rsidP="00916CBF">
            <w:pPr>
              <w:pStyle w:val="TAL"/>
            </w:pPr>
            <w:r w:rsidRPr="00E673D7">
              <w:t>1 day</w:t>
            </w:r>
          </w:p>
        </w:tc>
        <w:tc>
          <w:tcPr>
            <w:tcW w:w="1418" w:type="dxa"/>
            <w:shd w:val="clear" w:color="auto" w:fill="auto"/>
          </w:tcPr>
          <w:p w14:paraId="44D76537" w14:textId="77777777" w:rsidR="00DA478D" w:rsidRDefault="00DA478D" w:rsidP="00916CBF">
            <w:pPr>
              <w:pStyle w:val="TAL"/>
            </w:pPr>
            <w:r w:rsidRPr="00E673D7">
              <w:t>&lt;</w:t>
            </w:r>
            <w:r w:rsidR="00015FBE">
              <w:rPr>
                <w:rFonts w:eastAsia="SimSun" w:cs="Arial"/>
                <w:szCs w:val="18"/>
              </w:rPr>
              <w:t> </w:t>
            </w:r>
            <w:r w:rsidRPr="00E673D7">
              <w:t>1 ms</w:t>
            </w:r>
          </w:p>
          <w:p w14:paraId="1652D4F6" w14:textId="77777777" w:rsidR="00DA478D" w:rsidRPr="00E673D7" w:rsidRDefault="00DA478D" w:rsidP="00916CBF">
            <w:pPr>
              <w:pStyle w:val="TAL"/>
            </w:pPr>
            <w:r>
              <w:t>(note 14)</w:t>
            </w:r>
          </w:p>
        </w:tc>
        <w:tc>
          <w:tcPr>
            <w:tcW w:w="1700" w:type="dxa"/>
            <w:shd w:val="clear" w:color="auto" w:fill="auto"/>
          </w:tcPr>
          <w:p w14:paraId="02C09D04" w14:textId="77777777" w:rsidR="00DA478D" w:rsidRPr="00E673D7" w:rsidRDefault="00DA478D" w:rsidP="00916CBF">
            <w:pPr>
              <w:pStyle w:val="TAL"/>
            </w:pPr>
            <w:r w:rsidRPr="00E673D7">
              <w:t>12</w:t>
            </w:r>
            <w:r w:rsidR="00015FBE">
              <w:t xml:space="preserve"> Mbit/s to </w:t>
            </w:r>
            <w:r w:rsidRPr="00E673D7">
              <w:t>16 M</w:t>
            </w:r>
            <w:r>
              <w:t>bit/s</w:t>
            </w:r>
          </w:p>
        </w:tc>
        <w:tc>
          <w:tcPr>
            <w:tcW w:w="1135" w:type="dxa"/>
            <w:gridSpan w:val="2"/>
            <w:shd w:val="clear" w:color="auto" w:fill="auto"/>
          </w:tcPr>
          <w:p w14:paraId="3254460C" w14:textId="77777777" w:rsidR="00DA478D" w:rsidRPr="00E673D7" w:rsidRDefault="00DA478D" w:rsidP="00916CBF">
            <w:pPr>
              <w:pStyle w:val="TAL"/>
            </w:pPr>
            <w:r w:rsidRPr="00E673D7">
              <w:t>10</w:t>
            </w:r>
            <w:r w:rsidR="00A12CB8">
              <w:t xml:space="preserve"> to </w:t>
            </w:r>
            <w:r w:rsidRPr="00E673D7">
              <w:t>100</w:t>
            </w:r>
          </w:p>
        </w:tc>
        <w:tc>
          <w:tcPr>
            <w:tcW w:w="1303" w:type="dxa"/>
            <w:gridSpan w:val="2"/>
          </w:tcPr>
          <w:p w14:paraId="660FF88D" w14:textId="77777777" w:rsidR="00DA478D" w:rsidRPr="00E673D7" w:rsidRDefault="00DA478D" w:rsidP="00916CBF">
            <w:pPr>
              <w:pStyle w:val="TAL"/>
            </w:pPr>
            <w:r w:rsidRPr="00E673D7">
              <w:t>1 ms</w:t>
            </w:r>
          </w:p>
        </w:tc>
        <w:tc>
          <w:tcPr>
            <w:tcW w:w="1107" w:type="dxa"/>
          </w:tcPr>
          <w:p w14:paraId="0DBF20ED" w14:textId="77777777" w:rsidR="00DA478D" w:rsidRPr="00E673D7" w:rsidRDefault="00DA478D" w:rsidP="00916CBF">
            <w:pPr>
              <w:pStyle w:val="TAL"/>
            </w:pPr>
            <w:r w:rsidRPr="00E673D7">
              <w:t>~</w:t>
            </w:r>
            <w:r w:rsidR="001836C1">
              <w:t> </w:t>
            </w:r>
            <w:r w:rsidRPr="00E673D7">
              <w:t>1 ms</w:t>
            </w:r>
          </w:p>
        </w:tc>
        <w:tc>
          <w:tcPr>
            <w:tcW w:w="850" w:type="dxa"/>
          </w:tcPr>
          <w:p w14:paraId="785EE68E" w14:textId="77777777" w:rsidR="00DA478D" w:rsidRPr="00E673D7" w:rsidRDefault="00DA478D" w:rsidP="00916CBF">
            <w:pPr>
              <w:pStyle w:val="TAL"/>
            </w:pPr>
            <w:r w:rsidRPr="00E673D7">
              <w:t>stationary</w:t>
            </w:r>
          </w:p>
        </w:tc>
        <w:tc>
          <w:tcPr>
            <w:tcW w:w="1276" w:type="dxa"/>
          </w:tcPr>
          <w:p w14:paraId="6BBFDA35" w14:textId="77777777" w:rsidR="00DA478D" w:rsidRPr="00E673D7" w:rsidRDefault="00DA478D" w:rsidP="00916CBF">
            <w:pPr>
              <w:pStyle w:val="TAL"/>
            </w:pPr>
            <w:r w:rsidRPr="00E673D7">
              <w:t>2 or more</w:t>
            </w:r>
          </w:p>
        </w:tc>
        <w:tc>
          <w:tcPr>
            <w:tcW w:w="1134" w:type="dxa"/>
          </w:tcPr>
          <w:p w14:paraId="3A231093" w14:textId="77777777" w:rsidR="00DA478D" w:rsidRPr="00E673D7" w:rsidRDefault="00DA478D" w:rsidP="00916CBF">
            <w:pPr>
              <w:pStyle w:val="TAL"/>
            </w:pPr>
            <w:r w:rsidRPr="00E673D7">
              <w:t>100</w:t>
            </w:r>
            <w:r>
              <w:t> m²</w:t>
            </w:r>
          </w:p>
        </w:tc>
        <w:tc>
          <w:tcPr>
            <w:tcW w:w="2533" w:type="dxa"/>
          </w:tcPr>
          <w:p w14:paraId="6E3FB1D7" w14:textId="77777777" w:rsidR="00DA478D" w:rsidRPr="009C7C03" w:rsidRDefault="00DA478D" w:rsidP="00916CBF">
            <w:pPr>
              <w:pStyle w:val="TAL"/>
              <w:rPr>
                <w:rFonts w:eastAsia="SimSun"/>
              </w:rPr>
            </w:pPr>
            <w:r w:rsidRPr="009C7C03">
              <w:rPr>
                <w:rFonts w:eastAsia="SimSun"/>
              </w:rPr>
              <w:t>Mobile Operation Panel: Motion control</w:t>
            </w:r>
            <w:r>
              <w:rPr>
                <w:rFonts w:eastAsia="SimSun"/>
              </w:rPr>
              <w:t xml:space="preserve"> (A.2.4.1A)</w:t>
            </w:r>
          </w:p>
        </w:tc>
      </w:tr>
      <w:tr w:rsidR="00DA478D" w:rsidRPr="00457CAE" w14:paraId="356E0142" w14:textId="77777777" w:rsidTr="009D7C12">
        <w:trPr>
          <w:gridAfter w:val="1"/>
          <w:wAfter w:w="19" w:type="dxa"/>
          <w:cantSplit/>
        </w:trPr>
        <w:tc>
          <w:tcPr>
            <w:tcW w:w="1469" w:type="dxa"/>
            <w:shd w:val="clear" w:color="auto" w:fill="auto"/>
          </w:tcPr>
          <w:p w14:paraId="5126CBD4" w14:textId="77777777" w:rsidR="00DA478D" w:rsidRPr="00E673D7" w:rsidRDefault="00DA478D" w:rsidP="00916CBF">
            <w:pPr>
              <w:pStyle w:val="TAL"/>
            </w:pPr>
            <w:r w:rsidRPr="00E673D7">
              <w:rPr>
                <w:rFonts w:eastAsia="SimSun" w:cs="Arial"/>
                <w:szCs w:val="18"/>
              </w:rPr>
              <w:t>99</w:t>
            </w:r>
            <w:r w:rsidR="00A12CB8">
              <w:rPr>
                <w:rFonts w:eastAsia="SimSun" w:cs="Arial"/>
                <w:szCs w:val="18"/>
              </w:rPr>
              <w:t>.</w:t>
            </w:r>
            <w:r w:rsidRPr="00E673D7">
              <w:rPr>
                <w:rFonts w:eastAsia="SimSun" w:cs="Arial"/>
                <w:szCs w:val="18"/>
              </w:rPr>
              <w:t>999</w:t>
            </w:r>
            <w:r w:rsidR="00A12CB8">
              <w:rPr>
                <w:rFonts w:eastAsia="SimSun" w:cs="Arial"/>
                <w:szCs w:val="18"/>
              </w:rPr>
              <w:t> </w:t>
            </w:r>
            <w:r w:rsidRPr="00E673D7">
              <w:rPr>
                <w:rFonts w:eastAsia="SimSun" w:cs="Arial"/>
                <w:szCs w:val="18"/>
              </w:rPr>
              <w:t>999</w:t>
            </w:r>
            <w:r>
              <w:t> %</w:t>
            </w:r>
          </w:p>
        </w:tc>
        <w:tc>
          <w:tcPr>
            <w:tcW w:w="1332" w:type="dxa"/>
            <w:gridSpan w:val="2"/>
            <w:shd w:val="clear" w:color="auto" w:fill="auto"/>
          </w:tcPr>
          <w:p w14:paraId="5866632C" w14:textId="77777777" w:rsidR="00DA478D" w:rsidRPr="00E673D7" w:rsidRDefault="00DA478D" w:rsidP="00916CBF">
            <w:pPr>
              <w:pStyle w:val="TAL"/>
            </w:pPr>
            <w:r w:rsidRPr="00E673D7">
              <w:t>1 day</w:t>
            </w:r>
          </w:p>
        </w:tc>
        <w:tc>
          <w:tcPr>
            <w:tcW w:w="1418" w:type="dxa"/>
            <w:shd w:val="clear" w:color="auto" w:fill="auto"/>
          </w:tcPr>
          <w:p w14:paraId="6AF7830C" w14:textId="77777777" w:rsidR="00DA478D" w:rsidRDefault="00DA478D" w:rsidP="00916CBF">
            <w:pPr>
              <w:pStyle w:val="TAL"/>
            </w:pPr>
            <w:r w:rsidRPr="00E673D7">
              <w:t>&lt;</w:t>
            </w:r>
            <w:r w:rsidR="00A12CB8">
              <w:t> </w:t>
            </w:r>
            <w:r w:rsidRPr="00E673D7">
              <w:t>2 ms</w:t>
            </w:r>
            <w:r>
              <w:t xml:space="preserve"> </w:t>
            </w:r>
          </w:p>
          <w:p w14:paraId="346B4B10" w14:textId="77777777" w:rsidR="00DA478D" w:rsidRPr="00E673D7" w:rsidRDefault="00DA478D" w:rsidP="00916CBF">
            <w:pPr>
              <w:pStyle w:val="TAL"/>
            </w:pPr>
            <w:r>
              <w:t>(note 14)</w:t>
            </w:r>
          </w:p>
        </w:tc>
        <w:tc>
          <w:tcPr>
            <w:tcW w:w="1700" w:type="dxa"/>
            <w:shd w:val="clear" w:color="auto" w:fill="auto"/>
          </w:tcPr>
          <w:p w14:paraId="132B6747" w14:textId="77777777" w:rsidR="00DA478D" w:rsidRPr="00E673D7" w:rsidRDefault="00DA478D" w:rsidP="00916CBF">
            <w:pPr>
              <w:pStyle w:val="TAL"/>
            </w:pPr>
            <w:r w:rsidRPr="00E673D7">
              <w:t>16 k</w:t>
            </w:r>
            <w:r>
              <w:t>bit/s</w:t>
            </w:r>
            <w:r w:rsidRPr="00E673D7">
              <w:t xml:space="preserve"> (UL)</w:t>
            </w:r>
            <w:r w:rsidRPr="00E673D7">
              <w:br/>
              <w:t>2 M</w:t>
            </w:r>
            <w:r>
              <w:t>bit/s</w:t>
            </w:r>
            <w:r w:rsidRPr="00E673D7">
              <w:t xml:space="preserve"> (DL)</w:t>
            </w:r>
          </w:p>
        </w:tc>
        <w:tc>
          <w:tcPr>
            <w:tcW w:w="1135" w:type="dxa"/>
            <w:gridSpan w:val="2"/>
            <w:shd w:val="clear" w:color="auto" w:fill="auto"/>
          </w:tcPr>
          <w:p w14:paraId="0325C6B2" w14:textId="77777777" w:rsidR="00DA478D" w:rsidRPr="00E673D7" w:rsidRDefault="00DA478D" w:rsidP="00916CBF">
            <w:pPr>
              <w:pStyle w:val="TAL"/>
            </w:pPr>
            <w:r w:rsidRPr="00E673D7">
              <w:t>50</w:t>
            </w:r>
          </w:p>
        </w:tc>
        <w:tc>
          <w:tcPr>
            <w:tcW w:w="1303" w:type="dxa"/>
            <w:gridSpan w:val="2"/>
          </w:tcPr>
          <w:p w14:paraId="5B443B1B" w14:textId="77777777" w:rsidR="00DA478D" w:rsidRPr="00E673D7" w:rsidRDefault="00DA478D" w:rsidP="00916CBF">
            <w:pPr>
              <w:pStyle w:val="TAL"/>
            </w:pPr>
            <w:r w:rsidRPr="00E673D7">
              <w:t>2 ms</w:t>
            </w:r>
          </w:p>
        </w:tc>
        <w:tc>
          <w:tcPr>
            <w:tcW w:w="1107" w:type="dxa"/>
          </w:tcPr>
          <w:p w14:paraId="639C6D99" w14:textId="77777777" w:rsidR="00DA478D" w:rsidRPr="00E673D7" w:rsidRDefault="00DA478D" w:rsidP="00916CBF">
            <w:pPr>
              <w:pStyle w:val="TAL"/>
            </w:pPr>
            <w:r w:rsidRPr="00E673D7">
              <w:t>~</w:t>
            </w:r>
            <w:r w:rsidR="001836C1">
              <w:t> </w:t>
            </w:r>
            <w:r>
              <w:t>2</w:t>
            </w:r>
            <w:r w:rsidRPr="00E673D7">
              <w:t xml:space="preserve"> ms</w:t>
            </w:r>
          </w:p>
        </w:tc>
        <w:tc>
          <w:tcPr>
            <w:tcW w:w="850" w:type="dxa"/>
          </w:tcPr>
          <w:p w14:paraId="032581EB" w14:textId="77777777" w:rsidR="00DA478D" w:rsidRPr="00E673D7" w:rsidRDefault="00DA478D" w:rsidP="00916CBF">
            <w:pPr>
              <w:pStyle w:val="TAL"/>
            </w:pPr>
            <w:r w:rsidRPr="00E673D7">
              <w:t>stationary</w:t>
            </w:r>
          </w:p>
        </w:tc>
        <w:tc>
          <w:tcPr>
            <w:tcW w:w="1276" w:type="dxa"/>
          </w:tcPr>
          <w:p w14:paraId="50F5C719" w14:textId="77777777" w:rsidR="00DA478D" w:rsidRPr="00E673D7" w:rsidRDefault="00DA478D" w:rsidP="00916CBF">
            <w:pPr>
              <w:pStyle w:val="TAL"/>
            </w:pPr>
            <w:r w:rsidRPr="00E673D7">
              <w:t>2 or more</w:t>
            </w:r>
          </w:p>
        </w:tc>
        <w:tc>
          <w:tcPr>
            <w:tcW w:w="1134" w:type="dxa"/>
          </w:tcPr>
          <w:p w14:paraId="7FE3E2CC" w14:textId="77777777" w:rsidR="00DA478D" w:rsidRPr="00E673D7" w:rsidRDefault="00DA478D" w:rsidP="00916CBF">
            <w:pPr>
              <w:pStyle w:val="TAL"/>
            </w:pPr>
            <w:r w:rsidRPr="00E673D7">
              <w:t>100</w:t>
            </w:r>
            <w:r>
              <w:t> m²</w:t>
            </w:r>
          </w:p>
        </w:tc>
        <w:tc>
          <w:tcPr>
            <w:tcW w:w="2533" w:type="dxa"/>
          </w:tcPr>
          <w:p w14:paraId="64809F59" w14:textId="77777777" w:rsidR="00DA478D" w:rsidRPr="009C7C03" w:rsidRDefault="00DA478D" w:rsidP="00916CBF">
            <w:pPr>
              <w:pStyle w:val="TAL"/>
              <w:rPr>
                <w:rFonts w:eastAsia="SimSun"/>
              </w:rPr>
            </w:pPr>
            <w:r w:rsidRPr="009C7C03">
              <w:rPr>
                <w:rFonts w:eastAsia="SimSun"/>
              </w:rPr>
              <w:t>Mobile Operation Panel: Haptic feedback data stream</w:t>
            </w:r>
            <w:r>
              <w:rPr>
                <w:rFonts w:eastAsia="SimSun"/>
              </w:rPr>
              <w:t xml:space="preserve"> (A.2.4.1A)</w:t>
            </w:r>
          </w:p>
        </w:tc>
      </w:tr>
      <w:tr w:rsidR="0000391F" w:rsidRPr="00457CAE" w14:paraId="109707F9" w14:textId="77777777" w:rsidTr="009D7C12">
        <w:trPr>
          <w:gridAfter w:val="1"/>
          <w:wAfter w:w="19" w:type="dxa"/>
          <w:cantSplit/>
        </w:trPr>
        <w:tc>
          <w:tcPr>
            <w:tcW w:w="1469" w:type="dxa"/>
            <w:shd w:val="clear" w:color="auto" w:fill="auto"/>
          </w:tcPr>
          <w:p w14:paraId="58331858" w14:textId="77777777" w:rsidR="0000391F" w:rsidRPr="00457CAE" w:rsidRDefault="0000391F" w:rsidP="008D5589">
            <w:pPr>
              <w:pStyle w:val="TAL"/>
            </w:pPr>
            <w:r w:rsidRPr="00457CAE">
              <w:t>99</w:t>
            </w:r>
            <w:r w:rsidR="00A12CB8">
              <w:t>.</w:t>
            </w:r>
            <w:r w:rsidRPr="00457CAE">
              <w:t>999</w:t>
            </w:r>
            <w:r w:rsidR="001836C1">
              <w:t> </w:t>
            </w:r>
            <w:r w:rsidRPr="00457CAE">
              <w:t>9 % to 99</w:t>
            </w:r>
            <w:r w:rsidR="00A12CB8">
              <w:t>.</w:t>
            </w:r>
            <w:r w:rsidRPr="00457CAE">
              <w:t>999</w:t>
            </w:r>
            <w:r w:rsidR="001836C1">
              <w:t> </w:t>
            </w:r>
            <w:r w:rsidRPr="00457CAE">
              <w:t>999 %</w:t>
            </w:r>
          </w:p>
        </w:tc>
        <w:tc>
          <w:tcPr>
            <w:tcW w:w="1332" w:type="dxa"/>
            <w:gridSpan w:val="2"/>
            <w:shd w:val="clear" w:color="auto" w:fill="auto"/>
          </w:tcPr>
          <w:p w14:paraId="3B39B9DE" w14:textId="77777777" w:rsidR="0000391F" w:rsidRPr="00457CAE" w:rsidRDefault="0000391F" w:rsidP="008D5589">
            <w:pPr>
              <w:pStyle w:val="TAL"/>
            </w:pPr>
            <w:r w:rsidRPr="00457CAE">
              <w:t>~ 1 year</w:t>
            </w:r>
          </w:p>
        </w:tc>
        <w:tc>
          <w:tcPr>
            <w:tcW w:w="1418" w:type="dxa"/>
            <w:shd w:val="clear" w:color="auto" w:fill="auto"/>
          </w:tcPr>
          <w:p w14:paraId="309C4195" w14:textId="77777777" w:rsidR="0000391F" w:rsidRPr="00457CAE" w:rsidRDefault="0000391F" w:rsidP="008D5589">
            <w:pPr>
              <w:pStyle w:val="TAL"/>
            </w:pPr>
            <w:r w:rsidRPr="00457CAE">
              <w:t>&lt; transfer interval</w:t>
            </w:r>
          </w:p>
        </w:tc>
        <w:tc>
          <w:tcPr>
            <w:tcW w:w="1700" w:type="dxa"/>
            <w:shd w:val="clear" w:color="auto" w:fill="auto"/>
          </w:tcPr>
          <w:p w14:paraId="758CB2FD" w14:textId="77777777" w:rsidR="0000391F" w:rsidRPr="00457CAE" w:rsidRDefault="0000391F" w:rsidP="008D5589">
            <w:pPr>
              <w:pStyle w:val="TAL"/>
            </w:pPr>
            <w:r w:rsidRPr="00457CAE">
              <w:t>–</w:t>
            </w:r>
          </w:p>
        </w:tc>
        <w:tc>
          <w:tcPr>
            <w:tcW w:w="1135" w:type="dxa"/>
            <w:gridSpan w:val="2"/>
            <w:shd w:val="clear" w:color="auto" w:fill="auto"/>
          </w:tcPr>
          <w:p w14:paraId="31BB8727" w14:textId="77777777" w:rsidR="0000391F" w:rsidRPr="00457CAE" w:rsidRDefault="0000391F" w:rsidP="008D5589">
            <w:pPr>
              <w:pStyle w:val="TAL"/>
            </w:pPr>
            <w:r w:rsidRPr="00457CAE">
              <w:t>40 to 250</w:t>
            </w:r>
          </w:p>
          <w:p w14:paraId="023CA4BC" w14:textId="77777777" w:rsidR="0000391F" w:rsidRPr="00457CAE" w:rsidRDefault="0000391F" w:rsidP="008D5589">
            <w:pPr>
              <w:pStyle w:val="TAL"/>
            </w:pPr>
          </w:p>
        </w:tc>
        <w:tc>
          <w:tcPr>
            <w:tcW w:w="1303" w:type="dxa"/>
            <w:gridSpan w:val="2"/>
          </w:tcPr>
          <w:p w14:paraId="6B88714C" w14:textId="77777777" w:rsidR="0000391F" w:rsidRPr="00457CAE" w:rsidRDefault="0000391F" w:rsidP="008D5589">
            <w:pPr>
              <w:pStyle w:val="TAL"/>
            </w:pPr>
            <w:r w:rsidRPr="00457CAE">
              <w:t>&lt; 12 ms (note 7)</w:t>
            </w:r>
          </w:p>
        </w:tc>
        <w:tc>
          <w:tcPr>
            <w:tcW w:w="1107" w:type="dxa"/>
          </w:tcPr>
          <w:p w14:paraId="6C6F68DF" w14:textId="77777777" w:rsidR="0000391F" w:rsidRPr="00457CAE" w:rsidRDefault="0000391F" w:rsidP="008D5589">
            <w:pPr>
              <w:pStyle w:val="TAL"/>
            </w:pPr>
            <w:r w:rsidRPr="00457CAE">
              <w:t>12 ms</w:t>
            </w:r>
          </w:p>
        </w:tc>
        <w:tc>
          <w:tcPr>
            <w:tcW w:w="850" w:type="dxa"/>
          </w:tcPr>
          <w:p w14:paraId="091711F3" w14:textId="77777777" w:rsidR="0000391F" w:rsidRPr="00457CAE" w:rsidRDefault="0000391F" w:rsidP="008D5589">
            <w:pPr>
              <w:pStyle w:val="TAL"/>
            </w:pPr>
            <w:r w:rsidRPr="00457CAE">
              <w:t>&lt; 8 km/h</w:t>
            </w:r>
            <w:r w:rsidR="002B5665">
              <w:t xml:space="preserve"> </w:t>
            </w:r>
            <w:r w:rsidR="002B5665" w:rsidRPr="00B5551C">
              <w:t>(linear movement)</w:t>
            </w:r>
          </w:p>
        </w:tc>
        <w:tc>
          <w:tcPr>
            <w:tcW w:w="1276" w:type="dxa"/>
          </w:tcPr>
          <w:p w14:paraId="55185026" w14:textId="77777777" w:rsidR="0000391F" w:rsidRPr="00457CAE" w:rsidRDefault="0000391F" w:rsidP="008D5589">
            <w:pPr>
              <w:pStyle w:val="TAL"/>
            </w:pPr>
            <w:r w:rsidRPr="00457CAE">
              <w:t>TBD</w:t>
            </w:r>
          </w:p>
        </w:tc>
        <w:tc>
          <w:tcPr>
            <w:tcW w:w="1134" w:type="dxa"/>
          </w:tcPr>
          <w:p w14:paraId="20C7967A" w14:textId="77777777" w:rsidR="0000391F" w:rsidRPr="00457CAE" w:rsidRDefault="0000391F" w:rsidP="008D5589">
            <w:pPr>
              <w:pStyle w:val="TAL"/>
            </w:pPr>
            <w:r w:rsidRPr="00457CAE">
              <w:t>typically 40 m x 60 m; maximum 200 m x 300 m</w:t>
            </w:r>
          </w:p>
        </w:tc>
        <w:tc>
          <w:tcPr>
            <w:tcW w:w="2533" w:type="dxa"/>
          </w:tcPr>
          <w:p w14:paraId="23E4838A" w14:textId="77777777" w:rsidR="0000391F" w:rsidRPr="00457CAE" w:rsidRDefault="0000391F" w:rsidP="008D5589">
            <w:pPr>
              <w:pStyle w:val="TAL"/>
            </w:pPr>
            <w:r w:rsidRPr="00457CAE">
              <w:t>Mobile control panels -remote control of e.g. mobile cranes, mobile pumps, fixed portal cranes</w:t>
            </w:r>
            <w:r w:rsidR="001C613D" w:rsidRPr="00457CAE">
              <w:t xml:space="preserve"> </w:t>
            </w:r>
            <w:r w:rsidRPr="00457CAE">
              <w:t>(A.2.4.1); (note 9)</w:t>
            </w:r>
          </w:p>
        </w:tc>
      </w:tr>
      <w:tr w:rsidR="0000391F" w:rsidRPr="00457CAE" w14:paraId="2E0B0726" w14:textId="77777777" w:rsidTr="009D7C12">
        <w:trPr>
          <w:gridAfter w:val="1"/>
          <w:wAfter w:w="19" w:type="dxa"/>
          <w:cantSplit/>
        </w:trPr>
        <w:tc>
          <w:tcPr>
            <w:tcW w:w="1469" w:type="dxa"/>
            <w:shd w:val="clear" w:color="auto" w:fill="auto"/>
          </w:tcPr>
          <w:p w14:paraId="0D198FD6" w14:textId="77777777" w:rsidR="0000391F" w:rsidRPr="00457CAE" w:rsidRDefault="0000391F" w:rsidP="008D5589">
            <w:pPr>
              <w:pStyle w:val="TAL"/>
            </w:pPr>
            <w:r w:rsidRPr="00457CAE">
              <w:t>99</w:t>
            </w:r>
            <w:r w:rsidR="00A12CB8">
              <w:t>.</w:t>
            </w:r>
            <w:r w:rsidRPr="00457CAE">
              <w:t>999</w:t>
            </w:r>
            <w:r w:rsidR="00682790">
              <w:t> </w:t>
            </w:r>
            <w:r w:rsidRPr="00457CAE">
              <w:t>9 % to 99</w:t>
            </w:r>
            <w:r w:rsidR="00A12CB8">
              <w:t>.</w:t>
            </w:r>
            <w:r w:rsidRPr="00457CAE">
              <w:t>999</w:t>
            </w:r>
            <w:r w:rsidR="00A12CB8">
              <w:t> </w:t>
            </w:r>
            <w:r w:rsidRPr="00457CAE">
              <w:t>999 %</w:t>
            </w:r>
          </w:p>
        </w:tc>
        <w:tc>
          <w:tcPr>
            <w:tcW w:w="1332" w:type="dxa"/>
            <w:gridSpan w:val="2"/>
            <w:shd w:val="clear" w:color="auto" w:fill="auto"/>
          </w:tcPr>
          <w:p w14:paraId="28AFB6F2" w14:textId="77777777" w:rsidR="0000391F" w:rsidRPr="00457CAE" w:rsidRDefault="0000391F" w:rsidP="008D5589">
            <w:pPr>
              <w:pStyle w:val="TAL"/>
            </w:pPr>
            <w:r w:rsidRPr="00457CAE">
              <w:t>≥ 1 year</w:t>
            </w:r>
          </w:p>
        </w:tc>
        <w:tc>
          <w:tcPr>
            <w:tcW w:w="1418" w:type="dxa"/>
            <w:shd w:val="clear" w:color="auto" w:fill="auto"/>
          </w:tcPr>
          <w:p w14:paraId="780A3036" w14:textId="77777777" w:rsidR="0000391F" w:rsidRPr="00457CAE" w:rsidRDefault="0000391F" w:rsidP="008D5589">
            <w:pPr>
              <w:pStyle w:val="TAL"/>
            </w:pPr>
            <w:r w:rsidRPr="00457CAE">
              <w:t>&lt; transfer interval value</w:t>
            </w:r>
          </w:p>
        </w:tc>
        <w:tc>
          <w:tcPr>
            <w:tcW w:w="1700" w:type="dxa"/>
            <w:shd w:val="clear" w:color="auto" w:fill="auto"/>
          </w:tcPr>
          <w:p w14:paraId="39E880B4" w14:textId="77777777" w:rsidR="0000391F" w:rsidRPr="00457CAE" w:rsidRDefault="0000391F" w:rsidP="008D5589">
            <w:pPr>
              <w:pStyle w:val="TAL"/>
            </w:pPr>
            <w:r w:rsidRPr="00457CAE">
              <w:t>–</w:t>
            </w:r>
          </w:p>
        </w:tc>
        <w:tc>
          <w:tcPr>
            <w:tcW w:w="1135" w:type="dxa"/>
            <w:gridSpan w:val="2"/>
            <w:shd w:val="clear" w:color="auto" w:fill="auto"/>
          </w:tcPr>
          <w:p w14:paraId="279E4140" w14:textId="77777777" w:rsidR="0000391F" w:rsidRPr="00457CAE" w:rsidRDefault="0000391F" w:rsidP="008D5589">
            <w:pPr>
              <w:pStyle w:val="TAL"/>
            </w:pPr>
            <w:r w:rsidRPr="00457CAE">
              <w:t>20</w:t>
            </w:r>
          </w:p>
        </w:tc>
        <w:tc>
          <w:tcPr>
            <w:tcW w:w="1303" w:type="dxa"/>
            <w:gridSpan w:val="2"/>
          </w:tcPr>
          <w:p w14:paraId="7D39EF24" w14:textId="77777777" w:rsidR="0000391F" w:rsidRPr="00457CAE" w:rsidRDefault="0000391F" w:rsidP="008D5589">
            <w:pPr>
              <w:pStyle w:val="TAL"/>
            </w:pPr>
            <w:r w:rsidRPr="00457CAE">
              <w:t>≥ 10 ms (note 8)</w:t>
            </w:r>
          </w:p>
        </w:tc>
        <w:tc>
          <w:tcPr>
            <w:tcW w:w="1107" w:type="dxa"/>
          </w:tcPr>
          <w:p w14:paraId="32982F71" w14:textId="77777777" w:rsidR="0000391F" w:rsidRPr="00457CAE" w:rsidRDefault="0000391F" w:rsidP="008D5589">
            <w:pPr>
              <w:pStyle w:val="TAL"/>
            </w:pPr>
            <w:r w:rsidRPr="00457CAE">
              <w:t>0</w:t>
            </w:r>
          </w:p>
        </w:tc>
        <w:tc>
          <w:tcPr>
            <w:tcW w:w="850" w:type="dxa"/>
          </w:tcPr>
          <w:p w14:paraId="1360C32B" w14:textId="77777777" w:rsidR="0000391F" w:rsidRPr="00457CAE" w:rsidRDefault="0000391F" w:rsidP="008D5589">
            <w:pPr>
              <w:pStyle w:val="TAL"/>
            </w:pPr>
            <w:r w:rsidRPr="00457CAE">
              <w:t>typically stationary</w:t>
            </w:r>
          </w:p>
        </w:tc>
        <w:tc>
          <w:tcPr>
            <w:tcW w:w="1276" w:type="dxa"/>
          </w:tcPr>
          <w:p w14:paraId="022BF62E" w14:textId="77777777" w:rsidR="0000391F" w:rsidRPr="00457CAE" w:rsidRDefault="0000391F" w:rsidP="008D5589">
            <w:pPr>
              <w:pStyle w:val="TAL"/>
            </w:pPr>
            <w:r w:rsidRPr="00457CAE">
              <w:t>typically 10 to 20</w:t>
            </w:r>
          </w:p>
        </w:tc>
        <w:tc>
          <w:tcPr>
            <w:tcW w:w="1134" w:type="dxa"/>
          </w:tcPr>
          <w:p w14:paraId="6B9006F8" w14:textId="77777777" w:rsidR="0000391F" w:rsidRPr="00457CAE" w:rsidRDefault="0000391F" w:rsidP="008D5589">
            <w:pPr>
              <w:pStyle w:val="TAL"/>
            </w:pPr>
            <w:r w:rsidRPr="00457CAE">
              <w:t>typically ≤ 100 m x 100 m x 50 m</w:t>
            </w:r>
          </w:p>
        </w:tc>
        <w:tc>
          <w:tcPr>
            <w:tcW w:w="2533" w:type="dxa"/>
          </w:tcPr>
          <w:p w14:paraId="0F684425" w14:textId="77777777" w:rsidR="0000391F" w:rsidRPr="00457CAE" w:rsidRDefault="0000391F" w:rsidP="008D5589">
            <w:pPr>
              <w:pStyle w:val="TAL"/>
            </w:pPr>
            <w:r w:rsidRPr="00457CAE">
              <w:t>Process automation – closed loop control (A.2.3.1)</w:t>
            </w:r>
          </w:p>
        </w:tc>
      </w:tr>
      <w:tr w:rsidR="0000391F" w:rsidRPr="00457CAE" w14:paraId="12064FE2" w14:textId="77777777" w:rsidTr="009D7C12">
        <w:trPr>
          <w:gridAfter w:val="1"/>
          <w:wAfter w:w="19" w:type="dxa"/>
          <w:cantSplit/>
        </w:trPr>
        <w:tc>
          <w:tcPr>
            <w:tcW w:w="1469" w:type="dxa"/>
            <w:shd w:val="clear" w:color="auto" w:fill="auto"/>
          </w:tcPr>
          <w:p w14:paraId="781E101F" w14:textId="77777777" w:rsidR="0000391F" w:rsidRPr="00457CAE" w:rsidRDefault="0000391F" w:rsidP="008D5589">
            <w:pPr>
              <w:pStyle w:val="TAL"/>
            </w:pPr>
            <w:r w:rsidRPr="00457CAE">
              <w:t>99</w:t>
            </w:r>
            <w:r w:rsidR="00A12CB8">
              <w:t>.</w:t>
            </w:r>
            <w:r w:rsidRPr="00457CAE">
              <w:t>999 %</w:t>
            </w:r>
          </w:p>
        </w:tc>
        <w:tc>
          <w:tcPr>
            <w:tcW w:w="1332" w:type="dxa"/>
            <w:gridSpan w:val="2"/>
            <w:shd w:val="clear" w:color="auto" w:fill="auto"/>
          </w:tcPr>
          <w:p w14:paraId="345D74DE" w14:textId="77777777" w:rsidR="0000391F" w:rsidRPr="00457CAE" w:rsidRDefault="0000391F" w:rsidP="008D5589">
            <w:pPr>
              <w:pStyle w:val="TAL"/>
            </w:pPr>
            <w:r w:rsidRPr="00457CAE">
              <w:t>TBD</w:t>
            </w:r>
          </w:p>
        </w:tc>
        <w:tc>
          <w:tcPr>
            <w:tcW w:w="1418" w:type="dxa"/>
            <w:shd w:val="clear" w:color="auto" w:fill="auto"/>
          </w:tcPr>
          <w:p w14:paraId="00592904" w14:textId="77777777" w:rsidR="0000391F" w:rsidRPr="00457CAE" w:rsidRDefault="0000391F" w:rsidP="008D5589">
            <w:pPr>
              <w:pStyle w:val="TAL"/>
            </w:pPr>
            <w:r w:rsidRPr="00457CAE">
              <w:t>~ 50 ms</w:t>
            </w:r>
            <w:r w:rsidR="00322142">
              <w:t xml:space="preserve"> </w:t>
            </w:r>
          </w:p>
        </w:tc>
        <w:tc>
          <w:tcPr>
            <w:tcW w:w="1700" w:type="dxa"/>
            <w:shd w:val="clear" w:color="auto" w:fill="auto"/>
          </w:tcPr>
          <w:p w14:paraId="7787330D" w14:textId="77777777" w:rsidR="0000391F" w:rsidRPr="00457CAE" w:rsidRDefault="0000391F" w:rsidP="008D5589">
            <w:pPr>
              <w:pStyle w:val="TAL"/>
            </w:pPr>
            <w:r w:rsidRPr="00457CAE">
              <w:t>–</w:t>
            </w:r>
          </w:p>
        </w:tc>
        <w:tc>
          <w:tcPr>
            <w:tcW w:w="1135" w:type="dxa"/>
            <w:gridSpan w:val="2"/>
            <w:shd w:val="clear" w:color="auto" w:fill="auto"/>
          </w:tcPr>
          <w:p w14:paraId="18BE6732" w14:textId="77777777" w:rsidR="0000391F" w:rsidRPr="00457CAE" w:rsidRDefault="0000391F" w:rsidP="008D5589">
            <w:pPr>
              <w:pStyle w:val="TAL"/>
            </w:pPr>
            <w:r w:rsidRPr="00457CAE">
              <w:t>~ 100</w:t>
            </w:r>
          </w:p>
        </w:tc>
        <w:tc>
          <w:tcPr>
            <w:tcW w:w="1303" w:type="dxa"/>
            <w:gridSpan w:val="2"/>
          </w:tcPr>
          <w:p w14:paraId="5B89B990" w14:textId="77777777" w:rsidR="0000391F" w:rsidRPr="00457CAE" w:rsidRDefault="0000391F" w:rsidP="008D5589">
            <w:pPr>
              <w:pStyle w:val="TAL"/>
            </w:pPr>
            <w:r w:rsidRPr="00457CAE">
              <w:t>~ 50 ms</w:t>
            </w:r>
          </w:p>
        </w:tc>
        <w:tc>
          <w:tcPr>
            <w:tcW w:w="1107" w:type="dxa"/>
          </w:tcPr>
          <w:p w14:paraId="4DA09F54" w14:textId="77777777" w:rsidR="0000391F" w:rsidRPr="00457CAE" w:rsidRDefault="0000391F" w:rsidP="008D5589">
            <w:pPr>
              <w:pStyle w:val="TAL"/>
            </w:pPr>
            <w:r w:rsidRPr="00457CAE">
              <w:t>TBD</w:t>
            </w:r>
          </w:p>
        </w:tc>
        <w:tc>
          <w:tcPr>
            <w:tcW w:w="850" w:type="dxa"/>
          </w:tcPr>
          <w:p w14:paraId="260D4770" w14:textId="77777777" w:rsidR="0000391F" w:rsidRPr="00457CAE" w:rsidRDefault="0000391F" w:rsidP="008D5589">
            <w:pPr>
              <w:pStyle w:val="TAL"/>
            </w:pPr>
            <w:r w:rsidRPr="00457CAE">
              <w:t>stationary</w:t>
            </w:r>
          </w:p>
        </w:tc>
        <w:tc>
          <w:tcPr>
            <w:tcW w:w="1276" w:type="dxa"/>
          </w:tcPr>
          <w:p w14:paraId="667A5912" w14:textId="77777777" w:rsidR="0000391F" w:rsidRPr="00457CAE" w:rsidRDefault="0000391F" w:rsidP="008D5589">
            <w:pPr>
              <w:pStyle w:val="TAL"/>
            </w:pPr>
            <w:r w:rsidRPr="00457CAE">
              <w:t>≤ 100</w:t>
            </w:r>
            <w:r w:rsidR="00A12CB8">
              <w:t>,</w:t>
            </w:r>
            <w:r w:rsidRPr="00457CAE">
              <w:t>000</w:t>
            </w:r>
          </w:p>
        </w:tc>
        <w:tc>
          <w:tcPr>
            <w:tcW w:w="1134" w:type="dxa"/>
          </w:tcPr>
          <w:p w14:paraId="7EB7E904"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70734AB7" w14:textId="77777777" w:rsidR="0000391F" w:rsidRPr="00457CAE" w:rsidRDefault="0000391F" w:rsidP="008D5589">
            <w:pPr>
              <w:pStyle w:val="TAL"/>
            </w:pPr>
            <w:r w:rsidRPr="00457CAE">
              <w:t>Primary frequency control (A.4.2); (note 9)</w:t>
            </w:r>
          </w:p>
        </w:tc>
      </w:tr>
      <w:tr w:rsidR="0000391F" w:rsidRPr="00457CAE" w14:paraId="2D00D774" w14:textId="77777777" w:rsidTr="009D7C12">
        <w:trPr>
          <w:gridAfter w:val="1"/>
          <w:wAfter w:w="19" w:type="dxa"/>
          <w:cantSplit/>
        </w:trPr>
        <w:tc>
          <w:tcPr>
            <w:tcW w:w="1469" w:type="dxa"/>
            <w:shd w:val="clear" w:color="auto" w:fill="auto"/>
          </w:tcPr>
          <w:p w14:paraId="17335F41" w14:textId="77777777" w:rsidR="0000391F" w:rsidRPr="00457CAE" w:rsidRDefault="0000391F" w:rsidP="008D5589">
            <w:pPr>
              <w:pStyle w:val="TAL"/>
            </w:pPr>
            <w:r w:rsidRPr="00457CAE">
              <w:t>99</w:t>
            </w:r>
            <w:r w:rsidR="00FF0AB9">
              <w:t>.</w:t>
            </w:r>
            <w:r w:rsidRPr="00457CAE">
              <w:t>999 %</w:t>
            </w:r>
          </w:p>
        </w:tc>
        <w:tc>
          <w:tcPr>
            <w:tcW w:w="1332" w:type="dxa"/>
            <w:gridSpan w:val="2"/>
            <w:shd w:val="clear" w:color="auto" w:fill="auto"/>
          </w:tcPr>
          <w:p w14:paraId="28DA0566" w14:textId="77777777" w:rsidR="0000391F" w:rsidRPr="00457CAE" w:rsidRDefault="0000391F" w:rsidP="008D5589">
            <w:pPr>
              <w:pStyle w:val="TAL"/>
            </w:pPr>
            <w:r w:rsidRPr="00457CAE">
              <w:t>TBD</w:t>
            </w:r>
          </w:p>
        </w:tc>
        <w:tc>
          <w:tcPr>
            <w:tcW w:w="1418" w:type="dxa"/>
            <w:shd w:val="clear" w:color="auto" w:fill="auto"/>
          </w:tcPr>
          <w:p w14:paraId="4F0DEA27" w14:textId="77777777" w:rsidR="0000391F" w:rsidRPr="00457CAE" w:rsidRDefault="0000391F" w:rsidP="008D5589">
            <w:pPr>
              <w:pStyle w:val="TAL"/>
            </w:pPr>
            <w:r w:rsidRPr="00457CAE">
              <w:t>~ 100 ms</w:t>
            </w:r>
          </w:p>
        </w:tc>
        <w:tc>
          <w:tcPr>
            <w:tcW w:w="1700" w:type="dxa"/>
            <w:shd w:val="clear" w:color="auto" w:fill="auto"/>
          </w:tcPr>
          <w:p w14:paraId="63DCBAAC" w14:textId="77777777" w:rsidR="0000391F" w:rsidRPr="00457CAE" w:rsidRDefault="0000391F" w:rsidP="008D5589">
            <w:pPr>
              <w:pStyle w:val="TAL"/>
            </w:pPr>
            <w:r w:rsidRPr="00457CAE">
              <w:t>–</w:t>
            </w:r>
          </w:p>
        </w:tc>
        <w:tc>
          <w:tcPr>
            <w:tcW w:w="1135" w:type="dxa"/>
            <w:gridSpan w:val="2"/>
            <w:shd w:val="clear" w:color="auto" w:fill="auto"/>
          </w:tcPr>
          <w:p w14:paraId="25F256E4" w14:textId="77777777" w:rsidR="0000391F" w:rsidRPr="00457CAE" w:rsidRDefault="0000391F" w:rsidP="008D5589">
            <w:pPr>
              <w:pStyle w:val="TAL"/>
            </w:pPr>
            <w:r w:rsidRPr="00457CAE">
              <w:t>~ 100</w:t>
            </w:r>
          </w:p>
        </w:tc>
        <w:tc>
          <w:tcPr>
            <w:tcW w:w="1303" w:type="dxa"/>
            <w:gridSpan w:val="2"/>
          </w:tcPr>
          <w:p w14:paraId="5CFC2CB6" w14:textId="77777777" w:rsidR="0000391F" w:rsidRPr="00457CAE" w:rsidRDefault="0000391F" w:rsidP="008D5589">
            <w:pPr>
              <w:pStyle w:val="TAL"/>
            </w:pPr>
            <w:r w:rsidRPr="00457CAE">
              <w:t>~ 200 ms</w:t>
            </w:r>
          </w:p>
        </w:tc>
        <w:tc>
          <w:tcPr>
            <w:tcW w:w="1107" w:type="dxa"/>
          </w:tcPr>
          <w:p w14:paraId="514C31AF" w14:textId="77777777" w:rsidR="0000391F" w:rsidRPr="00457CAE" w:rsidRDefault="0000391F" w:rsidP="008D5589">
            <w:pPr>
              <w:pStyle w:val="TAL"/>
            </w:pPr>
            <w:r w:rsidRPr="00457CAE">
              <w:t>TBD</w:t>
            </w:r>
          </w:p>
        </w:tc>
        <w:tc>
          <w:tcPr>
            <w:tcW w:w="850" w:type="dxa"/>
          </w:tcPr>
          <w:p w14:paraId="731AF22B" w14:textId="77777777" w:rsidR="0000391F" w:rsidRPr="00457CAE" w:rsidRDefault="0000391F" w:rsidP="008D5589">
            <w:pPr>
              <w:pStyle w:val="TAL"/>
            </w:pPr>
            <w:r w:rsidRPr="00457CAE">
              <w:t>stationary</w:t>
            </w:r>
          </w:p>
        </w:tc>
        <w:tc>
          <w:tcPr>
            <w:tcW w:w="1276" w:type="dxa"/>
          </w:tcPr>
          <w:p w14:paraId="6BC95587" w14:textId="77777777" w:rsidR="0000391F" w:rsidRPr="00457CAE" w:rsidRDefault="0000391F" w:rsidP="008D5589">
            <w:pPr>
              <w:pStyle w:val="TAL"/>
            </w:pPr>
            <w:r w:rsidRPr="00457CAE">
              <w:t>≤ 100</w:t>
            </w:r>
            <w:r w:rsidR="00FF0AB9">
              <w:t>,</w:t>
            </w:r>
            <w:r w:rsidRPr="00457CAE">
              <w:t>000</w:t>
            </w:r>
          </w:p>
        </w:tc>
        <w:tc>
          <w:tcPr>
            <w:tcW w:w="1134" w:type="dxa"/>
          </w:tcPr>
          <w:p w14:paraId="25E30A44"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120D8DAD" w14:textId="77777777" w:rsidR="0000391F" w:rsidRPr="00457CAE" w:rsidRDefault="0000391F" w:rsidP="008D5589">
            <w:pPr>
              <w:pStyle w:val="TAL"/>
            </w:pPr>
            <w:r w:rsidRPr="00457CAE">
              <w:t>Distributed Voltage Control (A.4.3) (note 9)</w:t>
            </w:r>
          </w:p>
        </w:tc>
      </w:tr>
      <w:tr w:rsidR="0000391F" w:rsidRPr="00457CAE" w14:paraId="70099A4F" w14:textId="77777777" w:rsidTr="009D7C12">
        <w:trPr>
          <w:gridAfter w:val="1"/>
          <w:wAfter w:w="19" w:type="dxa"/>
          <w:cantSplit/>
        </w:trPr>
        <w:tc>
          <w:tcPr>
            <w:tcW w:w="1469" w:type="dxa"/>
            <w:shd w:val="clear" w:color="auto" w:fill="auto"/>
          </w:tcPr>
          <w:p w14:paraId="14563A0F" w14:textId="77777777" w:rsidR="0000391F" w:rsidRPr="00457CAE" w:rsidRDefault="0000391F" w:rsidP="008D5589">
            <w:pPr>
              <w:pStyle w:val="TAL"/>
            </w:pPr>
            <w:r w:rsidRPr="00457CAE">
              <w:lastRenderedPageBreak/>
              <w:t>&gt; 99</w:t>
            </w:r>
            <w:r w:rsidR="00FF0AB9">
              <w:t>.</w:t>
            </w:r>
            <w:r w:rsidRPr="00457CAE">
              <w:t>999</w:t>
            </w:r>
            <w:r w:rsidR="00682790">
              <w:t> </w:t>
            </w:r>
            <w:r w:rsidRPr="00457CAE">
              <w:t>9 %</w:t>
            </w:r>
          </w:p>
        </w:tc>
        <w:tc>
          <w:tcPr>
            <w:tcW w:w="1332" w:type="dxa"/>
            <w:gridSpan w:val="2"/>
            <w:shd w:val="clear" w:color="auto" w:fill="auto"/>
          </w:tcPr>
          <w:p w14:paraId="4AFE1EC6" w14:textId="77777777" w:rsidR="0000391F" w:rsidRPr="00457CAE" w:rsidRDefault="0000391F" w:rsidP="008D5589">
            <w:pPr>
              <w:pStyle w:val="TAL"/>
            </w:pPr>
            <w:r w:rsidRPr="00457CAE">
              <w:t>~ 1 year</w:t>
            </w:r>
          </w:p>
        </w:tc>
        <w:tc>
          <w:tcPr>
            <w:tcW w:w="1418" w:type="dxa"/>
            <w:shd w:val="clear" w:color="auto" w:fill="auto"/>
          </w:tcPr>
          <w:p w14:paraId="11EF7D28" w14:textId="77777777" w:rsidR="0000391F" w:rsidRPr="00457CAE" w:rsidRDefault="0000391F" w:rsidP="008D5589">
            <w:pPr>
              <w:pStyle w:val="TAL"/>
            </w:pPr>
            <w:r w:rsidRPr="00457CAE">
              <w:t>&lt; transfer interval value</w:t>
            </w:r>
          </w:p>
        </w:tc>
        <w:tc>
          <w:tcPr>
            <w:tcW w:w="1700" w:type="dxa"/>
            <w:shd w:val="clear" w:color="auto" w:fill="auto"/>
          </w:tcPr>
          <w:p w14:paraId="2BA1183C" w14:textId="77777777" w:rsidR="0000391F" w:rsidRPr="00457CAE" w:rsidRDefault="0000391F" w:rsidP="008D5589">
            <w:pPr>
              <w:pStyle w:val="TAL"/>
            </w:pPr>
            <w:r w:rsidRPr="00457CAE">
              <w:t>–</w:t>
            </w:r>
          </w:p>
        </w:tc>
        <w:tc>
          <w:tcPr>
            <w:tcW w:w="1135" w:type="dxa"/>
            <w:gridSpan w:val="2"/>
            <w:shd w:val="clear" w:color="auto" w:fill="auto"/>
          </w:tcPr>
          <w:p w14:paraId="5E2B922F" w14:textId="77777777" w:rsidR="0000391F" w:rsidRPr="00457CAE" w:rsidRDefault="0000391F" w:rsidP="008D5589">
            <w:pPr>
              <w:pStyle w:val="TAL"/>
            </w:pPr>
            <w:r w:rsidRPr="00457CAE">
              <w:t>15 k to 250 k</w:t>
            </w:r>
          </w:p>
        </w:tc>
        <w:tc>
          <w:tcPr>
            <w:tcW w:w="1303" w:type="dxa"/>
            <w:gridSpan w:val="2"/>
          </w:tcPr>
          <w:p w14:paraId="4893ED7D" w14:textId="77777777" w:rsidR="0000391F" w:rsidRPr="00457CAE" w:rsidRDefault="0000391F" w:rsidP="008D5589">
            <w:pPr>
              <w:pStyle w:val="TAL"/>
            </w:pPr>
            <w:r w:rsidRPr="00457CAE">
              <w:t>10 ms to 100 ms (note 7)</w:t>
            </w:r>
          </w:p>
        </w:tc>
        <w:tc>
          <w:tcPr>
            <w:tcW w:w="1107" w:type="dxa"/>
          </w:tcPr>
          <w:p w14:paraId="6E0ABB22" w14:textId="77777777" w:rsidR="0000391F" w:rsidRPr="00457CAE" w:rsidRDefault="0000391F" w:rsidP="008D5589">
            <w:pPr>
              <w:pStyle w:val="TAL"/>
            </w:pPr>
            <w:r w:rsidRPr="00457CAE">
              <w:t>transfer interval value</w:t>
            </w:r>
          </w:p>
        </w:tc>
        <w:tc>
          <w:tcPr>
            <w:tcW w:w="850" w:type="dxa"/>
          </w:tcPr>
          <w:p w14:paraId="2CBA08AE" w14:textId="77777777" w:rsidR="0000391F" w:rsidRPr="00457CAE" w:rsidRDefault="0000391F" w:rsidP="008D5589">
            <w:pPr>
              <w:pStyle w:val="TAL"/>
            </w:pPr>
            <w:r w:rsidRPr="00457CAE">
              <w:t>≤ 50 km/h</w:t>
            </w:r>
          </w:p>
        </w:tc>
        <w:tc>
          <w:tcPr>
            <w:tcW w:w="1276" w:type="dxa"/>
          </w:tcPr>
          <w:p w14:paraId="77EBC277" w14:textId="77777777" w:rsidR="0000391F" w:rsidRPr="00457CAE" w:rsidRDefault="0000391F" w:rsidP="008D5589">
            <w:pPr>
              <w:pStyle w:val="TAL"/>
            </w:pPr>
            <w:r w:rsidRPr="00457CAE">
              <w:t>≤ </w:t>
            </w:r>
            <w:r w:rsidR="006816C8">
              <w:t>2,000</w:t>
            </w:r>
          </w:p>
        </w:tc>
        <w:tc>
          <w:tcPr>
            <w:tcW w:w="1134" w:type="dxa"/>
          </w:tcPr>
          <w:p w14:paraId="2A904578" w14:textId="77777777" w:rsidR="0000391F" w:rsidRPr="00457CAE" w:rsidRDefault="0000391F" w:rsidP="008D5589">
            <w:pPr>
              <w:pStyle w:val="TAL"/>
            </w:pPr>
            <w:r w:rsidRPr="00457CAE">
              <w:t>≤ 1 km</w:t>
            </w:r>
            <w:r w:rsidRPr="00457CAE">
              <w:rPr>
                <w:vertAlign w:val="superscript"/>
              </w:rPr>
              <w:t>2</w:t>
            </w:r>
          </w:p>
        </w:tc>
        <w:tc>
          <w:tcPr>
            <w:tcW w:w="2533" w:type="dxa"/>
          </w:tcPr>
          <w:p w14:paraId="7BC5D858" w14:textId="77777777" w:rsidR="0000391F" w:rsidRPr="00457CAE" w:rsidRDefault="0000391F" w:rsidP="008D5589">
            <w:pPr>
              <w:pStyle w:val="TAL"/>
            </w:pPr>
            <w:r w:rsidRPr="00457CAE">
              <w:t>Mobile robots – video-operated remote control (A.2.2.3)</w:t>
            </w:r>
          </w:p>
        </w:tc>
      </w:tr>
      <w:tr w:rsidR="0000391F" w:rsidRPr="00457CAE" w14:paraId="660CC6C2" w14:textId="77777777" w:rsidTr="009D7C12">
        <w:trPr>
          <w:gridAfter w:val="1"/>
          <w:wAfter w:w="19" w:type="dxa"/>
          <w:cantSplit/>
        </w:trPr>
        <w:tc>
          <w:tcPr>
            <w:tcW w:w="1469" w:type="dxa"/>
            <w:shd w:val="clear" w:color="auto" w:fill="auto"/>
          </w:tcPr>
          <w:p w14:paraId="3B71A9BB" w14:textId="77777777" w:rsidR="0000391F" w:rsidRPr="00457CAE" w:rsidRDefault="0000391F" w:rsidP="008D5589">
            <w:pPr>
              <w:pStyle w:val="TAL"/>
            </w:pPr>
            <w:r w:rsidRPr="00457CAE">
              <w:t>&gt; 99</w:t>
            </w:r>
            <w:r w:rsidR="00682790">
              <w:t>.</w:t>
            </w:r>
            <w:r w:rsidRPr="00457CAE">
              <w:t>999</w:t>
            </w:r>
            <w:r w:rsidR="00682790">
              <w:t> </w:t>
            </w:r>
            <w:r w:rsidRPr="00457CAE">
              <w:t>9 %</w:t>
            </w:r>
          </w:p>
        </w:tc>
        <w:tc>
          <w:tcPr>
            <w:tcW w:w="1332" w:type="dxa"/>
            <w:gridSpan w:val="2"/>
            <w:shd w:val="clear" w:color="auto" w:fill="auto"/>
          </w:tcPr>
          <w:p w14:paraId="12894D78" w14:textId="77777777" w:rsidR="0000391F" w:rsidRPr="00457CAE" w:rsidRDefault="0000391F" w:rsidP="008D5589">
            <w:pPr>
              <w:pStyle w:val="TAL"/>
            </w:pPr>
            <w:r w:rsidRPr="00457CAE">
              <w:t>~ 1 year</w:t>
            </w:r>
          </w:p>
        </w:tc>
        <w:tc>
          <w:tcPr>
            <w:tcW w:w="1418" w:type="dxa"/>
            <w:shd w:val="clear" w:color="auto" w:fill="auto"/>
          </w:tcPr>
          <w:p w14:paraId="386DA29A" w14:textId="77777777" w:rsidR="0000391F" w:rsidRPr="00457CAE" w:rsidRDefault="0000391F" w:rsidP="008D5589">
            <w:pPr>
              <w:pStyle w:val="TAL"/>
            </w:pPr>
            <w:r w:rsidRPr="00457CAE">
              <w:t>&lt; transfer interval value</w:t>
            </w:r>
          </w:p>
        </w:tc>
        <w:tc>
          <w:tcPr>
            <w:tcW w:w="1700" w:type="dxa"/>
            <w:shd w:val="clear" w:color="auto" w:fill="auto"/>
          </w:tcPr>
          <w:p w14:paraId="6103B5A6" w14:textId="77777777" w:rsidR="0000391F" w:rsidRPr="00457CAE" w:rsidRDefault="0000391F" w:rsidP="008D5589">
            <w:pPr>
              <w:pStyle w:val="TAL"/>
            </w:pPr>
            <w:r w:rsidRPr="00457CAE">
              <w:t>–</w:t>
            </w:r>
          </w:p>
        </w:tc>
        <w:tc>
          <w:tcPr>
            <w:tcW w:w="1135" w:type="dxa"/>
            <w:gridSpan w:val="2"/>
            <w:shd w:val="clear" w:color="auto" w:fill="auto"/>
          </w:tcPr>
          <w:p w14:paraId="665C9AFC" w14:textId="77777777" w:rsidR="0000391F" w:rsidRPr="00457CAE" w:rsidRDefault="0000391F" w:rsidP="008D5589">
            <w:pPr>
              <w:pStyle w:val="TAL"/>
            </w:pPr>
            <w:r w:rsidRPr="00457CAE">
              <w:t>40 to 250</w:t>
            </w:r>
          </w:p>
        </w:tc>
        <w:tc>
          <w:tcPr>
            <w:tcW w:w="1303" w:type="dxa"/>
            <w:gridSpan w:val="2"/>
          </w:tcPr>
          <w:p w14:paraId="09B2B527" w14:textId="77777777" w:rsidR="0000391F" w:rsidRPr="00457CAE" w:rsidRDefault="0000391F" w:rsidP="00351841">
            <w:pPr>
              <w:pStyle w:val="TAL"/>
            </w:pPr>
            <w:r w:rsidRPr="00457CAE">
              <w:t xml:space="preserve">40 ms to </w:t>
            </w:r>
            <w:r w:rsidR="00351841" w:rsidRPr="00457CAE">
              <w:t>500</w:t>
            </w:r>
            <w:r w:rsidR="00351841">
              <w:t> </w:t>
            </w:r>
            <w:r w:rsidRPr="00457CAE">
              <w:t>ms (</w:t>
            </w:r>
            <w:r w:rsidR="00351841" w:rsidRPr="00457CAE">
              <w:t>note</w:t>
            </w:r>
            <w:r w:rsidR="00351841">
              <w:t> </w:t>
            </w:r>
            <w:r w:rsidRPr="00457CAE">
              <w:t>7)</w:t>
            </w:r>
          </w:p>
        </w:tc>
        <w:tc>
          <w:tcPr>
            <w:tcW w:w="1107" w:type="dxa"/>
          </w:tcPr>
          <w:p w14:paraId="27DC5975" w14:textId="77777777" w:rsidR="0000391F" w:rsidRPr="00457CAE" w:rsidRDefault="0000391F" w:rsidP="008D5589">
            <w:pPr>
              <w:pStyle w:val="TAL"/>
            </w:pPr>
            <w:r w:rsidRPr="00457CAE">
              <w:t>transfer interval value</w:t>
            </w:r>
          </w:p>
        </w:tc>
        <w:tc>
          <w:tcPr>
            <w:tcW w:w="850" w:type="dxa"/>
          </w:tcPr>
          <w:p w14:paraId="4B60B180" w14:textId="77777777" w:rsidR="0000391F" w:rsidRPr="00457CAE" w:rsidRDefault="0000391F" w:rsidP="008D5589">
            <w:pPr>
              <w:pStyle w:val="TAL"/>
            </w:pPr>
            <w:r w:rsidRPr="00457CAE">
              <w:t>≤ 50 km/h</w:t>
            </w:r>
          </w:p>
        </w:tc>
        <w:tc>
          <w:tcPr>
            <w:tcW w:w="1276" w:type="dxa"/>
          </w:tcPr>
          <w:p w14:paraId="578646BA" w14:textId="77777777" w:rsidR="0000391F" w:rsidRPr="00457CAE" w:rsidRDefault="0000391F" w:rsidP="008D5589">
            <w:pPr>
              <w:pStyle w:val="TAL"/>
            </w:pPr>
            <w:r w:rsidRPr="00457CAE">
              <w:t>≤ </w:t>
            </w:r>
            <w:r w:rsidR="006816C8">
              <w:t>2,000</w:t>
            </w:r>
          </w:p>
        </w:tc>
        <w:tc>
          <w:tcPr>
            <w:tcW w:w="1134" w:type="dxa"/>
          </w:tcPr>
          <w:p w14:paraId="5554357F" w14:textId="77777777" w:rsidR="0000391F" w:rsidRPr="00457CAE" w:rsidRDefault="0000391F" w:rsidP="008D5589">
            <w:pPr>
              <w:pStyle w:val="TAL"/>
            </w:pPr>
            <w:r w:rsidRPr="00457CAE">
              <w:t>≤ 1 km</w:t>
            </w:r>
            <w:r w:rsidRPr="00457CAE">
              <w:rPr>
                <w:vertAlign w:val="superscript"/>
              </w:rPr>
              <w:t>2</w:t>
            </w:r>
          </w:p>
        </w:tc>
        <w:tc>
          <w:tcPr>
            <w:tcW w:w="2533" w:type="dxa"/>
          </w:tcPr>
          <w:p w14:paraId="1A952081" w14:textId="77777777" w:rsidR="0000391F" w:rsidRPr="00457CAE" w:rsidRDefault="0000391F" w:rsidP="008D5589">
            <w:pPr>
              <w:pStyle w:val="TAL"/>
            </w:pPr>
            <w:r w:rsidRPr="00457CAE">
              <w:t>Mobile robots (A.2.2.3)</w:t>
            </w:r>
          </w:p>
        </w:tc>
      </w:tr>
      <w:tr w:rsidR="0000391F" w:rsidRPr="00457CAE" w14:paraId="6EF85A2C" w14:textId="77777777" w:rsidTr="009D7C12">
        <w:trPr>
          <w:gridAfter w:val="1"/>
          <w:wAfter w:w="19" w:type="dxa"/>
          <w:cantSplit/>
        </w:trPr>
        <w:tc>
          <w:tcPr>
            <w:tcW w:w="1469" w:type="dxa"/>
            <w:shd w:val="clear" w:color="auto" w:fill="auto"/>
          </w:tcPr>
          <w:p w14:paraId="1331EEC6" w14:textId="77777777" w:rsidR="0000391F" w:rsidRPr="00457CAE" w:rsidRDefault="0000391F" w:rsidP="008D5589">
            <w:pPr>
              <w:pStyle w:val="TAL"/>
            </w:pPr>
            <w:r w:rsidRPr="00457CAE">
              <w:t>99</w:t>
            </w:r>
            <w:r w:rsidR="00FF0AB9">
              <w:t>.</w:t>
            </w:r>
            <w:r w:rsidRPr="00457CAE">
              <w:t>99 %</w:t>
            </w:r>
          </w:p>
        </w:tc>
        <w:tc>
          <w:tcPr>
            <w:tcW w:w="1332" w:type="dxa"/>
            <w:gridSpan w:val="2"/>
            <w:shd w:val="clear" w:color="auto" w:fill="auto"/>
          </w:tcPr>
          <w:p w14:paraId="7DA1E3CA" w14:textId="77777777" w:rsidR="0000391F" w:rsidRPr="00457CAE" w:rsidRDefault="0000391F" w:rsidP="008D5589">
            <w:pPr>
              <w:pStyle w:val="TAL"/>
            </w:pPr>
            <w:r w:rsidRPr="00457CAE">
              <w:t>≥ 1 week</w:t>
            </w:r>
          </w:p>
        </w:tc>
        <w:tc>
          <w:tcPr>
            <w:tcW w:w="1418" w:type="dxa"/>
            <w:shd w:val="clear" w:color="auto" w:fill="auto"/>
          </w:tcPr>
          <w:p w14:paraId="46ACAF9F" w14:textId="77777777" w:rsidR="0000391F" w:rsidRPr="00457CAE" w:rsidRDefault="0000391F" w:rsidP="008D5589">
            <w:pPr>
              <w:pStyle w:val="TAL"/>
            </w:pPr>
            <w:r w:rsidRPr="00457CAE">
              <w:t>&lt; transfer interval value</w:t>
            </w:r>
          </w:p>
        </w:tc>
        <w:tc>
          <w:tcPr>
            <w:tcW w:w="1700" w:type="dxa"/>
            <w:shd w:val="clear" w:color="auto" w:fill="auto"/>
          </w:tcPr>
          <w:p w14:paraId="69DA4EAF" w14:textId="77777777" w:rsidR="0000391F" w:rsidRPr="00457CAE" w:rsidRDefault="0000391F" w:rsidP="008D5589">
            <w:pPr>
              <w:pStyle w:val="TAL"/>
            </w:pPr>
            <w:r w:rsidRPr="00457CAE">
              <w:t>–</w:t>
            </w:r>
          </w:p>
        </w:tc>
        <w:tc>
          <w:tcPr>
            <w:tcW w:w="1135" w:type="dxa"/>
            <w:gridSpan w:val="2"/>
            <w:shd w:val="clear" w:color="auto" w:fill="auto"/>
          </w:tcPr>
          <w:p w14:paraId="77098D4D" w14:textId="77777777" w:rsidR="0000391F" w:rsidRPr="00457CAE" w:rsidRDefault="0000391F" w:rsidP="008D5589">
            <w:pPr>
              <w:pStyle w:val="TAL"/>
            </w:pPr>
            <w:r w:rsidRPr="00457CAE">
              <w:t>20 to 255</w:t>
            </w:r>
          </w:p>
        </w:tc>
        <w:tc>
          <w:tcPr>
            <w:tcW w:w="1303" w:type="dxa"/>
            <w:gridSpan w:val="2"/>
          </w:tcPr>
          <w:p w14:paraId="447EBB3C" w14:textId="77777777" w:rsidR="0000391F" w:rsidRPr="00457CAE" w:rsidRDefault="0000391F" w:rsidP="008D5589">
            <w:pPr>
              <w:pStyle w:val="TAL"/>
            </w:pPr>
            <w:r w:rsidRPr="00457CAE">
              <w:t>100 ms to 60</w:t>
            </w:r>
            <w:r w:rsidR="00351841">
              <w:t> </w:t>
            </w:r>
            <w:r w:rsidRPr="00457CAE">
              <w:t>s (note 7)</w:t>
            </w:r>
          </w:p>
        </w:tc>
        <w:tc>
          <w:tcPr>
            <w:tcW w:w="1107" w:type="dxa"/>
          </w:tcPr>
          <w:p w14:paraId="4CE1B4CD" w14:textId="77777777" w:rsidR="0000391F" w:rsidRPr="00457CAE" w:rsidRDefault="0000391F" w:rsidP="008D5589">
            <w:pPr>
              <w:pStyle w:val="TAL"/>
            </w:pPr>
            <w:r w:rsidRPr="00457CAE">
              <w:t>≥ 3 x transfer interval value</w:t>
            </w:r>
          </w:p>
        </w:tc>
        <w:tc>
          <w:tcPr>
            <w:tcW w:w="850" w:type="dxa"/>
          </w:tcPr>
          <w:p w14:paraId="09E20BAB" w14:textId="77777777" w:rsidR="0000391F" w:rsidRPr="00457CAE" w:rsidRDefault="0000391F" w:rsidP="008D5589">
            <w:pPr>
              <w:pStyle w:val="TAL"/>
            </w:pPr>
            <w:r w:rsidRPr="00457CAE">
              <w:t>typically stationary</w:t>
            </w:r>
          </w:p>
        </w:tc>
        <w:tc>
          <w:tcPr>
            <w:tcW w:w="1276" w:type="dxa"/>
          </w:tcPr>
          <w:p w14:paraId="3FE667E0" w14:textId="77777777" w:rsidR="0000391F" w:rsidRPr="00457CAE" w:rsidRDefault="0000391F" w:rsidP="008D5589">
            <w:pPr>
              <w:pStyle w:val="TAL"/>
            </w:pPr>
            <w:r w:rsidRPr="00457CAE">
              <w:t>≤ 10</w:t>
            </w:r>
            <w:r w:rsidR="00682790">
              <w:t>,</w:t>
            </w:r>
            <w:r w:rsidRPr="00457CAE">
              <w:t>000 to 100</w:t>
            </w:r>
            <w:r w:rsidR="00682790">
              <w:t>,</w:t>
            </w:r>
            <w:r w:rsidRPr="00457CAE">
              <w:t>000</w:t>
            </w:r>
          </w:p>
        </w:tc>
        <w:tc>
          <w:tcPr>
            <w:tcW w:w="1134" w:type="dxa"/>
          </w:tcPr>
          <w:p w14:paraId="052BE487" w14:textId="77777777" w:rsidR="0000391F" w:rsidRPr="00457CAE" w:rsidRDefault="0000391F" w:rsidP="008D5589">
            <w:pPr>
              <w:pStyle w:val="TAL"/>
            </w:pPr>
            <w:r w:rsidRPr="00457CAE">
              <w:t>≤ 10 km x 10 km x 50 m</w:t>
            </w:r>
          </w:p>
        </w:tc>
        <w:tc>
          <w:tcPr>
            <w:tcW w:w="2533" w:type="dxa"/>
          </w:tcPr>
          <w:p w14:paraId="7FEAD4F3" w14:textId="77777777" w:rsidR="0000391F" w:rsidRPr="00457CAE" w:rsidRDefault="0000391F" w:rsidP="008D5589">
            <w:pPr>
              <w:pStyle w:val="TAL"/>
            </w:pPr>
            <w:r w:rsidRPr="00457CAE">
              <w:t>Plant asset management (A.2.3.3)</w:t>
            </w:r>
          </w:p>
        </w:tc>
      </w:tr>
      <w:tr w:rsidR="00BB7FAE" w:rsidRPr="00457CAE" w14:paraId="0F29C6C0" w14:textId="77777777" w:rsidTr="009D7C12">
        <w:trPr>
          <w:gridAfter w:val="1"/>
          <w:wAfter w:w="19" w:type="dxa"/>
          <w:cantSplit/>
          <w:trHeight w:val="701"/>
        </w:trPr>
        <w:tc>
          <w:tcPr>
            <w:tcW w:w="1469" w:type="dxa"/>
            <w:shd w:val="clear" w:color="auto" w:fill="auto"/>
          </w:tcPr>
          <w:p w14:paraId="48A83967" w14:textId="77777777" w:rsidR="00BB7FAE" w:rsidRPr="00457CAE" w:rsidRDefault="00BB7FAE" w:rsidP="00D643B4">
            <w:pPr>
              <w:pStyle w:val="TAL"/>
            </w:pPr>
            <w:r w:rsidRPr="00457CAE">
              <w:rPr>
                <w:rFonts w:eastAsia="SimSun"/>
              </w:rPr>
              <w:t>&gt;99</w:t>
            </w:r>
            <w:r w:rsidR="00FF0AB9">
              <w:t>.</w:t>
            </w:r>
            <w:r w:rsidRPr="00457CAE">
              <w:rPr>
                <w:rFonts w:eastAsia="SimSun"/>
              </w:rPr>
              <w:t>999</w:t>
            </w:r>
            <w:r w:rsidR="00682790">
              <w:rPr>
                <w:rFonts w:eastAsia="SimSun"/>
              </w:rPr>
              <w:t> </w:t>
            </w:r>
            <w:r w:rsidRPr="00457CAE">
              <w:rPr>
                <w:rFonts w:eastAsia="SimSun"/>
              </w:rPr>
              <w:t>999</w:t>
            </w:r>
            <w:r w:rsidR="00682790">
              <w:rPr>
                <w:rFonts w:eastAsia="SimSun"/>
              </w:rPr>
              <w:t> </w:t>
            </w:r>
            <w:r w:rsidRPr="00457CAE">
              <w:rPr>
                <w:rFonts w:eastAsia="SimSun"/>
              </w:rPr>
              <w:t>%</w:t>
            </w:r>
          </w:p>
        </w:tc>
        <w:tc>
          <w:tcPr>
            <w:tcW w:w="1332" w:type="dxa"/>
            <w:gridSpan w:val="2"/>
            <w:shd w:val="clear" w:color="auto" w:fill="auto"/>
          </w:tcPr>
          <w:p w14:paraId="78AF0226" w14:textId="77777777" w:rsidR="00BB7FAE" w:rsidRPr="00457CAE" w:rsidRDefault="00BB7FAE" w:rsidP="00D643B4">
            <w:pPr>
              <w:pStyle w:val="TAL"/>
            </w:pPr>
            <w:r w:rsidRPr="00457CAE">
              <w:t>&gt;</w:t>
            </w:r>
            <w:r w:rsidR="00682790">
              <w:t> </w:t>
            </w:r>
            <w:r w:rsidRPr="00457CAE">
              <w:t>1</w:t>
            </w:r>
            <w:r w:rsidR="00B62223">
              <w:t>0</w:t>
            </w:r>
            <w:r w:rsidRPr="00457CAE">
              <w:t xml:space="preserve"> </w:t>
            </w:r>
            <w:r w:rsidR="00B62223">
              <w:t>years</w:t>
            </w:r>
          </w:p>
        </w:tc>
        <w:tc>
          <w:tcPr>
            <w:tcW w:w="1418" w:type="dxa"/>
            <w:shd w:val="clear" w:color="auto" w:fill="auto"/>
          </w:tcPr>
          <w:p w14:paraId="6CF274EC" w14:textId="77777777" w:rsidR="00BB7FAE" w:rsidRPr="00457CAE" w:rsidRDefault="00BB7FAE" w:rsidP="00D643B4">
            <w:pPr>
              <w:pStyle w:val="TAL"/>
            </w:pPr>
            <w:r w:rsidRPr="00457CAE">
              <w:t>&lt;</w:t>
            </w:r>
            <w:r w:rsidR="00682790">
              <w:t> </w:t>
            </w:r>
            <w:r w:rsidRPr="00457CAE">
              <w:t>2 ms</w:t>
            </w:r>
          </w:p>
        </w:tc>
        <w:tc>
          <w:tcPr>
            <w:tcW w:w="1700" w:type="dxa"/>
            <w:shd w:val="clear" w:color="auto" w:fill="auto"/>
          </w:tcPr>
          <w:p w14:paraId="2C7C6B29" w14:textId="77777777" w:rsidR="00BB7FAE" w:rsidRPr="00457CAE" w:rsidRDefault="00BB7FAE" w:rsidP="00D643B4">
            <w:pPr>
              <w:pStyle w:val="TAL"/>
            </w:pPr>
            <w:r w:rsidRPr="00457CAE">
              <w:t>2</w:t>
            </w:r>
            <w:r w:rsidR="00FF0AB9">
              <w:t> Mbit/s to</w:t>
            </w:r>
            <w:r w:rsidR="00C92FDF">
              <w:t xml:space="preserve"> </w:t>
            </w:r>
            <w:r w:rsidRPr="00457CAE">
              <w:t>16</w:t>
            </w:r>
            <w:r w:rsidR="00FF0AB9">
              <w:t> </w:t>
            </w:r>
            <w:r w:rsidRPr="00457CAE">
              <w:t>Mbit/s</w:t>
            </w:r>
          </w:p>
        </w:tc>
        <w:tc>
          <w:tcPr>
            <w:tcW w:w="1135" w:type="dxa"/>
            <w:gridSpan w:val="2"/>
            <w:shd w:val="clear" w:color="auto" w:fill="auto"/>
          </w:tcPr>
          <w:p w14:paraId="3C27CD40" w14:textId="77777777" w:rsidR="00BB7FAE" w:rsidRPr="00457CAE" w:rsidRDefault="00BB7FAE" w:rsidP="00D643B4">
            <w:pPr>
              <w:pStyle w:val="TAL"/>
            </w:pPr>
            <w:r w:rsidRPr="00457CAE">
              <w:t>250 to 2</w:t>
            </w:r>
            <w:r w:rsidR="00682790">
              <w:t>,</w:t>
            </w:r>
            <w:r w:rsidRPr="00457CAE">
              <w:t>000</w:t>
            </w:r>
          </w:p>
        </w:tc>
        <w:tc>
          <w:tcPr>
            <w:tcW w:w="1303" w:type="dxa"/>
            <w:gridSpan w:val="2"/>
          </w:tcPr>
          <w:p w14:paraId="5DF9E36B" w14:textId="77777777" w:rsidR="00BB7FAE" w:rsidRPr="00457CAE" w:rsidRDefault="00BB7FAE" w:rsidP="00D643B4">
            <w:pPr>
              <w:pStyle w:val="TAL"/>
            </w:pPr>
            <w:r w:rsidRPr="00457CAE">
              <w:t>1</w:t>
            </w:r>
            <w:r w:rsidR="005C257D" w:rsidRPr="00457CAE">
              <w:t> </w:t>
            </w:r>
            <w:r w:rsidRPr="00457CAE">
              <w:t>ms</w:t>
            </w:r>
          </w:p>
        </w:tc>
        <w:tc>
          <w:tcPr>
            <w:tcW w:w="1107" w:type="dxa"/>
          </w:tcPr>
          <w:p w14:paraId="56967189" w14:textId="77777777" w:rsidR="00BB7FAE" w:rsidRPr="00457CAE" w:rsidRDefault="00BB7FAE" w:rsidP="00D643B4">
            <w:pPr>
              <w:pStyle w:val="TAL"/>
            </w:pPr>
            <w:r w:rsidRPr="00457CAE">
              <w:t>transfer interval value</w:t>
            </w:r>
          </w:p>
        </w:tc>
        <w:tc>
          <w:tcPr>
            <w:tcW w:w="850" w:type="dxa"/>
          </w:tcPr>
          <w:p w14:paraId="648E83A9" w14:textId="77777777" w:rsidR="00BB7FAE" w:rsidRPr="00457CAE" w:rsidRDefault="00FF0AB9" w:rsidP="00D643B4">
            <w:pPr>
              <w:pStyle w:val="TAL"/>
            </w:pPr>
            <w:r>
              <w:t>s</w:t>
            </w:r>
            <w:r w:rsidR="00BB7FAE" w:rsidRPr="00457CAE">
              <w:t>tationary</w:t>
            </w:r>
          </w:p>
        </w:tc>
        <w:tc>
          <w:tcPr>
            <w:tcW w:w="1276" w:type="dxa"/>
          </w:tcPr>
          <w:p w14:paraId="4A5DE401" w14:textId="77777777" w:rsidR="00BB7FAE" w:rsidRPr="00457CAE" w:rsidRDefault="00BB7FAE" w:rsidP="00D643B4">
            <w:pPr>
              <w:pStyle w:val="TAL"/>
            </w:pPr>
            <w:r w:rsidRPr="00457CAE">
              <w:t>1</w:t>
            </w:r>
          </w:p>
        </w:tc>
        <w:tc>
          <w:tcPr>
            <w:tcW w:w="1134" w:type="dxa"/>
          </w:tcPr>
          <w:p w14:paraId="0F00CCA3" w14:textId="77777777" w:rsidR="00BB7FAE" w:rsidRPr="00457CAE" w:rsidRDefault="00BB7FAE" w:rsidP="00D643B4">
            <w:pPr>
              <w:pStyle w:val="TAL"/>
            </w:pPr>
            <w:r w:rsidRPr="00457CAE">
              <w:t>&lt; 100 m</w:t>
            </w:r>
            <w:r w:rsidRPr="00457CAE">
              <w:rPr>
                <w:vertAlign w:val="superscript"/>
              </w:rPr>
              <w:t>2</w:t>
            </w:r>
          </w:p>
        </w:tc>
        <w:tc>
          <w:tcPr>
            <w:tcW w:w="2533" w:type="dxa"/>
          </w:tcPr>
          <w:p w14:paraId="2CB74DA0" w14:textId="77777777" w:rsidR="00BB7FAE" w:rsidRPr="00457CAE" w:rsidRDefault="00BB7FAE" w:rsidP="00D643B4">
            <w:pPr>
              <w:pStyle w:val="TAL"/>
            </w:pPr>
            <w:r w:rsidRPr="00457CAE">
              <w:t>Robotic Aided Surgery (A.6.2)</w:t>
            </w:r>
          </w:p>
        </w:tc>
      </w:tr>
      <w:tr w:rsidR="00BB7FAE" w:rsidRPr="00457CAE" w14:paraId="06F229F0" w14:textId="77777777" w:rsidTr="009D7C12">
        <w:trPr>
          <w:gridAfter w:val="1"/>
          <w:wAfter w:w="19" w:type="dxa"/>
          <w:cantSplit/>
        </w:trPr>
        <w:tc>
          <w:tcPr>
            <w:tcW w:w="1469" w:type="dxa"/>
            <w:shd w:val="clear" w:color="auto" w:fill="auto"/>
          </w:tcPr>
          <w:p w14:paraId="50BA5C23" w14:textId="77777777" w:rsidR="00BB7FAE" w:rsidRPr="00457CAE" w:rsidRDefault="00BB7FAE" w:rsidP="00D643B4">
            <w:pPr>
              <w:pStyle w:val="TAL"/>
            </w:pPr>
            <w:r w:rsidRPr="00457CAE">
              <w:t>&gt;99</w:t>
            </w:r>
            <w:r w:rsidR="00FF0AB9">
              <w:t>.</w:t>
            </w:r>
            <w:r w:rsidRPr="00457CAE">
              <w:t>999</w:t>
            </w:r>
            <w:r w:rsidR="00682790">
              <w:t> </w:t>
            </w:r>
            <w:r w:rsidRPr="00457CAE">
              <w:t>9</w:t>
            </w:r>
            <w:r w:rsidR="00682790">
              <w:t> </w:t>
            </w:r>
            <w:r w:rsidRPr="00457CAE">
              <w:t xml:space="preserve">% </w:t>
            </w:r>
          </w:p>
        </w:tc>
        <w:tc>
          <w:tcPr>
            <w:tcW w:w="1332" w:type="dxa"/>
            <w:gridSpan w:val="2"/>
            <w:shd w:val="clear" w:color="auto" w:fill="auto"/>
          </w:tcPr>
          <w:p w14:paraId="186D80E3" w14:textId="77777777" w:rsidR="00BB7FAE" w:rsidRPr="00457CAE" w:rsidRDefault="00BB7FAE" w:rsidP="00D643B4">
            <w:pPr>
              <w:pStyle w:val="TAL"/>
            </w:pPr>
            <w:r w:rsidRPr="00457CAE">
              <w:t>&gt;</w:t>
            </w:r>
            <w:r w:rsidR="00682790">
              <w:t> </w:t>
            </w:r>
            <w:r w:rsidRPr="00457CAE">
              <w:t xml:space="preserve">1 </w:t>
            </w:r>
            <w:r w:rsidR="00B62223">
              <w:t>year</w:t>
            </w:r>
          </w:p>
        </w:tc>
        <w:tc>
          <w:tcPr>
            <w:tcW w:w="1418" w:type="dxa"/>
            <w:shd w:val="clear" w:color="auto" w:fill="auto"/>
          </w:tcPr>
          <w:p w14:paraId="3BF63398"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6F2631B9"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274E6871" w14:textId="77777777" w:rsidR="00BB7FAE" w:rsidRPr="00457CAE" w:rsidRDefault="00BB7FAE" w:rsidP="00D643B4">
            <w:pPr>
              <w:pStyle w:val="TAL"/>
            </w:pPr>
            <w:r w:rsidRPr="00457CAE">
              <w:t>250 to 2</w:t>
            </w:r>
            <w:r w:rsidR="005A3304">
              <w:t>,</w:t>
            </w:r>
            <w:r w:rsidRPr="00457CAE">
              <w:t>000</w:t>
            </w:r>
          </w:p>
        </w:tc>
        <w:tc>
          <w:tcPr>
            <w:tcW w:w="1303" w:type="dxa"/>
            <w:gridSpan w:val="2"/>
          </w:tcPr>
          <w:p w14:paraId="06096FA0" w14:textId="77777777" w:rsidR="00BB7FAE" w:rsidRPr="00457CAE" w:rsidRDefault="00BB7FAE" w:rsidP="00D643B4">
            <w:pPr>
              <w:pStyle w:val="TAL"/>
            </w:pPr>
            <w:r w:rsidRPr="00457CAE">
              <w:t>1</w:t>
            </w:r>
            <w:r w:rsidR="005C257D" w:rsidRPr="00457CAE">
              <w:t> </w:t>
            </w:r>
            <w:r w:rsidRPr="00457CAE">
              <w:t>ms</w:t>
            </w:r>
          </w:p>
        </w:tc>
        <w:tc>
          <w:tcPr>
            <w:tcW w:w="1107" w:type="dxa"/>
          </w:tcPr>
          <w:p w14:paraId="330C05EC" w14:textId="77777777" w:rsidR="00BB7FAE" w:rsidRPr="00457CAE" w:rsidRDefault="00BB7FAE" w:rsidP="00D643B4">
            <w:pPr>
              <w:pStyle w:val="TAL"/>
            </w:pPr>
            <w:r w:rsidRPr="00457CAE">
              <w:t>transfer interval value</w:t>
            </w:r>
          </w:p>
        </w:tc>
        <w:tc>
          <w:tcPr>
            <w:tcW w:w="850" w:type="dxa"/>
          </w:tcPr>
          <w:p w14:paraId="6F4BFC6F" w14:textId="77777777" w:rsidR="00BB7FAE" w:rsidRPr="00457CAE" w:rsidRDefault="00FF0AB9" w:rsidP="00D643B4">
            <w:pPr>
              <w:pStyle w:val="TAL"/>
            </w:pPr>
            <w:r>
              <w:t>s</w:t>
            </w:r>
            <w:r w:rsidR="00BB7FAE" w:rsidRPr="00457CAE">
              <w:t>tationary</w:t>
            </w:r>
          </w:p>
        </w:tc>
        <w:tc>
          <w:tcPr>
            <w:tcW w:w="1276" w:type="dxa"/>
          </w:tcPr>
          <w:p w14:paraId="51201606" w14:textId="77777777" w:rsidR="00BB7FAE" w:rsidRPr="00457CAE" w:rsidRDefault="00B62223" w:rsidP="00D643B4">
            <w:pPr>
              <w:pStyle w:val="TAL"/>
            </w:pPr>
            <w:r>
              <w:t>2 per 1</w:t>
            </w:r>
            <w:r w:rsidR="00FF0AB9">
              <w:t>,</w:t>
            </w:r>
            <w:r>
              <w:t>000</w:t>
            </w:r>
            <w:r w:rsidR="00FF0AB9">
              <w:t> </w:t>
            </w:r>
            <w:r>
              <w:t>km</w:t>
            </w:r>
            <w:r w:rsidRPr="007020AA">
              <w:rPr>
                <w:vertAlign w:val="superscript"/>
              </w:rPr>
              <w:t>2</w:t>
            </w:r>
          </w:p>
        </w:tc>
        <w:tc>
          <w:tcPr>
            <w:tcW w:w="1134" w:type="dxa"/>
          </w:tcPr>
          <w:p w14:paraId="56F9CD01" w14:textId="77777777" w:rsidR="00BB7FAE" w:rsidRPr="00457CAE" w:rsidRDefault="00BB7FAE" w:rsidP="00D643B4">
            <w:pPr>
              <w:pStyle w:val="TAL"/>
            </w:pPr>
            <w:r w:rsidRPr="00457CAE">
              <w:t>&lt; 400 km</w:t>
            </w:r>
            <w:r w:rsidR="00B62223" w:rsidRPr="00B62223">
              <w:t xml:space="preserve"> (note 12)</w:t>
            </w:r>
          </w:p>
        </w:tc>
        <w:tc>
          <w:tcPr>
            <w:tcW w:w="2533" w:type="dxa"/>
          </w:tcPr>
          <w:p w14:paraId="483A7D9F" w14:textId="77777777" w:rsidR="00BB7FAE" w:rsidRPr="00457CAE" w:rsidRDefault="00BB7FAE" w:rsidP="00D643B4">
            <w:pPr>
              <w:pStyle w:val="TAL"/>
            </w:pPr>
            <w:r w:rsidRPr="00457CAE">
              <w:t>Robotic Aided Surgery (A.6.2)</w:t>
            </w:r>
          </w:p>
        </w:tc>
      </w:tr>
      <w:tr w:rsidR="00BB7FAE" w:rsidRPr="00457CAE" w14:paraId="5872866A" w14:textId="77777777" w:rsidTr="009D7C12">
        <w:trPr>
          <w:gridAfter w:val="1"/>
          <w:wAfter w:w="19" w:type="dxa"/>
          <w:cantSplit/>
        </w:trPr>
        <w:tc>
          <w:tcPr>
            <w:tcW w:w="1469" w:type="dxa"/>
            <w:shd w:val="clear" w:color="auto" w:fill="auto"/>
          </w:tcPr>
          <w:p w14:paraId="133F8241" w14:textId="77777777" w:rsidR="00BB7FAE" w:rsidRPr="00457CAE" w:rsidRDefault="00BB7FAE" w:rsidP="00D643B4">
            <w:pPr>
              <w:pStyle w:val="TAL"/>
            </w:pPr>
            <w:r w:rsidRPr="00457CAE">
              <w:t>&gt;99</w:t>
            </w:r>
            <w:r w:rsidR="00FF0AB9">
              <w:t>.</w:t>
            </w:r>
            <w:r w:rsidRPr="00457CAE">
              <w:t>999</w:t>
            </w:r>
            <w:r w:rsidR="005A3304">
              <w:t> </w:t>
            </w:r>
            <w:r w:rsidRPr="00457CAE">
              <w:t>%</w:t>
            </w:r>
          </w:p>
        </w:tc>
        <w:tc>
          <w:tcPr>
            <w:tcW w:w="1332" w:type="dxa"/>
            <w:gridSpan w:val="2"/>
            <w:shd w:val="clear" w:color="auto" w:fill="auto"/>
          </w:tcPr>
          <w:p w14:paraId="0674B595" w14:textId="77777777" w:rsidR="00BB7FAE" w:rsidRPr="00457CAE" w:rsidRDefault="00B62223" w:rsidP="00D643B4">
            <w:pPr>
              <w:pStyle w:val="TAL"/>
            </w:pPr>
            <w:r>
              <w:rPr>
                <w:rFonts w:eastAsia="Calibri" w:cs="Arial"/>
                <w:color w:val="000000"/>
                <w:lang w:val="en-US"/>
              </w:rPr>
              <w:t xml:space="preserve">&gt;&gt; 1 month </w:t>
            </w:r>
            <w:r w:rsidR="005A3304">
              <w:rPr>
                <w:rFonts w:eastAsia="Calibri" w:cs="Arial"/>
                <w:color w:val="000000"/>
                <w:lang w:val="en-US"/>
              </w:rPr>
              <w:br/>
            </w:r>
            <w:r>
              <w:rPr>
                <w:rFonts w:eastAsia="Calibri" w:cs="Arial"/>
                <w:color w:val="000000"/>
                <w:lang w:val="en-US"/>
              </w:rPr>
              <w:t>(&lt; 1 year)</w:t>
            </w:r>
          </w:p>
        </w:tc>
        <w:tc>
          <w:tcPr>
            <w:tcW w:w="1418" w:type="dxa"/>
            <w:shd w:val="clear" w:color="auto" w:fill="auto"/>
          </w:tcPr>
          <w:p w14:paraId="4666D0EC"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7169C59F"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01CF6771" w14:textId="77777777" w:rsidR="00BB7FAE" w:rsidRPr="00457CAE" w:rsidRDefault="00BB7FAE" w:rsidP="00D643B4">
            <w:pPr>
              <w:pStyle w:val="TAL"/>
            </w:pPr>
            <w:r w:rsidRPr="00457CAE">
              <w:t>80</w:t>
            </w:r>
          </w:p>
        </w:tc>
        <w:tc>
          <w:tcPr>
            <w:tcW w:w="1303" w:type="dxa"/>
            <w:gridSpan w:val="2"/>
          </w:tcPr>
          <w:p w14:paraId="0CC00523" w14:textId="77777777" w:rsidR="00BB7FAE" w:rsidRPr="00457CAE" w:rsidRDefault="00BB7FAE" w:rsidP="00D643B4">
            <w:pPr>
              <w:pStyle w:val="TAL"/>
            </w:pPr>
            <w:r w:rsidRPr="00457CAE">
              <w:t>1</w:t>
            </w:r>
            <w:r w:rsidR="005C257D" w:rsidRPr="00457CAE">
              <w:t> </w:t>
            </w:r>
            <w:r w:rsidRPr="00457CAE">
              <w:t>ms</w:t>
            </w:r>
          </w:p>
        </w:tc>
        <w:tc>
          <w:tcPr>
            <w:tcW w:w="1107" w:type="dxa"/>
          </w:tcPr>
          <w:p w14:paraId="3D91D434" w14:textId="77777777" w:rsidR="00BB7FAE" w:rsidRPr="00457CAE" w:rsidRDefault="00BB7FAE" w:rsidP="00D643B4">
            <w:pPr>
              <w:pStyle w:val="TAL"/>
            </w:pPr>
            <w:r w:rsidRPr="00457CAE">
              <w:t>transfer interval value</w:t>
            </w:r>
          </w:p>
        </w:tc>
        <w:tc>
          <w:tcPr>
            <w:tcW w:w="850" w:type="dxa"/>
          </w:tcPr>
          <w:p w14:paraId="1E869A1D" w14:textId="77777777" w:rsidR="00BB7FAE" w:rsidRPr="00457CAE" w:rsidRDefault="00FF0AB9" w:rsidP="00D643B4">
            <w:pPr>
              <w:pStyle w:val="TAL"/>
            </w:pPr>
            <w:r>
              <w:t>s</w:t>
            </w:r>
            <w:r w:rsidR="00BB7FAE" w:rsidRPr="00457CAE">
              <w:t>tationary</w:t>
            </w:r>
          </w:p>
        </w:tc>
        <w:tc>
          <w:tcPr>
            <w:tcW w:w="1276" w:type="dxa"/>
          </w:tcPr>
          <w:p w14:paraId="2CD2FCD0" w14:textId="77777777" w:rsidR="00BB7FAE" w:rsidRPr="00457CAE" w:rsidRDefault="00B62223" w:rsidP="00D643B4">
            <w:pPr>
              <w:pStyle w:val="TAL"/>
            </w:pPr>
            <w:r>
              <w:t>20 per 100 km</w:t>
            </w:r>
            <w:r w:rsidRPr="007020AA">
              <w:rPr>
                <w:vertAlign w:val="superscript"/>
              </w:rPr>
              <w:t>2</w:t>
            </w:r>
          </w:p>
        </w:tc>
        <w:tc>
          <w:tcPr>
            <w:tcW w:w="1134" w:type="dxa"/>
          </w:tcPr>
          <w:p w14:paraId="35398CD5" w14:textId="77777777" w:rsidR="00BB7FAE" w:rsidRPr="00457CAE" w:rsidRDefault="00BB7FAE" w:rsidP="00D643B4">
            <w:pPr>
              <w:pStyle w:val="TAL"/>
            </w:pPr>
            <w:r w:rsidRPr="00457CAE">
              <w:t>&lt; 50 km</w:t>
            </w:r>
            <w:r w:rsidR="00B62223">
              <w:t xml:space="preserve"> (note 12)</w:t>
            </w:r>
          </w:p>
        </w:tc>
        <w:tc>
          <w:tcPr>
            <w:tcW w:w="2533" w:type="dxa"/>
          </w:tcPr>
          <w:p w14:paraId="7BDC95FA" w14:textId="77777777" w:rsidR="00BB7FAE" w:rsidRPr="00457CAE" w:rsidRDefault="00BB7FAE" w:rsidP="00D643B4">
            <w:pPr>
              <w:pStyle w:val="TAL"/>
            </w:pPr>
            <w:r w:rsidRPr="00457CAE">
              <w:t>Robotic Aided Diagnosis (A.6.3)</w:t>
            </w:r>
          </w:p>
        </w:tc>
      </w:tr>
      <w:tr w:rsidR="003721D7" w:rsidRPr="00457CAE" w14:paraId="542881DE" w14:textId="77777777" w:rsidTr="009D7C12">
        <w:trPr>
          <w:gridAfter w:val="1"/>
          <w:wAfter w:w="19" w:type="dxa"/>
          <w:cantSplit/>
        </w:trPr>
        <w:tc>
          <w:tcPr>
            <w:tcW w:w="1469" w:type="dxa"/>
            <w:shd w:val="clear" w:color="auto" w:fill="auto"/>
          </w:tcPr>
          <w:p w14:paraId="3C9B6E3E"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5A3304">
              <w:rPr>
                <w:rFonts w:eastAsia="DengXian"/>
              </w:rPr>
              <w:t> </w:t>
            </w:r>
            <w:r w:rsidRPr="00457CAE">
              <w:rPr>
                <w:rFonts w:eastAsia="DengXian"/>
              </w:rPr>
              <w:t>9 % to 99</w:t>
            </w:r>
            <w:r w:rsidR="00FF0AB9">
              <w:rPr>
                <w:rFonts w:eastAsia="DengXian"/>
              </w:rPr>
              <w:t>.</w:t>
            </w:r>
            <w:r w:rsidRPr="00457CAE">
              <w:rPr>
                <w:rFonts w:eastAsia="DengXian"/>
              </w:rPr>
              <w:t>999</w:t>
            </w:r>
            <w:r w:rsidR="005A3304">
              <w:rPr>
                <w:rFonts w:eastAsia="DengXian"/>
              </w:rPr>
              <w:t> </w:t>
            </w:r>
            <w:r w:rsidRPr="00457CAE">
              <w:rPr>
                <w:rFonts w:eastAsia="DengXian"/>
              </w:rPr>
              <w:t>999 %</w:t>
            </w:r>
          </w:p>
        </w:tc>
        <w:tc>
          <w:tcPr>
            <w:tcW w:w="1332" w:type="dxa"/>
            <w:gridSpan w:val="2"/>
            <w:shd w:val="clear" w:color="auto" w:fill="auto"/>
          </w:tcPr>
          <w:p w14:paraId="31E12348" w14:textId="77777777" w:rsidR="003721D7" w:rsidRPr="00457CAE" w:rsidRDefault="003721D7" w:rsidP="00D643B4">
            <w:pPr>
              <w:pStyle w:val="TAL"/>
            </w:pPr>
            <w:r w:rsidRPr="00457CAE">
              <w:rPr>
                <w:rFonts w:eastAsia="DengXian"/>
              </w:rPr>
              <w:t>~ 10 years</w:t>
            </w:r>
          </w:p>
        </w:tc>
        <w:tc>
          <w:tcPr>
            <w:tcW w:w="1418" w:type="dxa"/>
            <w:shd w:val="clear" w:color="auto" w:fill="auto"/>
          </w:tcPr>
          <w:p w14:paraId="25134412"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6F2721E1"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4B4BAF8C"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319A5C9C"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Pr="00457CAE">
              <w:rPr>
                <w:rFonts w:ascii="Arial" w:eastAsia="DengXian" w:hAnsi="Arial"/>
                <w:bCs/>
                <w:sz w:val="18"/>
              </w:rPr>
              <w:br/>
              <w:t>&gt;</w:t>
            </w:r>
            <w:r w:rsidR="005A330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w:t>
            </w:r>
            <w:r w:rsidR="00351841">
              <w:rPr>
                <w:rFonts w:ascii="Arial" w:eastAsia="DengXian" w:hAnsi="Arial"/>
                <w:bCs/>
                <w:sz w:val="18"/>
              </w:rPr>
              <w:t>ms</w:t>
            </w:r>
            <w:r w:rsidR="00351841">
              <w:rPr>
                <w:rFonts w:ascii="Arial" w:eastAsia="DengXian" w:hAnsi="Arial"/>
                <w:bCs/>
                <w:sz w:val="18"/>
              </w:rPr>
              <w:br/>
            </w:r>
            <w:r w:rsidRPr="00457CAE">
              <w:rPr>
                <w:rFonts w:ascii="Arial" w:eastAsia="DengXian" w:hAnsi="Arial"/>
                <w:bCs/>
                <w:sz w:val="18"/>
              </w:rPr>
              <w:t>(note 10)</w:t>
            </w:r>
          </w:p>
        </w:tc>
        <w:tc>
          <w:tcPr>
            <w:tcW w:w="1107" w:type="dxa"/>
          </w:tcPr>
          <w:p w14:paraId="09DFA2D8"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6376E799" w14:textId="77777777" w:rsidR="003721D7" w:rsidRPr="00457CAE" w:rsidRDefault="003721D7" w:rsidP="00D643B4">
            <w:pPr>
              <w:pStyle w:val="TAL"/>
            </w:pPr>
            <w:r w:rsidRPr="00457CAE">
              <w:rPr>
                <w:rFonts w:eastAsia="DengXian" w:hint="eastAsia"/>
                <w:bCs/>
              </w:rPr>
              <w:t>≤</w:t>
            </w:r>
            <w:r w:rsidR="005A3304">
              <w:rPr>
                <w:rFonts w:eastAsia="DengXian" w:hint="eastAsia"/>
                <w:bCs/>
              </w:rPr>
              <w:t> </w:t>
            </w:r>
            <w:r w:rsidRPr="00457CAE">
              <w:rPr>
                <w:rFonts w:eastAsia="DengXian"/>
                <w:bCs/>
              </w:rPr>
              <w:t>6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639FBC16"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01FF7A3A" w14:textId="77777777" w:rsidR="003721D7" w:rsidRPr="00457CAE" w:rsidRDefault="003721D7" w:rsidP="00D643B4">
            <w:pPr>
              <w:pStyle w:val="TAL"/>
            </w:pPr>
            <w:r w:rsidRPr="00457CAE">
              <w:rPr>
                <w:rFonts w:eastAsia="DengXian"/>
              </w:rPr>
              <w:t>10 m x 10 m x 5 m;</w:t>
            </w:r>
            <w:r w:rsidRPr="00457CAE">
              <w:rPr>
                <w:rFonts w:eastAsia="DengXian"/>
              </w:rPr>
              <w:br/>
              <w:t>50</w:t>
            </w:r>
            <w:r w:rsidR="00322142">
              <w:rPr>
                <w:rFonts w:eastAsia="DengXian"/>
              </w:rPr>
              <w:t xml:space="preserve"> </w:t>
            </w:r>
            <w:r w:rsidRPr="00457CAE">
              <w:rPr>
                <w:rFonts w:eastAsia="DengXian"/>
              </w:rPr>
              <w:t>m x 5 m x 5 m</w:t>
            </w:r>
            <w:r w:rsidRPr="00457CAE">
              <w:rPr>
                <w:rFonts w:eastAsia="DengXian"/>
              </w:rPr>
              <w:br/>
              <w:t>(note 11</w:t>
            </w:r>
            <w:r w:rsidR="00FF0AB9">
              <w:rPr>
                <w:rFonts w:eastAsia="DengXian"/>
              </w:rPr>
              <w:t>)</w:t>
            </w:r>
          </w:p>
        </w:tc>
        <w:tc>
          <w:tcPr>
            <w:tcW w:w="2533" w:type="dxa"/>
          </w:tcPr>
          <w:p w14:paraId="4100BB91" w14:textId="77777777" w:rsidR="003721D7" w:rsidRPr="00457CAE" w:rsidRDefault="003721D7" w:rsidP="00D643B4">
            <w:pPr>
              <w:pStyle w:val="TAL"/>
            </w:pPr>
            <w:r w:rsidRPr="00457CAE">
              <w:rPr>
                <w:rFonts w:eastAsia="DengXian"/>
                <w:bCs/>
              </w:rPr>
              <w:t>Cooperative carrying – fragile work pieces; (ProSe communication)</w:t>
            </w:r>
            <w:r w:rsidR="00FF0AB9">
              <w:rPr>
                <w:rFonts w:eastAsia="DengXian"/>
                <w:bCs/>
              </w:rPr>
              <w:t xml:space="preserve"> (A.2.2.5)</w:t>
            </w:r>
          </w:p>
        </w:tc>
      </w:tr>
      <w:tr w:rsidR="003721D7" w:rsidRPr="00457CAE" w14:paraId="6F072ADE" w14:textId="77777777" w:rsidTr="009D7C12">
        <w:trPr>
          <w:gridAfter w:val="1"/>
          <w:wAfter w:w="19" w:type="dxa"/>
          <w:cantSplit/>
        </w:trPr>
        <w:tc>
          <w:tcPr>
            <w:tcW w:w="1469" w:type="dxa"/>
            <w:shd w:val="clear" w:color="auto" w:fill="auto"/>
          </w:tcPr>
          <w:p w14:paraId="310B0A79"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4E1324">
              <w:rPr>
                <w:rFonts w:eastAsia="DengXian"/>
              </w:rPr>
              <w:t> </w:t>
            </w:r>
            <w:r w:rsidRPr="00457CAE">
              <w:rPr>
                <w:rFonts w:eastAsia="DengXian"/>
              </w:rPr>
              <w:t>9 % to 99</w:t>
            </w:r>
            <w:r w:rsidR="00FF0AB9">
              <w:rPr>
                <w:rFonts w:eastAsia="DengXian"/>
              </w:rPr>
              <w:t>.</w:t>
            </w:r>
            <w:r w:rsidRPr="00457CAE">
              <w:rPr>
                <w:rFonts w:eastAsia="DengXian"/>
              </w:rPr>
              <w:t>999</w:t>
            </w:r>
            <w:r w:rsidR="004E1324">
              <w:rPr>
                <w:rFonts w:eastAsia="DengXian"/>
              </w:rPr>
              <w:t> </w:t>
            </w:r>
            <w:r w:rsidRPr="00457CAE">
              <w:rPr>
                <w:rFonts w:eastAsia="DengXian"/>
              </w:rPr>
              <w:t>999 %</w:t>
            </w:r>
          </w:p>
        </w:tc>
        <w:tc>
          <w:tcPr>
            <w:tcW w:w="1332" w:type="dxa"/>
            <w:gridSpan w:val="2"/>
            <w:shd w:val="clear" w:color="auto" w:fill="auto"/>
          </w:tcPr>
          <w:p w14:paraId="0F9DA238" w14:textId="77777777" w:rsidR="003721D7" w:rsidRPr="00457CAE" w:rsidRDefault="003721D7" w:rsidP="00D643B4">
            <w:pPr>
              <w:pStyle w:val="TAL"/>
            </w:pPr>
            <w:r w:rsidRPr="00457CAE">
              <w:rPr>
                <w:rFonts w:eastAsia="DengXian"/>
              </w:rPr>
              <w:t>~ 10 years</w:t>
            </w:r>
          </w:p>
        </w:tc>
        <w:tc>
          <w:tcPr>
            <w:tcW w:w="1418" w:type="dxa"/>
            <w:shd w:val="clear" w:color="auto" w:fill="auto"/>
          </w:tcPr>
          <w:p w14:paraId="2D650527"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17837599"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29432C8D"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1110D905"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002B5665" w:rsidRPr="00457CAE" w:rsidDel="002B5665">
              <w:rPr>
                <w:rFonts w:ascii="Arial" w:eastAsia="DengXian" w:hAnsi="Arial"/>
                <w:bCs/>
                <w:sz w:val="18"/>
              </w:rPr>
              <w:t xml:space="preserve"> </w:t>
            </w:r>
            <w:r w:rsidR="00351841">
              <w:rPr>
                <w:rFonts w:ascii="Arial" w:eastAsia="DengXian" w:hAnsi="Arial"/>
                <w:bCs/>
                <w:sz w:val="18"/>
              </w:rPr>
              <w:br/>
            </w:r>
            <w:r w:rsidRPr="00457CAE">
              <w:rPr>
                <w:rFonts w:ascii="Arial" w:eastAsia="DengXian" w:hAnsi="Arial"/>
                <w:bCs/>
                <w:sz w:val="18"/>
              </w:rPr>
              <w:t>&gt;</w:t>
            </w:r>
            <w:r w:rsidR="004E132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ms</w:t>
            </w:r>
            <w:r w:rsidR="00351841">
              <w:rPr>
                <w:rFonts w:ascii="Arial" w:eastAsia="DengXian" w:hAnsi="Arial"/>
                <w:bCs/>
                <w:sz w:val="18"/>
              </w:rPr>
              <w:t xml:space="preserve"> </w:t>
            </w:r>
            <w:r w:rsidRPr="00457CAE">
              <w:rPr>
                <w:rFonts w:ascii="Arial" w:eastAsia="DengXian" w:hAnsi="Arial"/>
                <w:bCs/>
                <w:sz w:val="18"/>
              </w:rPr>
              <w:t>(note 10)</w:t>
            </w:r>
          </w:p>
        </w:tc>
        <w:tc>
          <w:tcPr>
            <w:tcW w:w="1107" w:type="dxa"/>
          </w:tcPr>
          <w:p w14:paraId="4E624658"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2B317A48" w14:textId="77777777" w:rsidR="003721D7" w:rsidRPr="00457CAE" w:rsidRDefault="003721D7" w:rsidP="00D643B4">
            <w:pPr>
              <w:pStyle w:val="TAL"/>
            </w:pPr>
            <w:r w:rsidRPr="00457CAE">
              <w:rPr>
                <w:rFonts w:eastAsia="DengXian" w:hint="eastAsia"/>
                <w:bCs/>
              </w:rPr>
              <w:t>≤</w:t>
            </w:r>
            <w:r w:rsidR="004E1324">
              <w:rPr>
                <w:rFonts w:eastAsia="DengXian" w:hint="eastAsia"/>
                <w:bCs/>
              </w:rPr>
              <w:t> </w:t>
            </w:r>
            <w:r w:rsidRPr="00457CAE">
              <w:rPr>
                <w:rFonts w:eastAsia="DengXian"/>
                <w:bCs/>
              </w:rPr>
              <w:t>12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242CED9B"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6AA417CA" w14:textId="77777777" w:rsidR="003721D7" w:rsidRPr="00457CAE" w:rsidRDefault="003721D7" w:rsidP="00D643B4">
            <w:pPr>
              <w:pStyle w:val="TAL"/>
            </w:pPr>
            <w:r w:rsidRPr="00457CAE">
              <w:rPr>
                <w:rFonts w:eastAsia="DengXian"/>
              </w:rPr>
              <w:t>10 m x 10 m x 5 m;</w:t>
            </w:r>
            <w:r w:rsidRPr="00457CAE">
              <w:rPr>
                <w:rFonts w:eastAsia="DengXian"/>
              </w:rPr>
              <w:br/>
              <w:t>50 m x 5 m x 5 m</w:t>
            </w:r>
            <w:r w:rsidRPr="00457CAE">
              <w:rPr>
                <w:rFonts w:eastAsia="DengXian"/>
              </w:rPr>
              <w:br/>
              <w:t>(note 11)</w:t>
            </w:r>
          </w:p>
        </w:tc>
        <w:tc>
          <w:tcPr>
            <w:tcW w:w="2533" w:type="dxa"/>
          </w:tcPr>
          <w:p w14:paraId="3431A156" w14:textId="77777777" w:rsidR="003721D7" w:rsidRPr="00457CAE" w:rsidRDefault="003721D7" w:rsidP="00D643B4">
            <w:pPr>
              <w:pStyle w:val="TAL"/>
              <w:rPr>
                <w:rFonts w:eastAsia="SimSun"/>
              </w:rPr>
            </w:pPr>
            <w:r w:rsidRPr="00457CAE">
              <w:rPr>
                <w:rFonts w:eastAsia="DengXian"/>
                <w:bCs/>
              </w:rPr>
              <w:t>Cooperative carrying – elastic work pieces; (ProSe communication)</w:t>
            </w:r>
            <w:r w:rsidR="00FF0AB9">
              <w:rPr>
                <w:rFonts w:eastAsia="DengXian"/>
                <w:bCs/>
              </w:rPr>
              <w:t xml:space="preserve"> (A.2.2.5)</w:t>
            </w:r>
          </w:p>
        </w:tc>
      </w:tr>
      <w:tr w:rsidR="009D7C12" w:rsidRPr="00FB3802" w14:paraId="4E992A8B"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tcPr>
          <w:p w14:paraId="0104838F"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lastRenderedPageBreak/>
              <w:t xml:space="preserve"> &gt; 99.9</w:t>
            </w:r>
            <w:r>
              <w:rPr>
                <w:rFonts w:ascii="Arial" w:eastAsia="DengXian" w:hAnsi="Arial" w:cs="Arial"/>
                <w:sz w:val="18"/>
                <w:szCs w:val="18"/>
              </w:rPr>
              <w:t xml:space="preserve"> </w:t>
            </w:r>
            <w:r w:rsidRPr="004C53A5">
              <w:rPr>
                <w:rFonts w:ascii="Arial" w:eastAsia="DengXian" w:hAnsi="Arial" w:cs="Arial"/>
                <w:sz w:val="18"/>
                <w:szCs w:val="18"/>
              </w:rPr>
              <w:t>%</w:t>
            </w:r>
          </w:p>
        </w:tc>
        <w:tc>
          <w:tcPr>
            <w:tcW w:w="1321" w:type="dxa"/>
            <w:tcBorders>
              <w:top w:val="single" w:sz="4" w:space="0" w:color="auto"/>
              <w:left w:val="nil"/>
              <w:bottom w:val="single" w:sz="4" w:space="0" w:color="auto"/>
              <w:right w:val="single" w:sz="4" w:space="0" w:color="auto"/>
            </w:tcBorders>
          </w:tcPr>
          <w:p w14:paraId="2537B0A2" w14:textId="77777777" w:rsidR="009D7C12" w:rsidRPr="004C53A5" w:rsidRDefault="009D7C12" w:rsidP="00176FE2">
            <w:pPr>
              <w:keepNext/>
              <w:keepLines/>
              <w:widowControl w:val="0"/>
              <w:jc w:val="center"/>
              <w:rPr>
                <w:rFonts w:ascii="Arial" w:eastAsia="DengXian" w:hAnsi="Arial" w:cs="Arial"/>
                <w:sz w:val="18"/>
                <w:szCs w:val="18"/>
              </w:rPr>
            </w:pPr>
          </w:p>
        </w:tc>
        <w:tc>
          <w:tcPr>
            <w:tcW w:w="1418" w:type="dxa"/>
            <w:tcBorders>
              <w:top w:val="single" w:sz="4" w:space="0" w:color="auto"/>
              <w:left w:val="nil"/>
              <w:bottom w:val="single" w:sz="4" w:space="0" w:color="auto"/>
              <w:right w:val="single" w:sz="4" w:space="0" w:color="auto"/>
            </w:tcBorders>
          </w:tcPr>
          <w:p w14:paraId="64800CB8" w14:textId="77777777" w:rsidR="009D7C12" w:rsidRPr="004C53A5" w:rsidRDefault="009D7C12" w:rsidP="00176FE2">
            <w:pPr>
              <w:keepNext/>
              <w:keepLines/>
              <w:widowControl w:val="0"/>
              <w:jc w:val="center"/>
              <w:rPr>
                <w:rFonts w:ascii="Arial" w:eastAsia="DengXian" w:hAnsi="Arial" w:cs="Arial"/>
                <w:sz w:val="18"/>
                <w:szCs w:val="18"/>
              </w:rPr>
            </w:pPr>
            <w:r w:rsidRPr="00FB3802">
              <w:rPr>
                <w:rFonts w:ascii="Arial" w:eastAsia="DengXian" w:hAnsi="Arial" w:cs="Arial"/>
                <w:sz w:val="18"/>
                <w:szCs w:val="18"/>
              </w:rPr>
              <w:t>DL:</w:t>
            </w:r>
            <w:r>
              <w:rPr>
                <w:rFonts w:ascii="Arial" w:eastAsia="DengXian" w:hAnsi="Arial" w:cs="Arial"/>
                <w:sz w:val="18"/>
                <w:szCs w:val="18"/>
              </w:rPr>
              <w:t xml:space="preserve"> </w:t>
            </w:r>
            <w:r w:rsidRPr="00FB3802">
              <w:rPr>
                <w:rFonts w:ascii="Arial" w:eastAsia="DengXian" w:hAnsi="Arial" w:cs="Arial"/>
                <w:sz w:val="18"/>
                <w:szCs w:val="18"/>
              </w:rPr>
              <w:t>&lt; 10 ms</w:t>
            </w:r>
            <w:r w:rsidRPr="00FB3802">
              <w:rPr>
                <w:rFonts w:ascii="Arial" w:eastAsia="DengXian" w:hAnsi="Arial" w:cs="Arial"/>
                <w:sz w:val="18"/>
                <w:szCs w:val="18"/>
              </w:rPr>
              <w:br/>
              <w:t>UL:</w:t>
            </w:r>
            <w:r>
              <w:rPr>
                <w:rFonts w:ascii="Arial" w:eastAsia="DengXian" w:hAnsi="Arial" w:cs="Arial"/>
                <w:sz w:val="18"/>
                <w:szCs w:val="18"/>
              </w:rPr>
              <w:t xml:space="preserve"> </w:t>
            </w:r>
            <w:r w:rsidRPr="00FB3802">
              <w:rPr>
                <w:rFonts w:ascii="Arial" w:eastAsia="DengXian" w:hAnsi="Arial" w:cs="Arial"/>
                <w:sz w:val="18"/>
                <w:szCs w:val="18"/>
              </w:rPr>
              <w:t>&lt; 10 ms</w:t>
            </w:r>
          </w:p>
        </w:tc>
        <w:tc>
          <w:tcPr>
            <w:tcW w:w="1700" w:type="dxa"/>
            <w:tcBorders>
              <w:top w:val="single" w:sz="4" w:space="0" w:color="auto"/>
              <w:left w:val="nil"/>
              <w:bottom w:val="single" w:sz="4" w:space="0" w:color="auto"/>
              <w:right w:val="single" w:sz="4" w:space="0" w:color="auto"/>
            </w:tcBorders>
          </w:tcPr>
          <w:p w14:paraId="1F74DA55"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UL: &gt; 16 M</w:t>
            </w:r>
            <w:r w:rsidRPr="004C53A5">
              <w:rPr>
                <w:rFonts w:ascii="Arial" w:eastAsia="DengXian" w:hAnsi="Arial" w:cs="Arial" w:hint="eastAsia"/>
                <w:sz w:val="18"/>
                <w:szCs w:val="18"/>
              </w:rPr>
              <w:t>bit/s</w:t>
            </w:r>
            <w:r w:rsidRPr="004C53A5">
              <w:rPr>
                <w:rFonts w:ascii="Arial" w:eastAsia="DengXian" w:hAnsi="Arial" w:cs="Arial"/>
                <w:sz w:val="18"/>
                <w:szCs w:val="18"/>
              </w:rPr>
              <w:t xml:space="preserve"> (urban), 640 Mbit/s (rural)</w:t>
            </w:r>
          </w:p>
          <w:p w14:paraId="60E8A4D3"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DL: &gt; 100 kbit/s</w:t>
            </w:r>
          </w:p>
          <w:p w14:paraId="58082A76"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(note 1</w:t>
            </w:r>
            <w:r>
              <w:rPr>
                <w:rFonts w:ascii="Arial" w:eastAsia="DengXian" w:hAnsi="Arial" w:cs="Arial"/>
                <w:sz w:val="18"/>
                <w:szCs w:val="18"/>
              </w:rPr>
              <w:t>5</w:t>
            </w:r>
            <w:r w:rsidRPr="004C53A5">
              <w:rPr>
                <w:rFonts w:ascii="Arial" w:eastAsia="DengXian" w:hAnsi="Arial" w:cs="Arial"/>
                <w:sz w:val="18"/>
                <w:szCs w:val="18"/>
              </w:rPr>
              <w:t>)</w:t>
            </w:r>
          </w:p>
        </w:tc>
        <w:tc>
          <w:tcPr>
            <w:tcW w:w="1127" w:type="dxa"/>
            <w:tcBorders>
              <w:top w:val="single" w:sz="4" w:space="0" w:color="auto"/>
              <w:left w:val="nil"/>
              <w:bottom w:val="single" w:sz="4" w:space="0" w:color="auto"/>
              <w:right w:val="single" w:sz="4" w:space="0" w:color="auto"/>
            </w:tcBorders>
          </w:tcPr>
          <w:p w14:paraId="4C51DBB7" w14:textId="77777777" w:rsidR="009D7C12" w:rsidRDefault="009D7C12" w:rsidP="00176FE2">
            <w:pPr>
              <w:keepNext/>
              <w:keepLines/>
              <w:widowControl w:val="0"/>
              <w:rPr>
                <w:rFonts w:ascii="Arial" w:eastAsia="DengXian" w:hAnsi="Arial" w:cs="Arial"/>
                <w:sz w:val="18"/>
                <w:szCs w:val="18"/>
              </w:rPr>
            </w:pPr>
            <w:r w:rsidRPr="00FB3802">
              <w:rPr>
                <w:rFonts w:ascii="Arial" w:eastAsia="DengXian" w:hAnsi="Arial" w:cs="Arial"/>
                <w:sz w:val="18"/>
                <w:szCs w:val="18"/>
              </w:rPr>
              <w:t>UL: 800</w:t>
            </w:r>
            <w:r>
              <w:rPr>
                <w:rFonts w:ascii="Arial" w:eastAsia="DengXian" w:hAnsi="Arial" w:cs="Arial"/>
                <w:sz w:val="18"/>
                <w:szCs w:val="18"/>
              </w:rPr>
              <w:t> </w:t>
            </w:r>
            <w:r w:rsidRPr="00FB3802">
              <w:rPr>
                <w:rFonts w:ascii="Arial" w:eastAsia="DengXian" w:hAnsi="Arial" w:cs="Arial"/>
                <w:sz w:val="18"/>
                <w:szCs w:val="18"/>
              </w:rPr>
              <w:t>kbyte</w:t>
            </w:r>
          </w:p>
        </w:tc>
        <w:tc>
          <w:tcPr>
            <w:tcW w:w="1284" w:type="dxa"/>
            <w:gridSpan w:val="2"/>
            <w:tcBorders>
              <w:top w:val="single" w:sz="4" w:space="0" w:color="auto"/>
              <w:left w:val="nil"/>
              <w:bottom w:val="single" w:sz="4" w:space="0" w:color="auto"/>
              <w:right w:val="single" w:sz="4" w:space="0" w:color="auto"/>
            </w:tcBorders>
          </w:tcPr>
          <w:p w14:paraId="7B66D611" w14:textId="77777777" w:rsidR="009D7C12" w:rsidRDefault="009D7C12" w:rsidP="00176FE2">
            <w:pPr>
              <w:keepNext/>
              <w:keepLines/>
              <w:widowControl w:val="0"/>
              <w:jc w:val="center"/>
              <w:rPr>
                <w:rFonts w:ascii="Arial" w:eastAsia="DengXian" w:hAnsi="Arial" w:cs="Arial"/>
                <w:sz w:val="18"/>
                <w:szCs w:val="18"/>
              </w:rPr>
            </w:pPr>
            <w:r w:rsidRPr="004C53A5">
              <w:rPr>
                <w:rFonts w:ascii="Arial" w:eastAsia="DengXian" w:hAnsi="Arial" w:cs="Arial"/>
                <w:sz w:val="18"/>
                <w:szCs w:val="18"/>
              </w:rPr>
              <w:t>UL: 10 ms</w:t>
            </w:r>
          </w:p>
        </w:tc>
        <w:tc>
          <w:tcPr>
            <w:tcW w:w="1134" w:type="dxa"/>
            <w:gridSpan w:val="2"/>
            <w:tcBorders>
              <w:top w:val="single" w:sz="4" w:space="0" w:color="auto"/>
              <w:left w:val="nil"/>
              <w:bottom w:val="single" w:sz="4" w:space="0" w:color="auto"/>
              <w:right w:val="single" w:sz="4" w:space="0" w:color="auto"/>
            </w:tcBorders>
          </w:tcPr>
          <w:p w14:paraId="332F3B2B" w14:textId="77777777" w:rsidR="009D7C12" w:rsidRDefault="009D7C12" w:rsidP="00176FE2">
            <w:pPr>
              <w:keepNext/>
              <w:keepLines/>
              <w:widowControl w:val="0"/>
              <w:jc w:val="center"/>
              <w:rPr>
                <w:rFonts w:ascii="Arial" w:eastAsia="DengXian" w:hAnsi="Arial" w:cs="Arial"/>
                <w:sz w:val="18"/>
                <w:szCs w:val="18"/>
              </w:rPr>
            </w:pPr>
          </w:p>
        </w:tc>
        <w:tc>
          <w:tcPr>
            <w:tcW w:w="850" w:type="dxa"/>
            <w:tcBorders>
              <w:top w:val="single" w:sz="4" w:space="0" w:color="auto"/>
              <w:left w:val="nil"/>
              <w:bottom w:val="single" w:sz="4" w:space="0" w:color="auto"/>
              <w:right w:val="single" w:sz="4" w:space="0" w:color="auto"/>
            </w:tcBorders>
          </w:tcPr>
          <w:p w14:paraId="35FDB72A" w14:textId="77777777" w:rsidR="009D7C12" w:rsidRPr="00FB3802" w:rsidRDefault="009D7C12" w:rsidP="00176FE2">
            <w:pPr>
              <w:pStyle w:val="TAL"/>
              <w:rPr>
                <w:rFonts w:eastAsia="DengXian" w:cs="Arial"/>
                <w:szCs w:val="18"/>
              </w:rPr>
            </w:pPr>
          </w:p>
        </w:tc>
        <w:tc>
          <w:tcPr>
            <w:tcW w:w="1276" w:type="dxa"/>
            <w:tcBorders>
              <w:top w:val="single" w:sz="4" w:space="0" w:color="auto"/>
              <w:left w:val="nil"/>
              <w:bottom w:val="single" w:sz="4" w:space="0" w:color="auto"/>
              <w:right w:val="single" w:sz="4" w:space="0" w:color="auto"/>
            </w:tcBorders>
          </w:tcPr>
          <w:p w14:paraId="6168983A" w14:textId="77777777" w:rsidR="009D7C12" w:rsidRPr="00FB3802" w:rsidRDefault="009D7C12" w:rsidP="00176FE2">
            <w:pPr>
              <w:pStyle w:val="TAL"/>
              <w:rPr>
                <w:rFonts w:eastAsia="DengXian" w:cs="Arial"/>
                <w:szCs w:val="18"/>
              </w:rPr>
            </w:pPr>
            <w:r w:rsidRPr="00FB3802">
              <w:rPr>
                <w:rFonts w:eastAsia="DengXian" w:cs="Arial"/>
                <w:szCs w:val="18"/>
              </w:rPr>
              <w:t>&gt; 10/km</w:t>
            </w:r>
            <w:r w:rsidRPr="0024554C">
              <w:rPr>
                <w:rFonts w:eastAsia="DengXian" w:cs="Arial"/>
                <w:szCs w:val="18"/>
                <w:vertAlign w:val="superscript"/>
              </w:rPr>
              <w:t>2</w:t>
            </w:r>
            <w:r w:rsidRPr="00FB3802">
              <w:rPr>
                <w:rFonts w:eastAsia="DengXian" w:cs="Arial"/>
                <w:szCs w:val="18"/>
              </w:rPr>
              <w:t xml:space="preserve"> (urban)</w:t>
            </w:r>
            <w:r>
              <w:rPr>
                <w:rFonts w:eastAsia="DengXian" w:cs="Arial"/>
                <w:szCs w:val="18"/>
              </w:rPr>
              <w:t>,</w:t>
            </w:r>
            <w:r w:rsidRPr="00FB3802">
              <w:rPr>
                <w:rFonts w:eastAsia="DengXian" w:cs="Arial"/>
                <w:szCs w:val="18"/>
              </w:rPr>
              <w:t xml:space="preserve"> </w:t>
            </w:r>
          </w:p>
          <w:p w14:paraId="04A4DE56" w14:textId="77777777" w:rsidR="009D7C12" w:rsidRPr="00FB3802" w:rsidRDefault="009D7C12" w:rsidP="00176FE2">
            <w:pPr>
              <w:pStyle w:val="TAL"/>
              <w:rPr>
                <w:rFonts w:eastAsia="DengXian" w:cs="Arial"/>
                <w:szCs w:val="18"/>
              </w:rPr>
            </w:pPr>
            <w:r w:rsidRPr="00FB3802">
              <w:rPr>
                <w:rFonts w:eastAsia="DengXian" w:cs="Arial"/>
                <w:szCs w:val="18"/>
              </w:rPr>
              <w:t>&gt; 100/km</w:t>
            </w:r>
            <w:r w:rsidRPr="0024554C">
              <w:rPr>
                <w:rFonts w:eastAsia="DengXian" w:cs="Arial"/>
                <w:szCs w:val="18"/>
                <w:vertAlign w:val="superscript"/>
              </w:rPr>
              <w:t>2</w:t>
            </w:r>
            <w:r w:rsidRPr="00FB3802">
              <w:rPr>
                <w:rFonts w:eastAsia="DengXian" w:cs="Arial"/>
                <w:szCs w:val="18"/>
              </w:rPr>
              <w:t xml:space="preserve"> (rural)</w:t>
            </w:r>
          </w:p>
          <w:p w14:paraId="43F246FC" w14:textId="77777777" w:rsidR="009D7C12" w:rsidRPr="00FB3802" w:rsidRDefault="009D7C12" w:rsidP="00176FE2">
            <w:pPr>
              <w:pStyle w:val="TAL"/>
              <w:rPr>
                <w:rFonts w:eastAsia="DengXian" w:cs="Arial"/>
                <w:szCs w:val="18"/>
              </w:rPr>
            </w:pPr>
            <w:r w:rsidRPr="00FB3802">
              <w:rPr>
                <w:rFonts w:eastAsia="DengXian" w:cs="Arial"/>
                <w:szCs w:val="18"/>
              </w:rPr>
              <w:t>(</w:t>
            </w:r>
            <w:r>
              <w:rPr>
                <w:rFonts w:eastAsia="DengXian" w:cs="Arial"/>
                <w:szCs w:val="18"/>
              </w:rPr>
              <w:t>note 16</w:t>
            </w:r>
            <w:r w:rsidRPr="00FB3802">
              <w:rPr>
                <w:rFonts w:eastAsia="DengXian" w:cs="Arial"/>
                <w:szCs w:val="18"/>
              </w:rPr>
              <w:t>)</w:t>
            </w:r>
          </w:p>
        </w:tc>
        <w:tc>
          <w:tcPr>
            <w:tcW w:w="1134" w:type="dxa"/>
            <w:tcBorders>
              <w:top w:val="single" w:sz="4" w:space="0" w:color="auto"/>
              <w:left w:val="nil"/>
              <w:bottom w:val="single" w:sz="4" w:space="0" w:color="auto"/>
              <w:right w:val="single" w:sz="4" w:space="0" w:color="auto"/>
            </w:tcBorders>
          </w:tcPr>
          <w:p w14:paraId="4099FECC" w14:textId="77777777" w:rsidR="009D7C12" w:rsidRPr="00FB3802" w:rsidRDefault="009D7C12" w:rsidP="00176FE2">
            <w:pPr>
              <w:pStyle w:val="TAL"/>
              <w:rPr>
                <w:rFonts w:eastAsia="DengXian" w:cs="Arial"/>
                <w:szCs w:val="18"/>
              </w:rPr>
            </w:pPr>
          </w:p>
        </w:tc>
        <w:tc>
          <w:tcPr>
            <w:tcW w:w="2552" w:type="dxa"/>
            <w:gridSpan w:val="2"/>
            <w:tcBorders>
              <w:top w:val="single" w:sz="4" w:space="0" w:color="auto"/>
              <w:left w:val="nil"/>
              <w:bottom w:val="single" w:sz="4" w:space="0" w:color="auto"/>
              <w:right w:val="single" w:sz="4" w:space="0" w:color="auto"/>
            </w:tcBorders>
          </w:tcPr>
          <w:p w14:paraId="6ED0BC5C" w14:textId="77777777" w:rsidR="009D7C12" w:rsidRDefault="009D7C12" w:rsidP="00176FE2">
            <w:pPr>
              <w:pStyle w:val="TAL"/>
            </w:pPr>
            <w:r w:rsidRPr="0017183A">
              <w:t xml:space="preserve">Distributed </w:t>
            </w:r>
            <w:r>
              <w:t>e</w:t>
            </w:r>
            <w:r w:rsidRPr="0017183A">
              <w:t xml:space="preserve">nergy </w:t>
            </w:r>
            <w:r>
              <w:t>s</w:t>
            </w:r>
            <w:r w:rsidRPr="0017183A">
              <w:t xml:space="preserve">torage </w:t>
            </w:r>
            <w:r>
              <w:rPr>
                <w:rFonts w:cs="Arial"/>
              </w:rPr>
              <w:t>‒</w:t>
            </w:r>
            <w:r>
              <w:t xml:space="preserve"> </w:t>
            </w:r>
            <w:r w:rsidRPr="0017183A">
              <w:t>monitoring</w:t>
            </w:r>
            <w:r>
              <w:t xml:space="preserve"> (</w:t>
            </w:r>
            <w:r w:rsidRPr="0017183A">
              <w:t>A</w:t>
            </w:r>
            <w:r>
              <w:t>.4</w:t>
            </w:r>
            <w:r w:rsidRPr="0017183A">
              <w:t>.</w:t>
            </w:r>
            <w:r>
              <w:t>6)</w:t>
            </w:r>
          </w:p>
          <w:p w14:paraId="58D716F9" w14:textId="77777777" w:rsidR="009D7C12" w:rsidRPr="00FB3802" w:rsidRDefault="009D7C12" w:rsidP="00176FE2">
            <w:pPr>
              <w:pStyle w:val="TAL"/>
              <w:rPr>
                <w:rFonts w:eastAsia="DengXian" w:cs="Arial"/>
                <w:szCs w:val="18"/>
              </w:rPr>
            </w:pPr>
          </w:p>
        </w:tc>
      </w:tr>
      <w:tr w:rsidR="009D7C12" w:rsidRPr="000A71B3" w14:paraId="1ACC0224"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6501F966" w14:textId="77777777" w:rsidR="009D7C12" w:rsidRPr="000A71B3" w:rsidRDefault="009D7C12" w:rsidP="00176FE2">
            <w:pPr>
              <w:pStyle w:val="TAL"/>
            </w:pPr>
            <w:r w:rsidRPr="000A71B3">
              <w:t>&gt;</w:t>
            </w:r>
            <w:r>
              <w:t xml:space="preserve"> </w:t>
            </w:r>
            <w:r w:rsidRPr="000A71B3">
              <w:t>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17C9B545"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303BCB2B" w14:textId="77777777" w:rsidR="009D7C12" w:rsidRPr="000A71B3" w:rsidRDefault="009D7C12" w:rsidP="00176FE2">
            <w:pPr>
              <w:pStyle w:val="TAL"/>
            </w:pPr>
            <w:r w:rsidRPr="000A71B3">
              <w:t>DL:</w:t>
            </w:r>
            <w:r>
              <w:t xml:space="preserve"> </w:t>
            </w:r>
            <w:r w:rsidRPr="000A71B3">
              <w:t>&lt; 10 ms</w:t>
            </w:r>
          </w:p>
          <w:p w14:paraId="00EE05D2" w14:textId="77777777" w:rsidR="009D7C12" w:rsidRPr="000A71B3" w:rsidRDefault="009D7C12" w:rsidP="00176FE2">
            <w:pPr>
              <w:pStyle w:val="TAL"/>
            </w:pPr>
            <w:r w:rsidRPr="000A71B3">
              <w:t>UL:</w:t>
            </w:r>
            <w:r>
              <w:t xml:space="preserve"> </w:t>
            </w:r>
            <w:r w:rsidRPr="000A71B3">
              <w:t>&lt; 1 s</w:t>
            </w:r>
          </w:p>
        </w:tc>
        <w:tc>
          <w:tcPr>
            <w:tcW w:w="1700" w:type="dxa"/>
            <w:tcBorders>
              <w:top w:val="single" w:sz="4" w:space="0" w:color="auto"/>
              <w:left w:val="nil"/>
              <w:bottom w:val="single" w:sz="4" w:space="0" w:color="auto"/>
              <w:right w:val="single" w:sz="4" w:space="0" w:color="auto"/>
            </w:tcBorders>
          </w:tcPr>
          <w:p w14:paraId="4661EA8F" w14:textId="77777777" w:rsidR="009D7C12" w:rsidRPr="000A71B3" w:rsidRDefault="009D7C12" w:rsidP="00176FE2">
            <w:pPr>
              <w:pStyle w:val="TAL"/>
            </w:pPr>
            <w:r w:rsidRPr="000A71B3">
              <w:t>UL: &gt; 128 kbit/s (urban), 10.4 Mbit/s (rural)</w:t>
            </w:r>
            <w:r>
              <w:t>;</w:t>
            </w:r>
          </w:p>
          <w:p w14:paraId="35703C4E" w14:textId="77777777" w:rsidR="009D7C12" w:rsidRPr="000A71B3" w:rsidRDefault="009D7C12" w:rsidP="00176FE2">
            <w:pPr>
              <w:pStyle w:val="TAL"/>
            </w:pPr>
            <w:r w:rsidRPr="000A71B3">
              <w:t>DL: &gt; 100 kbit/s</w:t>
            </w:r>
          </w:p>
          <w:p w14:paraId="2DC63ECC" w14:textId="77777777" w:rsidR="009D7C12" w:rsidRPr="000A71B3" w:rsidRDefault="009D7C12" w:rsidP="00176FE2">
            <w:pPr>
              <w:pStyle w:val="TAL"/>
            </w:pPr>
            <w:r w:rsidRPr="000A71B3">
              <w:t>(note 1</w:t>
            </w:r>
            <w:r>
              <w:t>5</w:t>
            </w:r>
            <w:r w:rsidRPr="000A71B3">
              <w:t>)</w:t>
            </w:r>
          </w:p>
        </w:tc>
        <w:tc>
          <w:tcPr>
            <w:tcW w:w="1127" w:type="dxa"/>
            <w:tcBorders>
              <w:top w:val="single" w:sz="4" w:space="0" w:color="auto"/>
              <w:left w:val="nil"/>
              <w:bottom w:val="single" w:sz="4" w:space="0" w:color="auto"/>
              <w:right w:val="single" w:sz="4" w:space="0" w:color="auto"/>
            </w:tcBorders>
          </w:tcPr>
          <w:p w14:paraId="2963F65F" w14:textId="77777777" w:rsidR="009D7C12" w:rsidRPr="000A71B3" w:rsidRDefault="009D7C12" w:rsidP="00176FE2">
            <w:pPr>
              <w:pStyle w:val="TAL"/>
            </w:pPr>
            <w:r w:rsidRPr="000A71B3">
              <w:t>UL: 1</w:t>
            </w:r>
            <w:r>
              <w:t>.</w:t>
            </w:r>
            <w:r w:rsidRPr="000A71B3">
              <w:t>3</w:t>
            </w:r>
            <w:r>
              <w:t> M</w:t>
            </w:r>
            <w:r w:rsidRPr="000A71B3">
              <w:t>byte</w:t>
            </w:r>
          </w:p>
          <w:p w14:paraId="7AEF6151" w14:textId="77777777" w:rsidR="009D7C12" w:rsidRPr="000A71B3" w:rsidRDefault="009D7C12" w:rsidP="00176FE2">
            <w:pPr>
              <w:pStyle w:val="TAL"/>
            </w:pPr>
            <w:r w:rsidRPr="000A71B3">
              <w:t>DL: &gt; 100 kbyte</w:t>
            </w:r>
          </w:p>
        </w:tc>
        <w:tc>
          <w:tcPr>
            <w:tcW w:w="1284" w:type="dxa"/>
            <w:gridSpan w:val="2"/>
            <w:tcBorders>
              <w:top w:val="single" w:sz="4" w:space="0" w:color="auto"/>
              <w:left w:val="nil"/>
              <w:bottom w:val="single" w:sz="4" w:space="0" w:color="auto"/>
              <w:right w:val="single" w:sz="4" w:space="0" w:color="auto"/>
            </w:tcBorders>
          </w:tcPr>
          <w:p w14:paraId="4C755337" w14:textId="77777777" w:rsidR="009D7C12" w:rsidRPr="000A71B3" w:rsidRDefault="009D7C12" w:rsidP="00176FE2">
            <w:pPr>
              <w:pStyle w:val="TAL"/>
            </w:pPr>
            <w:r w:rsidRPr="000A71B3">
              <w:t>UL: 1000 ms</w:t>
            </w:r>
          </w:p>
        </w:tc>
        <w:tc>
          <w:tcPr>
            <w:tcW w:w="1134" w:type="dxa"/>
            <w:gridSpan w:val="2"/>
            <w:tcBorders>
              <w:top w:val="single" w:sz="4" w:space="0" w:color="auto"/>
              <w:left w:val="nil"/>
              <w:bottom w:val="single" w:sz="4" w:space="0" w:color="auto"/>
              <w:right w:val="single" w:sz="4" w:space="0" w:color="auto"/>
            </w:tcBorders>
          </w:tcPr>
          <w:p w14:paraId="4C06494F"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28373DDB"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6A4CD272" w14:textId="77777777" w:rsidR="009D7C12" w:rsidRDefault="009D7C12" w:rsidP="00176FE2">
            <w:pPr>
              <w:pStyle w:val="TAL"/>
            </w:pPr>
            <w:r w:rsidRPr="0017183A">
              <w:t>&gt;</w:t>
            </w:r>
            <w:r>
              <w:t xml:space="preserve"> </w:t>
            </w:r>
            <w:r w:rsidRPr="0017183A">
              <w:t>10/km</w:t>
            </w:r>
            <w:r w:rsidRPr="0024554C">
              <w:rPr>
                <w:vertAlign w:val="superscript"/>
              </w:rPr>
              <w:t>2</w:t>
            </w:r>
            <w:r w:rsidRPr="0017183A">
              <w:t xml:space="preserve"> (urban), </w:t>
            </w:r>
          </w:p>
          <w:p w14:paraId="20326217" w14:textId="77777777" w:rsidR="009D7C12" w:rsidRPr="0017183A" w:rsidRDefault="009D7C12" w:rsidP="00176FE2">
            <w:pPr>
              <w:pStyle w:val="TAL"/>
            </w:pPr>
            <w:r w:rsidRPr="0017183A">
              <w:t>&gt;</w:t>
            </w:r>
            <w:r>
              <w:t xml:space="preserve"> </w:t>
            </w:r>
            <w:r w:rsidRPr="0017183A">
              <w:t>100/km</w:t>
            </w:r>
            <w:r w:rsidRPr="0024554C">
              <w:rPr>
                <w:vertAlign w:val="superscript"/>
              </w:rPr>
              <w:t>2</w:t>
            </w:r>
            <w:r w:rsidRPr="0017183A">
              <w:t xml:space="preserve"> (rural)</w:t>
            </w:r>
          </w:p>
          <w:p w14:paraId="47E9DDCD" w14:textId="77777777" w:rsidR="009D7C12" w:rsidRPr="000A71B3" w:rsidRDefault="009D7C12" w:rsidP="00176FE2">
            <w:pPr>
              <w:pStyle w:val="TAL"/>
            </w:pPr>
            <w:r w:rsidRPr="0017183A">
              <w:t xml:space="preserve"> (</w:t>
            </w:r>
            <w:r>
              <w:t>note 16</w:t>
            </w:r>
            <w:r w:rsidRPr="0017183A">
              <w:t>)</w:t>
            </w:r>
          </w:p>
        </w:tc>
        <w:tc>
          <w:tcPr>
            <w:tcW w:w="1134" w:type="dxa"/>
            <w:tcBorders>
              <w:top w:val="single" w:sz="4" w:space="0" w:color="auto"/>
              <w:left w:val="nil"/>
              <w:bottom w:val="single" w:sz="4" w:space="0" w:color="auto"/>
              <w:right w:val="single" w:sz="4" w:space="0" w:color="auto"/>
            </w:tcBorders>
          </w:tcPr>
          <w:p w14:paraId="71EEEC51"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75ECE060" w14:textId="77777777" w:rsidR="009D7C12" w:rsidRPr="000A71B3" w:rsidRDefault="009D7C12" w:rsidP="00176FE2">
            <w:pPr>
              <w:pStyle w:val="TAL"/>
            </w:pPr>
            <w:r w:rsidRPr="000A71B3">
              <w:t>Distributed energy storage ‒</w:t>
            </w:r>
            <w:r>
              <w:t xml:space="preserve"> d</w:t>
            </w:r>
            <w:r w:rsidRPr="000A71B3">
              <w:t>ata collection (A.4.6)</w:t>
            </w:r>
          </w:p>
          <w:p w14:paraId="1B68B3F2" w14:textId="77777777" w:rsidR="009D7C12" w:rsidRPr="000A71B3" w:rsidRDefault="009D7C12" w:rsidP="00176FE2">
            <w:pPr>
              <w:pStyle w:val="TAL"/>
            </w:pPr>
          </w:p>
        </w:tc>
      </w:tr>
      <w:tr w:rsidR="009D7C12" w:rsidRPr="000A71B3" w14:paraId="54B100C6"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1F7ACD89" w14:textId="77777777" w:rsidR="009D7C12" w:rsidRPr="000A71B3" w:rsidRDefault="009D7C12" w:rsidP="00176FE2">
            <w:pPr>
              <w:pStyle w:val="TAL"/>
            </w:pPr>
            <w:r w:rsidRPr="000A71B3">
              <w:t>&gt; 99.99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452BCBEC"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3C3AFDB1" w14:textId="77777777" w:rsidR="009D7C12" w:rsidRPr="000A71B3" w:rsidRDefault="009D7C12" w:rsidP="00176FE2">
            <w:pPr>
              <w:pStyle w:val="TAL"/>
            </w:pPr>
            <w:r w:rsidRPr="000A71B3">
              <w:t>General information data collection: &lt;</w:t>
            </w:r>
            <w:r>
              <w:t xml:space="preserve"> </w:t>
            </w:r>
            <w:r w:rsidRPr="000A71B3">
              <w:t>3</w:t>
            </w:r>
            <w:r>
              <w:t> </w:t>
            </w:r>
            <w:r w:rsidRPr="000A71B3">
              <w:t>s</w:t>
            </w:r>
          </w:p>
          <w:p w14:paraId="3E234ACA" w14:textId="77777777" w:rsidR="009D7C12" w:rsidRPr="000A71B3" w:rsidRDefault="009D7C12" w:rsidP="00176FE2">
            <w:pPr>
              <w:pStyle w:val="TAL"/>
            </w:pPr>
            <w:r>
              <w:t>(note 17</w:t>
            </w:r>
            <w:r w:rsidRPr="000A71B3">
              <w:t>)</w:t>
            </w:r>
          </w:p>
        </w:tc>
        <w:tc>
          <w:tcPr>
            <w:tcW w:w="1700" w:type="dxa"/>
            <w:tcBorders>
              <w:top w:val="single" w:sz="4" w:space="0" w:color="auto"/>
              <w:left w:val="nil"/>
              <w:bottom w:val="single" w:sz="4" w:space="0" w:color="auto"/>
              <w:right w:val="single" w:sz="4" w:space="0" w:color="auto"/>
            </w:tcBorders>
          </w:tcPr>
          <w:p w14:paraId="6AF8F8E7" w14:textId="77777777" w:rsidR="009D7C12" w:rsidRPr="000A71B3" w:rsidRDefault="009D7C12" w:rsidP="00176FE2">
            <w:pPr>
              <w:pStyle w:val="TAL"/>
            </w:pPr>
            <w:r w:rsidRPr="000A71B3">
              <w:t>UL:</w:t>
            </w:r>
            <w:r>
              <w:t xml:space="preserve"> </w:t>
            </w:r>
            <w:r w:rsidRPr="000A71B3">
              <w:t>&lt;</w:t>
            </w:r>
            <w:r>
              <w:t xml:space="preserve"> </w:t>
            </w:r>
            <w:r w:rsidRPr="000A71B3">
              <w:t>2 Mbit/s</w:t>
            </w:r>
            <w:r w:rsidRPr="000A71B3">
              <w:br/>
              <w:t>DL:</w:t>
            </w:r>
            <w:r>
              <w:t xml:space="preserve"> </w:t>
            </w:r>
            <w:r w:rsidRPr="000A71B3">
              <w:t>&lt;</w:t>
            </w:r>
            <w:r>
              <w:t xml:space="preserve"> </w:t>
            </w:r>
            <w:r w:rsidRPr="000A71B3">
              <w:t>1 Mbit/s</w:t>
            </w:r>
          </w:p>
        </w:tc>
        <w:tc>
          <w:tcPr>
            <w:tcW w:w="1127" w:type="dxa"/>
            <w:tcBorders>
              <w:top w:val="single" w:sz="4" w:space="0" w:color="auto"/>
              <w:left w:val="nil"/>
              <w:bottom w:val="single" w:sz="4" w:space="0" w:color="auto"/>
              <w:right w:val="single" w:sz="4" w:space="0" w:color="auto"/>
            </w:tcBorders>
          </w:tcPr>
          <w:p w14:paraId="6C71A7BB"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5F3CADD6" w14:textId="77777777" w:rsidR="009D7C12" w:rsidRPr="000A71B3"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35E5E327"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4F482509"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1DC1AA41" w14:textId="77777777" w:rsidR="009D7C12" w:rsidRPr="000A71B3" w:rsidRDefault="009D7C12" w:rsidP="00176FE2">
            <w:pPr>
              <w:pStyle w:val="TAL"/>
            </w:pPr>
            <w:r w:rsidRPr="000A71B3">
              <w:t>&lt; 10,000/</w:t>
            </w:r>
            <w:r>
              <w:t>km</w:t>
            </w:r>
            <w:r w:rsidRPr="0024554C">
              <w:rPr>
                <w:vertAlign w:val="superscript"/>
              </w:rPr>
              <w:t>2</w:t>
            </w:r>
            <w:r w:rsidRPr="000A71B3">
              <w:t xml:space="preserve"> (note </w:t>
            </w:r>
            <w:r>
              <w:t>18</w:t>
            </w:r>
            <w:r w:rsidRPr="000A71B3">
              <w:t>)</w:t>
            </w:r>
          </w:p>
        </w:tc>
        <w:tc>
          <w:tcPr>
            <w:tcW w:w="1134" w:type="dxa"/>
            <w:tcBorders>
              <w:top w:val="single" w:sz="4" w:space="0" w:color="auto"/>
              <w:left w:val="nil"/>
              <w:bottom w:val="single" w:sz="4" w:space="0" w:color="auto"/>
              <w:right w:val="single" w:sz="4" w:space="0" w:color="auto"/>
            </w:tcBorders>
          </w:tcPr>
          <w:p w14:paraId="29AD4D3E"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7878FDE4" w14:textId="77777777" w:rsidR="009D7C12" w:rsidRPr="000A71B3" w:rsidRDefault="009D7C12" w:rsidP="00176FE2">
            <w:pPr>
              <w:pStyle w:val="TAL"/>
            </w:pPr>
            <w:r w:rsidRPr="000A71B3">
              <w:t>Advanced metering</w:t>
            </w:r>
            <w:r>
              <w:t xml:space="preserve"> </w:t>
            </w:r>
            <w:r w:rsidRPr="000A71B3">
              <w:t>(A.4.7)</w:t>
            </w:r>
          </w:p>
        </w:tc>
      </w:tr>
      <w:tr w:rsidR="009D7C12" w:rsidRPr="000A71B3" w14:paraId="41023118"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257789F7" w14:textId="77777777" w:rsidR="009D7C12" w:rsidRPr="000A71B3"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75F4A0FE"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44D12F6D" w14:textId="77777777" w:rsidR="009D7C12" w:rsidRPr="0017183A" w:rsidRDefault="009D7C12" w:rsidP="00176FE2">
            <w:pPr>
              <w:pStyle w:val="TAL"/>
            </w:pPr>
            <w:r w:rsidRPr="0017183A">
              <w:rPr>
                <w:rFonts w:hint="eastAsia"/>
              </w:rPr>
              <w:t>&lt;</w:t>
            </w:r>
            <w:r>
              <w:t xml:space="preserve"> </w:t>
            </w:r>
            <w:r w:rsidRPr="0017183A">
              <w:t>10 ms</w:t>
            </w:r>
          </w:p>
          <w:p w14:paraId="28154BE1" w14:textId="77777777" w:rsidR="009D7C12" w:rsidRPr="000A71B3" w:rsidRDefault="009D7C12" w:rsidP="00176FE2">
            <w:pPr>
              <w:pStyle w:val="TAL"/>
            </w:pPr>
          </w:p>
        </w:tc>
        <w:tc>
          <w:tcPr>
            <w:tcW w:w="1700" w:type="dxa"/>
            <w:tcBorders>
              <w:top w:val="single" w:sz="4" w:space="0" w:color="auto"/>
              <w:left w:val="nil"/>
              <w:bottom w:val="single" w:sz="4" w:space="0" w:color="auto"/>
              <w:right w:val="single" w:sz="4" w:space="0" w:color="auto"/>
            </w:tcBorders>
          </w:tcPr>
          <w:p w14:paraId="540CC410" w14:textId="77777777" w:rsidR="009D7C12" w:rsidRPr="000A71B3" w:rsidRDefault="009D7C12" w:rsidP="00176FE2">
            <w:pPr>
              <w:pStyle w:val="TAL"/>
            </w:pPr>
            <w:r w:rsidRPr="0017183A">
              <w:t>2 Mbit/s to 10 Mbit/s</w:t>
            </w:r>
          </w:p>
        </w:tc>
        <w:tc>
          <w:tcPr>
            <w:tcW w:w="1127" w:type="dxa"/>
            <w:tcBorders>
              <w:top w:val="single" w:sz="4" w:space="0" w:color="auto"/>
              <w:left w:val="nil"/>
              <w:bottom w:val="single" w:sz="4" w:space="0" w:color="auto"/>
              <w:right w:val="single" w:sz="4" w:space="0" w:color="auto"/>
            </w:tcBorders>
          </w:tcPr>
          <w:p w14:paraId="08CA850A"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5C5E8156" w14:textId="77777777" w:rsidR="009D7C12" w:rsidRPr="0017183A" w:rsidRDefault="009D7C12" w:rsidP="00176FE2">
            <w:pPr>
              <w:pStyle w:val="TAL"/>
            </w:pPr>
            <w:r>
              <w:t>n</w:t>
            </w:r>
            <w:r w:rsidRPr="0017183A">
              <w:t>ormal:</w:t>
            </w:r>
            <w:r>
              <w:t xml:space="preserve"> </w:t>
            </w:r>
            <w:r w:rsidRPr="0017183A">
              <w:t>1</w:t>
            </w:r>
            <w:r>
              <w:t xml:space="preserve"> </w:t>
            </w:r>
            <w:r w:rsidRPr="0017183A">
              <w:t>s;</w:t>
            </w:r>
          </w:p>
          <w:p w14:paraId="30949CA1" w14:textId="77777777" w:rsidR="009D7C12" w:rsidRDefault="009D7C12" w:rsidP="00176FE2">
            <w:pPr>
              <w:pStyle w:val="TAL"/>
            </w:pPr>
            <w:r>
              <w:t>f</w:t>
            </w:r>
            <w:r w:rsidRPr="0017183A">
              <w:t>ault:</w:t>
            </w:r>
            <w:r>
              <w:t xml:space="preserve"> </w:t>
            </w:r>
            <w:r w:rsidRPr="0017183A">
              <w:t>2</w:t>
            </w:r>
            <w:r>
              <w:t xml:space="preserve"> </w:t>
            </w:r>
            <w:r w:rsidRPr="0017183A">
              <w:t>ms</w:t>
            </w:r>
            <w:r w:rsidRPr="0017183A" w:rsidDel="003B19B3">
              <w:rPr>
                <w:rFonts w:hint="eastAsia"/>
              </w:rPr>
              <w:t xml:space="preserve"> </w:t>
            </w:r>
          </w:p>
          <w:p w14:paraId="5049A4E7" w14:textId="77777777" w:rsidR="009D7C12" w:rsidRPr="000A71B3" w:rsidRDefault="009D7C12" w:rsidP="00176FE2">
            <w:pPr>
              <w:pStyle w:val="TAL"/>
            </w:pPr>
            <w:r>
              <w:t>(note 24)</w:t>
            </w:r>
          </w:p>
        </w:tc>
        <w:tc>
          <w:tcPr>
            <w:tcW w:w="1134" w:type="dxa"/>
            <w:gridSpan w:val="2"/>
            <w:tcBorders>
              <w:top w:val="single" w:sz="4" w:space="0" w:color="auto"/>
              <w:left w:val="nil"/>
              <w:bottom w:val="single" w:sz="4" w:space="0" w:color="auto"/>
              <w:right w:val="single" w:sz="4" w:space="0" w:color="auto"/>
            </w:tcBorders>
          </w:tcPr>
          <w:p w14:paraId="344818A5"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4CE64CE7"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3A212764" w14:textId="77777777" w:rsidR="009D7C12" w:rsidRPr="0017183A" w:rsidRDefault="009D7C12" w:rsidP="00176FE2">
            <w:pPr>
              <w:pStyle w:val="TAL"/>
            </w:pPr>
            <w:r w:rsidRPr="0017183A">
              <w:rPr>
                <w:rFonts w:hint="eastAsia"/>
              </w:rPr>
              <w:t>5</w:t>
            </w:r>
            <w:r w:rsidRPr="0017183A">
              <w:t>4/km</w:t>
            </w:r>
            <w:r w:rsidRPr="0017183A">
              <w:rPr>
                <w:rFonts w:hint="eastAsia"/>
              </w:rPr>
              <w:t>²</w:t>
            </w:r>
          </w:p>
          <w:p w14:paraId="24F0E944" w14:textId="77777777" w:rsidR="009D7C12" w:rsidRPr="0017183A" w:rsidRDefault="009D7C12" w:rsidP="00176FE2">
            <w:pPr>
              <w:pStyle w:val="TAL"/>
            </w:pPr>
            <w:r w:rsidRPr="0017183A">
              <w:rPr>
                <w:rFonts w:hint="eastAsia"/>
              </w:rPr>
              <w:t>(</w:t>
            </w:r>
            <w:r>
              <w:t>note 19</w:t>
            </w:r>
            <w:r w:rsidRPr="0017183A">
              <w:t>)</w:t>
            </w:r>
            <w:r>
              <w:t>,</w:t>
            </w:r>
          </w:p>
          <w:p w14:paraId="4931A98C" w14:textId="77777777" w:rsidR="009D7C12" w:rsidRPr="000A71B3" w:rsidRDefault="009D7C12" w:rsidP="00176FE2">
            <w:pPr>
              <w:pStyle w:val="TAL"/>
            </w:pPr>
            <w:r w:rsidRPr="0017183A">
              <w:t>78/km</w:t>
            </w:r>
            <w:r w:rsidRPr="0024554C">
              <w:rPr>
                <w:vertAlign w:val="superscript"/>
              </w:rPr>
              <w:t>2</w:t>
            </w:r>
            <w:r>
              <w:t xml:space="preserve"> (note 20</w:t>
            </w:r>
            <w:r w:rsidRPr="0017183A">
              <w:t>)</w:t>
            </w:r>
          </w:p>
        </w:tc>
        <w:tc>
          <w:tcPr>
            <w:tcW w:w="1134" w:type="dxa"/>
            <w:tcBorders>
              <w:top w:val="single" w:sz="4" w:space="0" w:color="auto"/>
              <w:left w:val="nil"/>
              <w:bottom w:val="single" w:sz="4" w:space="0" w:color="auto"/>
              <w:right w:val="single" w:sz="4" w:space="0" w:color="auto"/>
            </w:tcBorders>
          </w:tcPr>
          <w:p w14:paraId="11424384"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3624E8C2" w14:textId="77777777" w:rsidR="009D7C12" w:rsidRPr="000A71B3" w:rsidRDefault="009D7C12" w:rsidP="00176FE2">
            <w:pPr>
              <w:pStyle w:val="TAL"/>
            </w:pPr>
            <w:r>
              <w:t>Intelligent d</w:t>
            </w:r>
            <w:r w:rsidRPr="0017183A">
              <w:t xml:space="preserve">istributed </w:t>
            </w:r>
            <w:r>
              <w:t>f</w:t>
            </w:r>
            <w:r w:rsidRPr="0017183A">
              <w:t xml:space="preserve">eeder </w:t>
            </w:r>
            <w:r>
              <w:t>a</w:t>
            </w:r>
            <w:r w:rsidRPr="0017183A">
              <w:t>utomation</w:t>
            </w:r>
            <w:r>
              <w:t xml:space="preserve"> (A.4.4.3)</w:t>
            </w:r>
          </w:p>
        </w:tc>
      </w:tr>
      <w:tr w:rsidR="009D7C12" w14:paraId="7837E049"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0C223EAA" w14:textId="77777777" w:rsidR="009D7C12" w:rsidRPr="000A71B3" w:rsidRDefault="009D7C12" w:rsidP="00176FE2">
            <w:pPr>
              <w:pStyle w:val="TAL"/>
              <w:rPr>
                <w:rFonts w:eastAsia="SimSun"/>
                <w:lang w:eastAsia="zh-CN"/>
              </w:rPr>
            </w:pPr>
            <w:r>
              <w:rPr>
                <w:rFonts w:eastAsia="SimSun"/>
                <w:lang w:eastAsia="zh-CN"/>
              </w:rPr>
              <w:t xml:space="preserve">&gt; </w:t>
            </w:r>
            <w:r>
              <w:rPr>
                <w:rFonts w:eastAsia="SimSun" w:hint="eastAsia"/>
                <w:lang w:eastAsia="zh-CN"/>
              </w:rPr>
              <w:t>9</w:t>
            </w:r>
            <w:r>
              <w:rPr>
                <w:rFonts w:eastAsia="SimSun"/>
                <w:lang w:eastAsia="zh-CN"/>
              </w:rPr>
              <w:t>9.99 %</w:t>
            </w:r>
          </w:p>
        </w:tc>
        <w:tc>
          <w:tcPr>
            <w:tcW w:w="1321" w:type="dxa"/>
            <w:tcBorders>
              <w:top w:val="single" w:sz="4" w:space="0" w:color="auto"/>
              <w:left w:val="nil"/>
              <w:bottom w:val="single" w:sz="4" w:space="0" w:color="auto"/>
              <w:right w:val="single" w:sz="4" w:space="0" w:color="auto"/>
            </w:tcBorders>
          </w:tcPr>
          <w:p w14:paraId="18CAA42D"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31091077" w14:textId="77777777" w:rsidR="009D7C12" w:rsidRPr="0017183A" w:rsidRDefault="009D7C12" w:rsidP="00176FE2">
            <w:pPr>
              <w:pStyle w:val="TAL"/>
            </w:pPr>
            <w:r>
              <w:t>10 ms, 100 ms, 3 s (note 22</w:t>
            </w:r>
            <w:r w:rsidRPr="0017183A">
              <w:t>)</w:t>
            </w:r>
          </w:p>
        </w:tc>
        <w:tc>
          <w:tcPr>
            <w:tcW w:w="1700" w:type="dxa"/>
            <w:tcBorders>
              <w:top w:val="single" w:sz="4" w:space="0" w:color="auto"/>
              <w:left w:val="nil"/>
              <w:bottom w:val="single" w:sz="4" w:space="0" w:color="auto"/>
              <w:right w:val="single" w:sz="4" w:space="0" w:color="auto"/>
            </w:tcBorders>
          </w:tcPr>
          <w:p w14:paraId="43C96EF6" w14:textId="77777777" w:rsidR="009D7C12" w:rsidRPr="0017183A" w:rsidRDefault="009D7C12" w:rsidP="00176FE2">
            <w:pPr>
              <w:pStyle w:val="TAL"/>
            </w:pPr>
            <w:r>
              <w:t>&gt; 2 Mbit/s (note 21</w:t>
            </w:r>
            <w:r w:rsidRPr="0017183A">
              <w:t>)</w:t>
            </w:r>
          </w:p>
        </w:tc>
        <w:tc>
          <w:tcPr>
            <w:tcW w:w="1127" w:type="dxa"/>
            <w:tcBorders>
              <w:top w:val="single" w:sz="4" w:space="0" w:color="auto"/>
              <w:left w:val="nil"/>
              <w:bottom w:val="single" w:sz="4" w:space="0" w:color="auto"/>
              <w:right w:val="single" w:sz="4" w:space="0" w:color="auto"/>
            </w:tcBorders>
          </w:tcPr>
          <w:p w14:paraId="21B2A305"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5D24AD83"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63216B5B"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14206A10"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3A919FC9" w14:textId="77777777" w:rsidR="009D7C12" w:rsidRPr="0017183A" w:rsidRDefault="009D7C12" w:rsidP="00176FE2">
            <w:pPr>
              <w:pStyle w:val="TAL"/>
            </w:pPr>
            <w:r>
              <w:t>500 in the service area (note 23</w:t>
            </w:r>
            <w:r w:rsidRPr="0017183A">
              <w:t>)</w:t>
            </w:r>
          </w:p>
        </w:tc>
        <w:tc>
          <w:tcPr>
            <w:tcW w:w="1134" w:type="dxa"/>
            <w:tcBorders>
              <w:top w:val="single" w:sz="4" w:space="0" w:color="auto"/>
              <w:left w:val="nil"/>
              <w:bottom w:val="single" w:sz="4" w:space="0" w:color="auto"/>
              <w:right w:val="single" w:sz="4" w:space="0" w:color="auto"/>
            </w:tcBorders>
          </w:tcPr>
          <w:p w14:paraId="7FABAFCB" w14:textId="77777777" w:rsidR="009D7C12" w:rsidRPr="000A71B3" w:rsidRDefault="009D7C12" w:rsidP="00176FE2">
            <w:pPr>
              <w:pStyle w:val="TAL"/>
            </w:pPr>
            <w:r>
              <w:t xml:space="preserve">Communication distance is from </w:t>
            </w:r>
            <w:r w:rsidRPr="0017183A">
              <w:t xml:space="preserve">100 m </w:t>
            </w:r>
            <w:r>
              <w:t>to</w:t>
            </w:r>
            <w:r w:rsidRPr="0017183A">
              <w:t xml:space="preserve"> 500 m, outdoor, indoor / deep indoor</w:t>
            </w:r>
          </w:p>
        </w:tc>
        <w:tc>
          <w:tcPr>
            <w:tcW w:w="2552" w:type="dxa"/>
            <w:gridSpan w:val="2"/>
            <w:tcBorders>
              <w:top w:val="single" w:sz="4" w:space="0" w:color="auto"/>
              <w:left w:val="nil"/>
              <w:bottom w:val="single" w:sz="4" w:space="0" w:color="auto"/>
              <w:right w:val="single" w:sz="4" w:space="0" w:color="auto"/>
            </w:tcBorders>
          </w:tcPr>
          <w:p w14:paraId="7883ED69" w14:textId="77777777" w:rsidR="009D7C12" w:rsidRDefault="009D7C12" w:rsidP="00176FE2">
            <w:pPr>
              <w:pStyle w:val="TAL"/>
            </w:pPr>
            <w:r w:rsidRPr="0017183A">
              <w:t>Smart</w:t>
            </w:r>
            <w:r>
              <w:t xml:space="preserve"> d</w:t>
            </w:r>
            <w:r w:rsidRPr="0017183A">
              <w:t xml:space="preserve">istribution </w:t>
            </w:r>
            <w:r w:rsidRPr="000A71B3">
              <w:t>‒</w:t>
            </w:r>
            <w:r>
              <w:t>t</w:t>
            </w:r>
            <w:r w:rsidRPr="0017183A">
              <w:t xml:space="preserve">ransformer </w:t>
            </w:r>
            <w:r>
              <w:t>t</w:t>
            </w:r>
            <w:r w:rsidRPr="0017183A">
              <w:t>erminal</w:t>
            </w:r>
            <w:r>
              <w:t xml:space="preserve"> (</w:t>
            </w:r>
            <w:r w:rsidRPr="0017183A">
              <w:t>A</w:t>
            </w:r>
            <w:r>
              <w:t>.4.8)</w:t>
            </w:r>
          </w:p>
        </w:tc>
      </w:tr>
      <w:tr w:rsidR="009D7C12" w:rsidRPr="0017183A" w14:paraId="33753F5C"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12A43633" w14:textId="77777777" w:rsidR="009D7C12" w:rsidRPr="0017183A"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40C008BC"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221BF5B5" w14:textId="77777777" w:rsidR="009D7C12" w:rsidRPr="0017183A" w:rsidRDefault="009D7C12" w:rsidP="00176FE2">
            <w:pPr>
              <w:pStyle w:val="TAL"/>
            </w:pPr>
            <w:r>
              <w:t xml:space="preserve">5 ms, 10 ms, </w:t>
            </w:r>
            <w:r w:rsidRPr="0017183A">
              <w:t>15</w:t>
            </w:r>
            <w:r>
              <w:t> </w:t>
            </w:r>
            <w:r w:rsidRPr="0017183A">
              <w:t>ms</w:t>
            </w:r>
            <w:r>
              <w:t xml:space="preserve"> (note 25)</w:t>
            </w:r>
          </w:p>
        </w:tc>
        <w:tc>
          <w:tcPr>
            <w:tcW w:w="1700" w:type="dxa"/>
            <w:tcBorders>
              <w:top w:val="single" w:sz="4" w:space="0" w:color="auto"/>
              <w:left w:val="nil"/>
              <w:bottom w:val="single" w:sz="4" w:space="0" w:color="auto"/>
              <w:right w:val="single" w:sz="4" w:space="0" w:color="auto"/>
            </w:tcBorders>
          </w:tcPr>
          <w:p w14:paraId="25ADD954" w14:textId="77777777" w:rsidR="009D7C12" w:rsidRPr="0017183A" w:rsidRDefault="009D7C12" w:rsidP="00176FE2">
            <w:pPr>
              <w:pStyle w:val="TAL"/>
            </w:pPr>
            <w:r w:rsidRPr="0017183A">
              <w:t>1</w:t>
            </w:r>
            <w:r>
              <w:t>.</w:t>
            </w:r>
            <w:r w:rsidRPr="0017183A">
              <w:t>2</w:t>
            </w:r>
            <w:r>
              <w:t xml:space="preserve"> </w:t>
            </w:r>
            <w:r w:rsidRPr="0017183A">
              <w:t>Mbit/s</w:t>
            </w:r>
            <w:r>
              <w:t xml:space="preserve"> to </w:t>
            </w:r>
            <w:r w:rsidRPr="0017183A">
              <w:t>2</w:t>
            </w:r>
            <w:r>
              <w:t>.</w:t>
            </w:r>
            <w:r w:rsidRPr="0017183A">
              <w:t>5 Mbit/s</w:t>
            </w:r>
          </w:p>
        </w:tc>
        <w:tc>
          <w:tcPr>
            <w:tcW w:w="1127" w:type="dxa"/>
            <w:tcBorders>
              <w:top w:val="single" w:sz="4" w:space="0" w:color="auto"/>
              <w:left w:val="nil"/>
              <w:bottom w:val="single" w:sz="4" w:space="0" w:color="auto"/>
              <w:right w:val="single" w:sz="4" w:space="0" w:color="auto"/>
            </w:tcBorders>
          </w:tcPr>
          <w:p w14:paraId="19772450" w14:textId="77777777" w:rsidR="009D7C12" w:rsidRPr="000A71B3" w:rsidRDefault="009D7C12" w:rsidP="00176FE2">
            <w:pPr>
              <w:pStyle w:val="TAL"/>
            </w:pPr>
            <w:r w:rsidRPr="0017183A">
              <w:t>&lt;</w:t>
            </w:r>
            <w:r>
              <w:t xml:space="preserve"> </w:t>
            </w:r>
            <w:r w:rsidRPr="0017183A">
              <w:t>245</w:t>
            </w:r>
            <w:r>
              <w:t> </w:t>
            </w:r>
            <w:r w:rsidRPr="0017183A">
              <w:t>byte</w:t>
            </w:r>
          </w:p>
        </w:tc>
        <w:tc>
          <w:tcPr>
            <w:tcW w:w="1284" w:type="dxa"/>
            <w:gridSpan w:val="2"/>
            <w:tcBorders>
              <w:top w:val="single" w:sz="4" w:space="0" w:color="auto"/>
              <w:left w:val="nil"/>
              <w:bottom w:val="single" w:sz="4" w:space="0" w:color="auto"/>
              <w:right w:val="single" w:sz="4" w:space="0" w:color="auto"/>
            </w:tcBorders>
          </w:tcPr>
          <w:p w14:paraId="0AB8DEC4" w14:textId="77777777" w:rsidR="009D7C12" w:rsidRDefault="009D7C12" w:rsidP="00176FE2">
            <w:pPr>
              <w:pStyle w:val="TAL"/>
            </w:pPr>
            <w:r>
              <w:t>≤ 1 ms</w:t>
            </w:r>
          </w:p>
          <w:p w14:paraId="7146C68A" w14:textId="77777777" w:rsidR="009D7C12" w:rsidRDefault="009D7C12" w:rsidP="00176FE2">
            <w:pPr>
              <w:pStyle w:val="TAL"/>
            </w:pPr>
            <w:r>
              <w:t xml:space="preserve">≤ </w:t>
            </w:r>
            <w:r w:rsidRPr="0017183A">
              <w:t>2</w:t>
            </w:r>
            <w:r>
              <w:t> </w:t>
            </w:r>
            <w:r w:rsidRPr="0017183A">
              <w:t>ms</w:t>
            </w:r>
          </w:p>
          <w:p w14:paraId="433B84F5" w14:textId="77777777" w:rsidR="009D7C12" w:rsidRPr="0017183A" w:rsidRDefault="009D7C12" w:rsidP="00176FE2">
            <w:pPr>
              <w:pStyle w:val="TAL"/>
            </w:pPr>
            <w:r>
              <w:t>(note 26)</w:t>
            </w:r>
          </w:p>
        </w:tc>
        <w:tc>
          <w:tcPr>
            <w:tcW w:w="1134" w:type="dxa"/>
            <w:gridSpan w:val="2"/>
            <w:tcBorders>
              <w:top w:val="single" w:sz="4" w:space="0" w:color="auto"/>
              <w:left w:val="nil"/>
              <w:bottom w:val="single" w:sz="4" w:space="0" w:color="auto"/>
              <w:right w:val="single" w:sz="4" w:space="0" w:color="auto"/>
            </w:tcBorders>
          </w:tcPr>
          <w:p w14:paraId="5D688956"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0E699C62"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04A123E9" w14:textId="77777777" w:rsidR="009D7C12" w:rsidRPr="0017183A" w:rsidRDefault="009D7C12" w:rsidP="00176FE2">
            <w:pPr>
              <w:pStyle w:val="TAL"/>
            </w:pPr>
            <w:r>
              <w:t>≤ 100/km</w:t>
            </w:r>
            <w:r w:rsidRPr="00C76971">
              <w:rPr>
                <w:vertAlign w:val="superscript"/>
              </w:rPr>
              <w:t>2</w:t>
            </w:r>
          </w:p>
        </w:tc>
        <w:tc>
          <w:tcPr>
            <w:tcW w:w="1134" w:type="dxa"/>
            <w:tcBorders>
              <w:top w:val="single" w:sz="4" w:space="0" w:color="auto"/>
              <w:left w:val="nil"/>
              <w:bottom w:val="single" w:sz="4" w:space="0" w:color="auto"/>
              <w:right w:val="single" w:sz="4" w:space="0" w:color="auto"/>
            </w:tcBorders>
          </w:tcPr>
          <w:p w14:paraId="34EB5FFC" w14:textId="77777777" w:rsidR="009D7C12" w:rsidRDefault="009D7C12" w:rsidP="00176FE2">
            <w:pPr>
              <w:pStyle w:val="TAL"/>
            </w:pPr>
            <w:r w:rsidRPr="0017183A">
              <w:t>several km</w:t>
            </w:r>
            <w:r w:rsidRPr="00C76971">
              <w:rPr>
                <w:vertAlign w:val="superscript"/>
              </w:rPr>
              <w:t>2</w:t>
            </w:r>
          </w:p>
        </w:tc>
        <w:tc>
          <w:tcPr>
            <w:tcW w:w="2552" w:type="dxa"/>
            <w:gridSpan w:val="2"/>
            <w:tcBorders>
              <w:top w:val="single" w:sz="4" w:space="0" w:color="auto"/>
              <w:left w:val="nil"/>
              <w:bottom w:val="single" w:sz="4" w:space="0" w:color="auto"/>
              <w:right w:val="single" w:sz="4" w:space="0" w:color="auto"/>
            </w:tcBorders>
          </w:tcPr>
          <w:p w14:paraId="44CE252E" w14:textId="77777777" w:rsidR="009D7C12" w:rsidRPr="0017183A" w:rsidRDefault="009D7C12" w:rsidP="00176FE2">
            <w:pPr>
              <w:pStyle w:val="TAL"/>
            </w:pPr>
            <w:r w:rsidRPr="0017183A">
              <w:t>High speed current differential protection (</w:t>
            </w:r>
            <w:r>
              <w:t>note 12a</w:t>
            </w:r>
            <w:r w:rsidRPr="0017183A">
              <w:t>)</w:t>
            </w:r>
            <w:r>
              <w:t xml:space="preserve"> (A.4.4.4)</w:t>
            </w:r>
          </w:p>
        </w:tc>
      </w:tr>
      <w:tr w:rsidR="009D7C12" w:rsidRPr="0017183A" w14:paraId="650FBC56"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340C8A9C" w14:textId="77777777" w:rsidR="009D7C12" w:rsidRPr="0017183A" w:rsidRDefault="009D7C12" w:rsidP="00176FE2">
            <w:pPr>
              <w:pStyle w:val="TAL"/>
            </w:pPr>
            <w:r w:rsidRPr="0017183A">
              <w:t>99</w:t>
            </w:r>
            <w:r>
              <w:t>.</w:t>
            </w:r>
            <w:r w:rsidRPr="0017183A">
              <w:t>999</w:t>
            </w:r>
            <w:r>
              <w:t xml:space="preserve"> </w:t>
            </w:r>
            <w:r w:rsidRPr="0017183A">
              <w:t>9 %</w:t>
            </w:r>
          </w:p>
          <w:p w14:paraId="602E4282" w14:textId="77777777" w:rsidR="009D7C12" w:rsidRPr="000A71B3" w:rsidRDefault="009D7C12" w:rsidP="00176FE2">
            <w:pPr>
              <w:keepNext/>
              <w:keepLines/>
              <w:widowControl w:val="0"/>
              <w:jc w:val="center"/>
              <w:rPr>
                <w:rFonts w:ascii="Arial" w:hAnsi="Arial"/>
                <w:sz w:val="18"/>
              </w:rPr>
            </w:pPr>
          </w:p>
        </w:tc>
        <w:tc>
          <w:tcPr>
            <w:tcW w:w="1321" w:type="dxa"/>
            <w:tcBorders>
              <w:top w:val="single" w:sz="4" w:space="0" w:color="auto"/>
              <w:left w:val="nil"/>
              <w:bottom w:val="single" w:sz="4" w:space="0" w:color="auto"/>
              <w:right w:val="single" w:sz="4" w:space="0" w:color="auto"/>
            </w:tcBorders>
          </w:tcPr>
          <w:p w14:paraId="69BA6C23"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2FD35EAC" w14:textId="77777777" w:rsidR="009D7C12" w:rsidRDefault="009D7C12" w:rsidP="00176FE2">
            <w:pPr>
              <w:pStyle w:val="TAL"/>
            </w:pPr>
            <w:r w:rsidRPr="0017183A">
              <w:t>3 ms</w:t>
            </w:r>
          </w:p>
        </w:tc>
        <w:tc>
          <w:tcPr>
            <w:tcW w:w="1700" w:type="dxa"/>
            <w:tcBorders>
              <w:top w:val="single" w:sz="4" w:space="0" w:color="auto"/>
              <w:left w:val="nil"/>
              <w:bottom w:val="single" w:sz="4" w:space="0" w:color="auto"/>
              <w:right w:val="single" w:sz="4" w:space="0" w:color="auto"/>
            </w:tcBorders>
          </w:tcPr>
          <w:p w14:paraId="5AE3ABCC" w14:textId="77777777" w:rsidR="009D7C12" w:rsidRPr="0017183A" w:rsidRDefault="009D7C12" w:rsidP="00176FE2">
            <w:pPr>
              <w:pStyle w:val="TAL"/>
            </w:pPr>
            <w:r w:rsidRPr="0017183A">
              <w:t>5</w:t>
            </w:r>
            <w:r>
              <w:t>.</w:t>
            </w:r>
            <w:r w:rsidRPr="0017183A">
              <w:t>4 Mbit/s</w:t>
            </w:r>
          </w:p>
        </w:tc>
        <w:tc>
          <w:tcPr>
            <w:tcW w:w="1127" w:type="dxa"/>
            <w:tcBorders>
              <w:top w:val="single" w:sz="4" w:space="0" w:color="auto"/>
              <w:left w:val="nil"/>
              <w:bottom w:val="single" w:sz="4" w:space="0" w:color="auto"/>
              <w:right w:val="single" w:sz="4" w:space="0" w:color="auto"/>
            </w:tcBorders>
          </w:tcPr>
          <w:p w14:paraId="6B429D9A" w14:textId="77777777" w:rsidR="009D7C12" w:rsidRPr="000A71B3" w:rsidRDefault="009D7C12" w:rsidP="00176FE2">
            <w:pPr>
              <w:pStyle w:val="TAL"/>
            </w:pPr>
            <w:r w:rsidRPr="000A71B3">
              <w:rPr>
                <w:rFonts w:hint="eastAsia"/>
              </w:rPr>
              <w:t>1</w:t>
            </w:r>
            <w:r w:rsidRPr="000A71B3">
              <w:t>40</w:t>
            </w:r>
            <w:r>
              <w:t> </w:t>
            </w:r>
            <w:r w:rsidRPr="000A71B3">
              <w:t>byte</w:t>
            </w:r>
          </w:p>
        </w:tc>
        <w:tc>
          <w:tcPr>
            <w:tcW w:w="1284" w:type="dxa"/>
            <w:gridSpan w:val="2"/>
            <w:tcBorders>
              <w:top w:val="single" w:sz="4" w:space="0" w:color="auto"/>
              <w:left w:val="nil"/>
              <w:bottom w:val="single" w:sz="4" w:space="0" w:color="auto"/>
              <w:right w:val="single" w:sz="4" w:space="0" w:color="auto"/>
            </w:tcBorders>
          </w:tcPr>
          <w:p w14:paraId="75A51DBE" w14:textId="77777777" w:rsidR="009D7C12" w:rsidRDefault="009D7C12" w:rsidP="00176FE2">
            <w:pPr>
              <w:pStyle w:val="TAL"/>
            </w:pPr>
            <w:r w:rsidRPr="0017183A">
              <w:t>≤ 1 ms</w:t>
            </w:r>
          </w:p>
        </w:tc>
        <w:tc>
          <w:tcPr>
            <w:tcW w:w="1134" w:type="dxa"/>
            <w:gridSpan w:val="2"/>
            <w:tcBorders>
              <w:top w:val="single" w:sz="4" w:space="0" w:color="auto"/>
              <w:left w:val="nil"/>
              <w:bottom w:val="single" w:sz="4" w:space="0" w:color="auto"/>
              <w:right w:val="single" w:sz="4" w:space="0" w:color="auto"/>
            </w:tcBorders>
          </w:tcPr>
          <w:p w14:paraId="5A730B84"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0A8DACC9"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782A48B9"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0934D9C5"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4B931815" w14:textId="77777777" w:rsidR="009D7C12" w:rsidRPr="0017183A" w:rsidRDefault="009D7C12" w:rsidP="00176FE2">
            <w:pPr>
              <w:pStyle w:val="TAL"/>
            </w:pPr>
            <w:r w:rsidRPr="0017183A">
              <w:t>Distributed Energy Resources</w:t>
            </w:r>
            <w:r>
              <w:t xml:space="preserve"> (DER)</w:t>
            </w:r>
            <w:r w:rsidRPr="0017183A">
              <w:t xml:space="preserve"> and </w:t>
            </w:r>
            <w:r>
              <w:t>m</w:t>
            </w:r>
            <w:r w:rsidRPr="0017183A">
              <w:t>icro-</w:t>
            </w:r>
            <w:r>
              <w:t>g</w:t>
            </w:r>
            <w:r w:rsidRPr="0017183A">
              <w:t>rids</w:t>
            </w:r>
            <w:r>
              <w:t xml:space="preserve"> (A.4.9)</w:t>
            </w:r>
          </w:p>
        </w:tc>
      </w:tr>
      <w:tr w:rsidR="009D7C12" w14:paraId="17945324"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27B91FDC" w14:textId="77777777" w:rsidR="009D7C12" w:rsidRPr="0017183A" w:rsidRDefault="009D7C12" w:rsidP="00176FE2">
            <w:pPr>
              <w:pStyle w:val="TAL"/>
            </w:pPr>
            <w:r w:rsidRPr="0017183A">
              <w:lastRenderedPageBreak/>
              <w:t>99</w:t>
            </w:r>
            <w:r>
              <w:t>.</w:t>
            </w:r>
            <w:r w:rsidRPr="0017183A">
              <w:t>999</w:t>
            </w:r>
            <w:r>
              <w:t xml:space="preserve"> </w:t>
            </w:r>
            <w:r w:rsidRPr="0017183A">
              <w:t>9 %</w:t>
            </w:r>
          </w:p>
          <w:p w14:paraId="040814FD" w14:textId="77777777" w:rsidR="009D7C12" w:rsidRPr="0017183A" w:rsidRDefault="009D7C12" w:rsidP="00176FE2">
            <w:pPr>
              <w:pStyle w:val="TAL"/>
            </w:pPr>
          </w:p>
        </w:tc>
        <w:tc>
          <w:tcPr>
            <w:tcW w:w="1321" w:type="dxa"/>
            <w:tcBorders>
              <w:top w:val="single" w:sz="4" w:space="0" w:color="auto"/>
              <w:left w:val="nil"/>
              <w:bottom w:val="single" w:sz="4" w:space="0" w:color="auto"/>
              <w:right w:val="single" w:sz="4" w:space="0" w:color="auto"/>
            </w:tcBorders>
          </w:tcPr>
          <w:p w14:paraId="4519EE20"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0ED10EA8" w14:textId="77777777" w:rsidR="009D7C12" w:rsidRPr="0017183A" w:rsidRDefault="009D7C12" w:rsidP="00176FE2">
            <w:pPr>
              <w:pStyle w:val="TAL"/>
            </w:pPr>
            <w:r w:rsidRPr="0017183A">
              <w:t>100 ms</w:t>
            </w:r>
          </w:p>
          <w:p w14:paraId="052BEC05" w14:textId="77777777" w:rsidR="009D7C12" w:rsidRPr="0017183A" w:rsidRDefault="009D7C12" w:rsidP="00176FE2">
            <w:pPr>
              <w:pStyle w:val="TAL"/>
            </w:pPr>
            <w:r>
              <w:t>(note 12a and note 5</w:t>
            </w:r>
            <w:r w:rsidRPr="0017183A">
              <w:t>)</w:t>
            </w:r>
          </w:p>
        </w:tc>
        <w:tc>
          <w:tcPr>
            <w:tcW w:w="1700" w:type="dxa"/>
            <w:tcBorders>
              <w:top w:val="single" w:sz="4" w:space="0" w:color="auto"/>
              <w:left w:val="nil"/>
              <w:bottom w:val="single" w:sz="4" w:space="0" w:color="auto"/>
              <w:right w:val="single" w:sz="4" w:space="0" w:color="auto"/>
            </w:tcBorders>
          </w:tcPr>
          <w:p w14:paraId="010A3D02" w14:textId="77777777" w:rsidR="009D7C12" w:rsidRPr="0017183A" w:rsidRDefault="009D7C12" w:rsidP="00176FE2">
            <w:pPr>
              <w:pStyle w:val="TAL"/>
            </w:pPr>
            <w:r w:rsidRPr="0017183A">
              <w:t>&lt; 1 kbit/s per DER</w:t>
            </w:r>
          </w:p>
        </w:tc>
        <w:tc>
          <w:tcPr>
            <w:tcW w:w="1127" w:type="dxa"/>
            <w:tcBorders>
              <w:top w:val="single" w:sz="4" w:space="0" w:color="auto"/>
              <w:left w:val="nil"/>
              <w:bottom w:val="single" w:sz="4" w:space="0" w:color="auto"/>
              <w:right w:val="single" w:sz="4" w:space="0" w:color="auto"/>
            </w:tcBorders>
          </w:tcPr>
          <w:p w14:paraId="00D32A41" w14:textId="77777777" w:rsidR="009D7C12" w:rsidRPr="0017183A"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4008BFC1"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2AB120AC"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683F31A3"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5B601B2C"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10FF427A"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2BA5ED7B" w14:textId="77777777" w:rsidR="009D7C12" w:rsidRDefault="009D7C12" w:rsidP="00176FE2">
            <w:pPr>
              <w:pStyle w:val="TAL"/>
            </w:pPr>
            <w:r>
              <w:t>E</w:t>
            </w:r>
            <w:r w:rsidRPr="0017183A">
              <w:t xml:space="preserve">nsuring uninterrupted </w:t>
            </w:r>
            <w:r>
              <w:t xml:space="preserve">communication </w:t>
            </w:r>
            <w:r w:rsidRPr="0017183A">
              <w:t>service availability during emergencies</w:t>
            </w:r>
            <w:r>
              <w:t xml:space="preserve"> (A.4.10)</w:t>
            </w:r>
          </w:p>
        </w:tc>
      </w:tr>
    </w:tbl>
    <w:p w14:paraId="30463C2F" w14:textId="77777777" w:rsidR="009D7C12" w:rsidRDefault="009D7C12"/>
    <w:tbl>
      <w:tblPr>
        <w:tblW w:w="15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0"/>
      </w:tblGrid>
      <w:tr w:rsidR="0000391F" w:rsidRPr="00457CAE" w14:paraId="23B02758" w14:textId="77777777" w:rsidTr="009D7C12">
        <w:trPr>
          <w:cantSplit/>
        </w:trPr>
        <w:tc>
          <w:tcPr>
            <w:tcW w:w="15250" w:type="dxa"/>
          </w:tcPr>
          <w:p w14:paraId="117FA215" w14:textId="77777777" w:rsidR="0000391F" w:rsidRPr="00457CAE" w:rsidRDefault="0000391F" w:rsidP="008D5589">
            <w:pPr>
              <w:pStyle w:val="TAN"/>
            </w:pPr>
            <w:r w:rsidRPr="00457CAE">
              <w:lastRenderedPageBreak/>
              <w:t>NOTE 1:</w:t>
            </w:r>
            <w:r w:rsidRPr="00457CAE">
              <w:tab/>
              <w:t>One or more retransmissions of network layer packets may take place in order to satisfy the communication service availability requirement.</w:t>
            </w:r>
          </w:p>
          <w:p w14:paraId="6879AC49" w14:textId="77777777" w:rsidR="0000391F" w:rsidRPr="00457CAE" w:rsidRDefault="0000391F" w:rsidP="008D5589">
            <w:pPr>
              <w:pStyle w:val="TAN"/>
            </w:pPr>
            <w:r w:rsidRPr="00457CAE">
              <w:t>NOTE 2:</w:t>
            </w:r>
            <w:r w:rsidRPr="00457CAE">
              <w:tab/>
              <w:t>Unless otherwise specified, all communication includes 1 wireless link (UE to network node or network node to UE) rather than two wireless links (UE to UE).</w:t>
            </w:r>
          </w:p>
          <w:p w14:paraId="1ED35040" w14:textId="77777777" w:rsidR="0000391F" w:rsidRPr="00457CAE" w:rsidRDefault="0000391F" w:rsidP="008D5589">
            <w:pPr>
              <w:pStyle w:val="TAN"/>
            </w:pPr>
            <w:r w:rsidRPr="00457CAE">
              <w:t>NOTE 3:</w:t>
            </w:r>
            <w:r w:rsidRPr="00457CAE">
              <w:tab/>
              <w:t>Length x width (x height).</w:t>
            </w:r>
          </w:p>
          <w:p w14:paraId="2BBA7806" w14:textId="77777777" w:rsidR="0000391F" w:rsidRPr="00457CAE" w:rsidRDefault="0000391F" w:rsidP="008D5589">
            <w:pPr>
              <w:pStyle w:val="TAN"/>
            </w:pPr>
            <w:r w:rsidRPr="00457CAE">
              <w:t>NOTE 4:</w:t>
            </w:r>
            <w:r w:rsidRPr="00457CAE">
              <w:tab/>
            </w:r>
            <w:r w:rsidR="00AC4D96" w:rsidRPr="00457CAE">
              <w:t>(void)</w:t>
            </w:r>
          </w:p>
          <w:p w14:paraId="2B9B50AD" w14:textId="77777777" w:rsidR="0000391F" w:rsidRPr="00457CAE" w:rsidRDefault="0000391F" w:rsidP="008D5589">
            <w:pPr>
              <w:pStyle w:val="TAN"/>
            </w:pPr>
            <w:r w:rsidRPr="00457CAE">
              <w:t>NOTE 5:</w:t>
            </w:r>
            <w:r w:rsidRPr="00457CAE">
              <w:tab/>
              <w:t>Communication includes two wireless links (UE to UE).</w:t>
            </w:r>
          </w:p>
          <w:p w14:paraId="0072D62B" w14:textId="77777777" w:rsidR="0000391F" w:rsidRPr="00457CAE" w:rsidRDefault="0000391F" w:rsidP="008D5589">
            <w:pPr>
              <w:pStyle w:val="TAN"/>
            </w:pPr>
            <w:r w:rsidRPr="00457CAE">
              <w:t>NOTE 6:</w:t>
            </w:r>
            <w:r w:rsidRPr="00457CAE">
              <w:tab/>
              <w:t>This covers different transfer intervals for different similar use cases with target values of 1 ms, 1 ms to 10 ms, and 10 ms to 50 ms.</w:t>
            </w:r>
          </w:p>
          <w:p w14:paraId="508ED084" w14:textId="77777777" w:rsidR="0000391F" w:rsidRPr="00457CAE" w:rsidRDefault="0000391F" w:rsidP="008D5589">
            <w:pPr>
              <w:pStyle w:val="TAN"/>
            </w:pPr>
            <w:r w:rsidRPr="00457CAE">
              <w:t>NOTE 7:</w:t>
            </w:r>
            <w:r w:rsidRPr="00457CAE">
              <w:tab/>
              <w:t>The transfer interval deviates around its target value by &lt; ±25 %.</w:t>
            </w:r>
          </w:p>
          <w:p w14:paraId="11E227D5" w14:textId="77777777" w:rsidR="0000391F" w:rsidRPr="00457CAE" w:rsidRDefault="0000391F" w:rsidP="008D5589">
            <w:pPr>
              <w:pStyle w:val="TAN"/>
            </w:pPr>
            <w:r w:rsidRPr="00457CAE">
              <w:t>NOTE 8:</w:t>
            </w:r>
            <w:r w:rsidRPr="00457CAE">
              <w:tab/>
              <w:t>The transfer interval deviates around its target value by &lt; ±5 %.</w:t>
            </w:r>
          </w:p>
          <w:p w14:paraId="2C1EC715" w14:textId="77777777" w:rsidR="003721D7" w:rsidRPr="00457CAE" w:rsidRDefault="0000391F" w:rsidP="003721D7">
            <w:pPr>
              <w:pStyle w:val="TAN"/>
            </w:pPr>
            <w:r w:rsidRPr="00457CAE">
              <w:t>NOTE 9:</w:t>
            </w:r>
            <w:r w:rsidRPr="00457CAE">
              <w:tab/>
              <w:t>Communication may include two wireless links (UE to UE)</w:t>
            </w:r>
            <w:r w:rsidR="003721D7" w:rsidRPr="00457CAE">
              <w:t>.</w:t>
            </w:r>
          </w:p>
          <w:p w14:paraId="33C84D04" w14:textId="77777777" w:rsidR="003721D7" w:rsidRPr="00457CAE" w:rsidRDefault="003721D7" w:rsidP="003721D7">
            <w:pPr>
              <w:pStyle w:val="TAN"/>
              <w:rPr>
                <w:rFonts w:eastAsia="DengXian"/>
              </w:rPr>
            </w:pPr>
            <w:r w:rsidRPr="00457CAE">
              <w:rPr>
                <w:rFonts w:eastAsia="DengXian"/>
              </w:rPr>
              <w:t>NOTE 10:</w:t>
            </w:r>
            <w:r w:rsidRPr="00457CAE">
              <w:rPr>
                <w:rFonts w:eastAsia="DengXian"/>
              </w:rPr>
              <w:tab/>
              <w:t>The first value is the application requirement, the other values are the requirement with multiple transmission of the same information (two or t</w:t>
            </w:r>
            <w:r w:rsidR="00FF0AB9">
              <w:rPr>
                <w:rFonts w:eastAsia="DengXian"/>
              </w:rPr>
              <w:t>h</w:t>
            </w:r>
            <w:r w:rsidRPr="00457CAE">
              <w:rPr>
                <w:rFonts w:eastAsia="DengXian"/>
              </w:rPr>
              <w:t>ree times</w:t>
            </w:r>
            <w:r w:rsidR="00432C47">
              <w:rPr>
                <w:rFonts w:eastAsia="DengXian"/>
              </w:rPr>
              <w:t>,</w:t>
            </w:r>
            <w:r w:rsidRPr="00457CAE">
              <w:rPr>
                <w:rFonts w:eastAsia="DengXian"/>
              </w:rPr>
              <w:t xml:space="preserve"> respectively).</w:t>
            </w:r>
          </w:p>
          <w:p w14:paraId="263F6ADF" w14:textId="77777777" w:rsidR="00B62223" w:rsidRDefault="003721D7" w:rsidP="00B62223">
            <w:pPr>
              <w:pStyle w:val="TAN"/>
              <w:rPr>
                <w:rFonts w:eastAsia="DengXian"/>
              </w:rPr>
            </w:pPr>
            <w:r w:rsidRPr="00457CAE">
              <w:rPr>
                <w:rFonts w:eastAsia="DengXian"/>
              </w:rPr>
              <w:t>NOTE 11:</w:t>
            </w:r>
            <w:r w:rsidRPr="00457CAE">
              <w:rPr>
                <w:rFonts w:eastAsia="DengXian"/>
              </w:rPr>
              <w:tab/>
              <w:t>Service Area for direct communication between UEs. The group of UEs with direct communication might move throughout the whole factory site (up to several km²).</w:t>
            </w:r>
            <w:r w:rsidR="00B62223">
              <w:rPr>
                <w:rFonts w:eastAsia="DengXian"/>
              </w:rPr>
              <w:t xml:space="preserve"> </w:t>
            </w:r>
          </w:p>
          <w:p w14:paraId="69F3AD5F" w14:textId="77777777" w:rsidR="002B5665" w:rsidRDefault="00B62223" w:rsidP="002B5665">
            <w:pPr>
              <w:pStyle w:val="TAN"/>
            </w:pPr>
            <w:r>
              <w:t>NOTE 12:</w:t>
            </w:r>
            <w:r>
              <w:tab/>
              <w:t>Maximum straight-line distance between UEs.</w:t>
            </w:r>
            <w:r w:rsidR="002B5665">
              <w:t xml:space="preserve"> </w:t>
            </w:r>
          </w:p>
          <w:p w14:paraId="444F16D7" w14:textId="77777777" w:rsidR="002B5665" w:rsidRDefault="002B5665" w:rsidP="002B5665">
            <w:pPr>
              <w:pStyle w:val="TAN"/>
            </w:pPr>
            <w:r>
              <w:t>NOTE 12a:</w:t>
            </w:r>
            <w:r>
              <w:tab/>
              <w:t>It applies to both UL and DL unless stated otherwise.</w:t>
            </w:r>
          </w:p>
          <w:p w14:paraId="292BFD37" w14:textId="77777777" w:rsidR="00DA478D" w:rsidRDefault="002B5665" w:rsidP="00DA478D">
            <w:pPr>
              <w:pStyle w:val="TAN"/>
            </w:pPr>
            <w:r>
              <w:t>NOTE 13:</w:t>
            </w:r>
            <w:r>
              <w:tab/>
              <w:t>It applies to both linear movement and rotation unless stated otherwise.</w:t>
            </w:r>
            <w:r w:rsidR="00DA478D">
              <w:t xml:space="preserve"> </w:t>
            </w:r>
          </w:p>
          <w:p w14:paraId="179DE8EC" w14:textId="77777777" w:rsidR="0000391F" w:rsidRDefault="00DA478D" w:rsidP="00DA478D">
            <w:pPr>
              <w:pStyle w:val="TAN"/>
            </w:pPr>
            <w:r>
              <w:t>NOTE 14:</w:t>
            </w:r>
            <w:r>
              <w:tab/>
              <w:t>The mobile operation panel is connected wirelessly to the 5G system. If the mobile robot/production line is also connected wirelessly to the 5G system, the communication includes two wireless links.</w:t>
            </w:r>
          </w:p>
          <w:p w14:paraId="1FFD5338" w14:textId="77777777" w:rsidR="00E26CF1" w:rsidRPr="006A0F89" w:rsidRDefault="00E26CF1" w:rsidP="00E26CF1">
            <w:pPr>
              <w:pStyle w:val="TAN"/>
            </w:pPr>
            <w:r>
              <w:t>NOTE 15:</w:t>
            </w:r>
            <w:r>
              <w:tab/>
              <w:t>Service bit rate for</w:t>
            </w:r>
            <w:r w:rsidRPr="006A0F89">
              <w:t xml:space="preserve"> one </w:t>
            </w:r>
            <w:r>
              <w:t>e</w:t>
            </w:r>
            <w:r w:rsidRPr="006A0F89">
              <w:t>nergy storage station.</w:t>
            </w:r>
          </w:p>
          <w:p w14:paraId="546E48A2" w14:textId="77777777" w:rsidR="00E26CF1" w:rsidRPr="006A0F89" w:rsidRDefault="00E26CF1" w:rsidP="00E26CF1">
            <w:pPr>
              <w:pStyle w:val="TAN"/>
            </w:pPr>
            <w:r>
              <w:t>NOTE 16:</w:t>
            </w:r>
            <w:r>
              <w:tab/>
              <w:t>Activity s</w:t>
            </w:r>
            <w:r w:rsidRPr="006A0F89">
              <w:t>torage node</w:t>
            </w:r>
            <w:r>
              <w:t>s</w:t>
            </w:r>
            <w:r w:rsidRPr="006A0F89">
              <w:t>/km</w:t>
            </w:r>
            <w:r w:rsidRPr="006A1B20">
              <w:rPr>
                <w:vertAlign w:val="superscript"/>
              </w:rPr>
              <w:t>2</w:t>
            </w:r>
            <w:r>
              <w:t xml:space="preserve">. This value is </w:t>
            </w:r>
            <w:r w:rsidRPr="006A0F89">
              <w:t xml:space="preserve">used </w:t>
            </w:r>
            <w:r>
              <w:t>for deducing the</w:t>
            </w:r>
            <w:r w:rsidRPr="006A0F89">
              <w:t xml:space="preserve"> data volume in an area </w:t>
            </w:r>
            <w:r>
              <w:t>that features</w:t>
            </w:r>
            <w:r w:rsidRPr="006A0F89">
              <w:t xml:space="preserve"> multiple energy storage stations. The data volume can be </w:t>
            </w:r>
            <w:r>
              <w:t xml:space="preserve">calculated with the </w:t>
            </w:r>
            <w:r w:rsidRPr="006A0F89">
              <w:t>follow</w:t>
            </w:r>
            <w:r>
              <w:t>ing</w:t>
            </w:r>
            <w:r w:rsidRPr="006A0F89">
              <w:t xml:space="preserve"> formula </w:t>
            </w:r>
            <w:r>
              <w:t xml:space="preserve">(current service bit </w:t>
            </w:r>
            <w:r w:rsidRPr="006A0F89">
              <w:t>rate per storage station</w:t>
            </w:r>
            <w:r>
              <w:t>) x</w:t>
            </w:r>
            <w:r w:rsidRPr="006A0F89">
              <w:t xml:space="preserve"> (</w:t>
            </w:r>
            <w:r>
              <w:t>activity s</w:t>
            </w:r>
            <w:r w:rsidRPr="006A0F89">
              <w:t>torage node</w:t>
            </w:r>
            <w:r>
              <w:t>s</w:t>
            </w:r>
            <w:r w:rsidRPr="006A0F89">
              <w:t>/km</w:t>
            </w:r>
            <w:r w:rsidRPr="00DA4EB1">
              <w:rPr>
                <w:vertAlign w:val="superscript"/>
              </w:rPr>
              <w:t>2</w:t>
            </w:r>
            <w:r w:rsidRPr="006A0F89">
              <w:t xml:space="preserve">) + </w:t>
            </w:r>
            <w:r>
              <w:t>(</w:t>
            </w:r>
            <w:r w:rsidRPr="006A0F89">
              <w:t xml:space="preserve">video </w:t>
            </w:r>
            <w:r>
              <w:t>service bit</w:t>
            </w:r>
            <w:r w:rsidRPr="006A0F89">
              <w:t xml:space="preserve"> rate per storage station</w:t>
            </w:r>
            <w:r>
              <w:t>)</w:t>
            </w:r>
            <w:r w:rsidRPr="006A0F89">
              <w:t xml:space="preserve"> </w:t>
            </w:r>
            <w:r>
              <w:t>x</w:t>
            </w:r>
            <w:r w:rsidRPr="006A0F89">
              <w:t xml:space="preserve"> (</w:t>
            </w:r>
            <w:r>
              <w:t>activity s</w:t>
            </w:r>
            <w:r w:rsidRPr="006A0F89">
              <w:t>torage node</w:t>
            </w:r>
            <w:r>
              <w:t>s</w:t>
            </w:r>
            <w:r w:rsidRPr="006A0F89">
              <w:t>/km</w:t>
            </w:r>
            <w:r w:rsidRPr="00DA4EB1">
              <w:rPr>
                <w:vertAlign w:val="superscript"/>
              </w:rPr>
              <w:t>2</w:t>
            </w:r>
            <w:r w:rsidRPr="006A0F89">
              <w:t xml:space="preserve">). </w:t>
            </w:r>
          </w:p>
          <w:p w14:paraId="25E55F05" w14:textId="77777777" w:rsidR="00E26CF1" w:rsidRPr="006A0F89" w:rsidRDefault="00E26CF1" w:rsidP="00E26CF1">
            <w:pPr>
              <w:pStyle w:val="TAN"/>
            </w:pPr>
            <w:r>
              <w:t>NOTE 17:</w:t>
            </w:r>
            <w:r>
              <w:tab/>
              <w:t>O</w:t>
            </w:r>
            <w:r w:rsidRPr="006A0F89">
              <w:t>ne</w:t>
            </w:r>
            <w:r>
              <w:t>-</w:t>
            </w:r>
            <w:r w:rsidRPr="006A0F89">
              <w:t xml:space="preserve">way </w:t>
            </w:r>
            <w:r>
              <w:t>delay</w:t>
            </w:r>
            <w:r w:rsidRPr="006A0F89">
              <w:t xml:space="preserve"> from 5G IoT device to backend system</w:t>
            </w:r>
            <w:r>
              <w:t>. T</w:t>
            </w:r>
            <w:r w:rsidRPr="006A0F89">
              <w:t>he distance between the</w:t>
            </w:r>
            <w:r>
              <w:t xml:space="preserve"> two </w:t>
            </w:r>
            <w:r w:rsidRPr="006A0F89">
              <w:t xml:space="preserve">is </w:t>
            </w:r>
            <w:r>
              <w:t>below</w:t>
            </w:r>
            <w:r w:rsidRPr="006A0F89">
              <w:t xml:space="preserve"> 40 km </w:t>
            </w:r>
            <w:r>
              <w:t>(</w:t>
            </w:r>
            <w:r w:rsidRPr="006A0F89">
              <w:t>city range</w:t>
            </w:r>
            <w:r>
              <w:t>)</w:t>
            </w:r>
            <w:r w:rsidRPr="006A0F89">
              <w:t>.</w:t>
            </w:r>
          </w:p>
          <w:p w14:paraId="6B7B196E" w14:textId="77777777" w:rsidR="00E26CF1" w:rsidRPr="006A0F89" w:rsidRDefault="00E26CF1" w:rsidP="00E26CF1">
            <w:pPr>
              <w:pStyle w:val="TAN"/>
            </w:pPr>
            <w:r>
              <w:t>NOTE 18:</w:t>
            </w:r>
            <w:r>
              <w:tab/>
              <w:t>T</w:t>
            </w:r>
            <w:r w:rsidRPr="006A0F89">
              <w:t>ypical connection density in today</w:t>
            </w:r>
            <w:r>
              <w:t>’s</w:t>
            </w:r>
            <w:r w:rsidRPr="006A0F89">
              <w:t xml:space="preserve"> city environment. With the evolution from </w:t>
            </w:r>
            <w:r>
              <w:t xml:space="preserve">centralised meters </w:t>
            </w:r>
            <w:r w:rsidRPr="006A0F89">
              <w:t>to socket</w:t>
            </w:r>
            <w:r>
              <w:t xml:space="preserve"> meters</w:t>
            </w:r>
            <w:r w:rsidRPr="006A0F89">
              <w:t xml:space="preserve"> in </w:t>
            </w:r>
            <w:r>
              <w:t xml:space="preserve">the </w:t>
            </w:r>
            <w:r w:rsidRPr="006A0F89">
              <w:t>home, the connection density is expected to increase 5</w:t>
            </w:r>
            <w:r>
              <w:t xml:space="preserve"> to </w:t>
            </w:r>
            <w:r w:rsidRPr="006A0F89">
              <w:t xml:space="preserve">10 times. </w:t>
            </w:r>
          </w:p>
          <w:p w14:paraId="6C8B9043" w14:textId="77777777" w:rsidR="00E26CF1" w:rsidRPr="006A0F89" w:rsidRDefault="00E26CF1" w:rsidP="00E26CF1">
            <w:pPr>
              <w:pStyle w:val="TAN"/>
            </w:pPr>
            <w:r>
              <w:t>NOTE 19:</w:t>
            </w:r>
            <w:r>
              <w:tab/>
            </w:r>
            <w:r w:rsidRPr="006A0F89">
              <w:t xml:space="preserve">When the distributed terminals are deployed along </w:t>
            </w:r>
            <w:r>
              <w:t xml:space="preserve">an </w:t>
            </w:r>
            <w:r w:rsidRPr="006A0F89">
              <w:t xml:space="preserve">overhead line, </w:t>
            </w:r>
            <w:r>
              <w:t>there</w:t>
            </w:r>
            <w:r w:rsidRPr="00522853">
              <w:t xml:space="preserve"> are</w:t>
            </w:r>
            <w:r>
              <w:t xml:space="preserve"> </w:t>
            </w:r>
            <w:r w:rsidRPr="006A0F89">
              <w:t xml:space="preserve">about 54 terminals </w:t>
            </w:r>
            <w:r>
              <w:t>per</w:t>
            </w:r>
            <w:r w:rsidRPr="006A0F89">
              <w:t xml:space="preserve"> square kilometre. </w:t>
            </w:r>
          </w:p>
          <w:p w14:paraId="412A4B8F" w14:textId="77777777" w:rsidR="00E26CF1" w:rsidRPr="006A0F89" w:rsidRDefault="00E26CF1" w:rsidP="00E26CF1">
            <w:pPr>
              <w:pStyle w:val="TAN"/>
            </w:pPr>
            <w:r>
              <w:t xml:space="preserve">NOTE 20: </w:t>
            </w:r>
            <w:r w:rsidRPr="006A0F89">
              <w:t xml:space="preserve">When the distributed terminals are deployed in power distribution cabinets, there are about 78 terminals </w:t>
            </w:r>
            <w:r>
              <w:t>per</w:t>
            </w:r>
            <w:r w:rsidRPr="006A0F89">
              <w:t xml:space="preserve"> </w:t>
            </w:r>
            <w:r>
              <w:t>square kilometre.</w:t>
            </w:r>
          </w:p>
          <w:p w14:paraId="0EA1721D" w14:textId="77777777" w:rsidR="00E26CF1" w:rsidRPr="006A0F89" w:rsidRDefault="00E26CF1" w:rsidP="00E26CF1">
            <w:pPr>
              <w:pStyle w:val="TAN"/>
            </w:pPr>
            <w:r>
              <w:t>NOTE 21</w:t>
            </w:r>
            <w:r w:rsidRPr="006A0F89">
              <w:t>:</w:t>
            </w:r>
            <w:r>
              <w:t xml:space="preserve"> Service bit rate of the</w:t>
            </w:r>
            <w:r w:rsidRPr="006A0F89">
              <w:t xml:space="preserve"> smart metering application between the </w:t>
            </w:r>
            <w:r>
              <w:t>s</w:t>
            </w:r>
            <w:r w:rsidRPr="006A0F89">
              <w:t xml:space="preserve">mart </w:t>
            </w:r>
            <w:r>
              <w:t>d</w:t>
            </w:r>
            <w:r w:rsidRPr="006A0F89">
              <w:t xml:space="preserve">istribution </w:t>
            </w:r>
            <w:r>
              <w:t>t</w:t>
            </w:r>
            <w:r w:rsidRPr="006A0F89">
              <w:t xml:space="preserve">ransformer </w:t>
            </w:r>
            <w:r>
              <w:t>t</w:t>
            </w:r>
            <w:r w:rsidRPr="006A0F89">
              <w:t>erminal and</w:t>
            </w:r>
            <w:r>
              <w:t xml:space="preserve"> the</w:t>
            </w:r>
            <w:r w:rsidRPr="006A0F89">
              <w:t xml:space="preserve"> energy end equipment. Once there are multiple smart grid applications, </w:t>
            </w:r>
            <w:r>
              <w:t>the required service bit</w:t>
            </w:r>
            <w:r w:rsidRPr="006A0F89">
              <w:t xml:space="preserve"> rate</w:t>
            </w:r>
            <w:r>
              <w:t xml:space="preserve"> will be higher</w:t>
            </w:r>
            <w:r w:rsidRPr="006A0F89">
              <w:t>.</w:t>
            </w:r>
          </w:p>
          <w:p w14:paraId="62A368BF" w14:textId="77777777" w:rsidR="00E26CF1" w:rsidRPr="006A0F89" w:rsidRDefault="00E26CF1" w:rsidP="00E26CF1">
            <w:pPr>
              <w:pStyle w:val="TAN"/>
            </w:pPr>
            <w:r>
              <w:t>NOTE 22</w:t>
            </w:r>
            <w:r w:rsidRPr="006A0F89">
              <w:t>:</w:t>
            </w:r>
            <w:r>
              <w:tab/>
              <w:t>The end-to-end latency</w:t>
            </w:r>
            <w:r w:rsidRPr="006A0F89">
              <w:t xml:space="preserve"> depends on </w:t>
            </w:r>
            <w:r>
              <w:t xml:space="preserve">the </w:t>
            </w:r>
            <w:r w:rsidRPr="006A0F89">
              <w:t xml:space="preserve">applications supported by the </w:t>
            </w:r>
            <w:r>
              <w:t>s</w:t>
            </w:r>
            <w:r w:rsidRPr="006A0F89">
              <w:t xml:space="preserve">mart </w:t>
            </w:r>
            <w:r>
              <w:t>d</w:t>
            </w:r>
            <w:r w:rsidRPr="006A0F89">
              <w:t xml:space="preserve">istribution </w:t>
            </w:r>
            <w:r>
              <w:t>t</w:t>
            </w:r>
            <w:r w:rsidRPr="006A0F89">
              <w:t xml:space="preserve">ransformer </w:t>
            </w:r>
            <w:r>
              <w:t>t</w:t>
            </w:r>
            <w:r w:rsidRPr="006A0F89">
              <w:t>erminal. The l</w:t>
            </w:r>
            <w:r>
              <w:t>ower the end-to-end</w:t>
            </w:r>
            <w:r w:rsidRPr="006A0F89">
              <w:t xml:space="preserve"> latency, the more applications can be supported.</w:t>
            </w:r>
          </w:p>
          <w:p w14:paraId="31F659A7" w14:textId="77777777" w:rsidR="00E26CF1" w:rsidRPr="006A0F89" w:rsidRDefault="00E26CF1" w:rsidP="00E26CF1">
            <w:pPr>
              <w:pStyle w:val="TAN"/>
            </w:pPr>
            <w:r>
              <w:t>NOTE 23</w:t>
            </w:r>
            <w:r w:rsidRPr="006A0F89">
              <w:t>:</w:t>
            </w:r>
            <w:r>
              <w:tab/>
            </w:r>
            <w:r w:rsidRPr="006A0F89">
              <w:t xml:space="preserve">The </w:t>
            </w:r>
            <w:r>
              <w:t>service</w:t>
            </w:r>
            <w:r w:rsidRPr="006A0F89">
              <w:t xml:space="preserve"> area is circular with</w:t>
            </w:r>
            <w:r>
              <w:t xml:space="preserve"> a</w:t>
            </w:r>
            <w:r w:rsidRPr="006A0F89">
              <w:t xml:space="preserve"> </w:t>
            </w:r>
            <w:r>
              <w:t>radius</w:t>
            </w:r>
            <w:r w:rsidRPr="006A0F89">
              <w:t xml:space="preserve"> between 100 m and 500 m (0.031 km</w:t>
            </w:r>
            <w:r w:rsidRPr="00C03482">
              <w:rPr>
                <w:vertAlign w:val="superscript"/>
              </w:rPr>
              <w:t>2</w:t>
            </w:r>
            <w:r w:rsidRPr="006A0F89">
              <w:t xml:space="preserve"> to 0.7</w:t>
            </w:r>
            <w:r>
              <w:t>9</w:t>
            </w:r>
            <w:r w:rsidRPr="006A0F89">
              <w:t xml:space="preserve"> km</w:t>
            </w:r>
            <w:r w:rsidRPr="00C03482">
              <w:rPr>
                <w:vertAlign w:val="superscript"/>
              </w:rPr>
              <w:t>2</w:t>
            </w:r>
            <w:r w:rsidRPr="006A0F89">
              <w:t>).</w:t>
            </w:r>
          </w:p>
          <w:p w14:paraId="52DA3595" w14:textId="77777777" w:rsidR="00E26CF1" w:rsidRDefault="00E26CF1" w:rsidP="00E26CF1">
            <w:pPr>
              <w:pStyle w:val="TAN"/>
            </w:pPr>
            <w:r>
              <w:t>NOTE 24:</w:t>
            </w:r>
            <w:r>
              <w:tab/>
              <w:t>During the normal working phase of the feeder system, the heartbeat packet is transmitted periodically with a 1 s transfer interval. When a fault occurs, the heartbeat is sent with a 2 ms transfer interval.</w:t>
            </w:r>
          </w:p>
          <w:p w14:paraId="18466DC6" w14:textId="77777777" w:rsidR="00E26CF1" w:rsidRDefault="00E26CF1" w:rsidP="00E26CF1">
            <w:pPr>
              <w:pStyle w:val="TAN"/>
            </w:pPr>
            <w:r>
              <w:t>NOTE 25: T</w:t>
            </w:r>
            <w:r>
              <w:rPr>
                <w:rFonts w:eastAsia="Calibri"/>
              </w:rPr>
              <w:t>he maximum allowed delay between two protection relays would be between 5 ms and 10 ms, depending on the voltage (see IEC 61850-90-1 for more details [aa]). For some legacy systems, the end-to-end latency is usually set to 15 ms.</w:t>
            </w:r>
          </w:p>
          <w:p w14:paraId="60EDF3D5" w14:textId="77777777" w:rsidR="00E26CF1" w:rsidRPr="00457CAE" w:rsidRDefault="00E26CF1" w:rsidP="00E26CF1">
            <w:pPr>
              <w:pStyle w:val="TAN"/>
            </w:pPr>
            <w:r>
              <w:t xml:space="preserve">NOTE 26: </w:t>
            </w:r>
            <w:r>
              <w:rPr>
                <w:rFonts w:eastAsia="Calibri"/>
              </w:rPr>
              <w:t>For a sampling rate of 600 Hz, the transfer interval is 1.7 ms. For 1200 Hz, the transfer interval is 0.83 ms.</w:t>
            </w:r>
          </w:p>
        </w:tc>
      </w:tr>
      <w:tr w:rsidR="000B2793" w:rsidRPr="00457CAE" w14:paraId="796D3942" w14:textId="77777777" w:rsidTr="009D7C12">
        <w:trPr>
          <w:cantSplit/>
        </w:trPr>
        <w:tc>
          <w:tcPr>
            <w:tcW w:w="15250" w:type="dxa"/>
          </w:tcPr>
          <w:p w14:paraId="37E22333" w14:textId="77777777" w:rsidR="000B2793" w:rsidRPr="00457CAE" w:rsidRDefault="000B2793" w:rsidP="008D5589">
            <w:pPr>
              <w:pStyle w:val="TAN"/>
            </w:pPr>
          </w:p>
        </w:tc>
      </w:tr>
    </w:tbl>
    <w:p w14:paraId="6E3AA218" w14:textId="77777777" w:rsidR="004D172F" w:rsidRPr="00457CAE" w:rsidRDefault="004D172F" w:rsidP="004D172F">
      <w:pPr>
        <w:rPr>
          <w:noProof/>
        </w:rPr>
      </w:pPr>
    </w:p>
    <w:p w14:paraId="5A695C24" w14:textId="77777777" w:rsidR="004D172F" w:rsidRPr="00457CAE" w:rsidRDefault="004D172F" w:rsidP="004D172F">
      <w:pPr>
        <w:pStyle w:val="TH"/>
      </w:pPr>
      <w:r w:rsidRPr="00457CAE">
        <w:lastRenderedPageBreak/>
        <w:t>Table 5.2-2: Communication service performance requirements for industrial wireless sensors</w:t>
      </w:r>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843"/>
        <w:gridCol w:w="1275"/>
        <w:gridCol w:w="993"/>
        <w:gridCol w:w="1276"/>
        <w:gridCol w:w="993"/>
        <w:gridCol w:w="992"/>
        <w:gridCol w:w="1134"/>
        <w:gridCol w:w="1134"/>
        <w:gridCol w:w="1134"/>
        <w:gridCol w:w="992"/>
        <w:gridCol w:w="1985"/>
      </w:tblGrid>
      <w:tr w:rsidR="004D172F" w:rsidRPr="00457CAE" w14:paraId="7574A565" w14:textId="77777777" w:rsidTr="00D643B4">
        <w:trPr>
          <w:cantSplit/>
          <w:tblHeader/>
        </w:trPr>
        <w:tc>
          <w:tcPr>
            <w:tcW w:w="7797" w:type="dxa"/>
            <w:gridSpan w:val="6"/>
            <w:tcBorders>
              <w:top w:val="single" w:sz="4" w:space="0" w:color="auto"/>
              <w:left w:val="single" w:sz="4" w:space="0" w:color="auto"/>
              <w:bottom w:val="single" w:sz="4" w:space="0" w:color="auto"/>
              <w:right w:val="single" w:sz="4" w:space="0" w:color="auto"/>
            </w:tcBorders>
          </w:tcPr>
          <w:p w14:paraId="1700C0CD" w14:textId="77777777" w:rsidR="004D172F" w:rsidRPr="00457CAE" w:rsidRDefault="004D172F" w:rsidP="00D643B4">
            <w:pPr>
              <w:pStyle w:val="TAH"/>
            </w:pPr>
            <w:r w:rsidRPr="00457CAE">
              <w:t>Characteristic parameter</w:t>
            </w:r>
          </w:p>
        </w:tc>
        <w:tc>
          <w:tcPr>
            <w:tcW w:w="5386" w:type="dxa"/>
            <w:gridSpan w:val="5"/>
            <w:tcBorders>
              <w:top w:val="single" w:sz="4" w:space="0" w:color="auto"/>
              <w:left w:val="single" w:sz="4" w:space="0" w:color="auto"/>
              <w:bottom w:val="single" w:sz="4" w:space="0" w:color="auto"/>
              <w:right w:val="single" w:sz="4" w:space="0" w:color="auto"/>
            </w:tcBorders>
          </w:tcPr>
          <w:p w14:paraId="12F12548" w14:textId="77777777" w:rsidR="004D172F" w:rsidRPr="00457CAE" w:rsidRDefault="004D172F" w:rsidP="00D643B4">
            <w:pPr>
              <w:pStyle w:val="TAH"/>
            </w:pPr>
            <w:r w:rsidRPr="00457CAE">
              <w:t>Influence quantity</w:t>
            </w:r>
          </w:p>
        </w:tc>
        <w:tc>
          <w:tcPr>
            <w:tcW w:w="1985" w:type="dxa"/>
            <w:tcBorders>
              <w:top w:val="single" w:sz="4" w:space="0" w:color="auto"/>
              <w:left w:val="single" w:sz="4" w:space="0" w:color="auto"/>
              <w:bottom w:val="single" w:sz="4" w:space="0" w:color="auto"/>
              <w:right w:val="single" w:sz="4" w:space="0" w:color="auto"/>
            </w:tcBorders>
          </w:tcPr>
          <w:p w14:paraId="48300676" w14:textId="77777777" w:rsidR="004D172F" w:rsidRPr="00457CAE" w:rsidRDefault="004D172F" w:rsidP="00D643B4">
            <w:pPr>
              <w:pStyle w:val="TAH"/>
            </w:pPr>
          </w:p>
        </w:tc>
      </w:tr>
      <w:tr w:rsidR="004D172F" w:rsidRPr="00457CAE" w14:paraId="6787EEC0" w14:textId="77777777" w:rsidTr="00D643B4">
        <w:trPr>
          <w:cantSplit/>
          <w:tblHeader/>
        </w:trPr>
        <w:tc>
          <w:tcPr>
            <w:tcW w:w="1417" w:type="dxa"/>
            <w:tcBorders>
              <w:top w:val="single" w:sz="4" w:space="0" w:color="auto"/>
              <w:left w:val="single" w:sz="4" w:space="0" w:color="auto"/>
              <w:bottom w:val="single" w:sz="4" w:space="0" w:color="auto"/>
              <w:right w:val="single" w:sz="4" w:space="0" w:color="auto"/>
            </w:tcBorders>
            <w:hideMark/>
          </w:tcPr>
          <w:p w14:paraId="16FA0D4E" w14:textId="77777777" w:rsidR="004D172F" w:rsidRPr="00457CAE" w:rsidRDefault="004D172F" w:rsidP="00D643B4">
            <w:pPr>
              <w:pStyle w:val="TAH"/>
            </w:pPr>
            <w:r w:rsidRPr="00457CAE">
              <w:t>Communica</w:t>
            </w:r>
            <w:r w:rsidRPr="00457CAE">
              <w:softHyphen/>
              <w:t>tion service availability: target value</w:t>
            </w:r>
          </w:p>
        </w:tc>
        <w:tc>
          <w:tcPr>
            <w:tcW w:w="1843" w:type="dxa"/>
            <w:tcBorders>
              <w:top w:val="single" w:sz="4" w:space="0" w:color="auto"/>
              <w:left w:val="single" w:sz="4" w:space="0" w:color="auto"/>
              <w:bottom w:val="single" w:sz="4" w:space="0" w:color="auto"/>
              <w:right w:val="single" w:sz="4" w:space="0" w:color="auto"/>
            </w:tcBorders>
            <w:hideMark/>
          </w:tcPr>
          <w:p w14:paraId="11DD1552" w14:textId="77777777" w:rsidR="004D172F" w:rsidRPr="00457CAE" w:rsidRDefault="004D172F" w:rsidP="00D643B4">
            <w:pPr>
              <w:pStyle w:val="TAH"/>
            </w:pPr>
            <w:r w:rsidRPr="00457CAE">
              <w:t>Communication service reliability: mean time between failure</w:t>
            </w:r>
          </w:p>
        </w:tc>
        <w:tc>
          <w:tcPr>
            <w:tcW w:w="1275" w:type="dxa"/>
            <w:tcBorders>
              <w:top w:val="single" w:sz="4" w:space="0" w:color="auto"/>
              <w:left w:val="single" w:sz="4" w:space="0" w:color="auto"/>
              <w:bottom w:val="single" w:sz="4" w:space="0" w:color="auto"/>
              <w:right w:val="single" w:sz="4" w:space="0" w:color="auto"/>
            </w:tcBorders>
            <w:hideMark/>
          </w:tcPr>
          <w:p w14:paraId="6987B62A" w14:textId="77777777" w:rsidR="004D172F" w:rsidRPr="00457CAE" w:rsidRDefault="004D172F" w:rsidP="00D643B4">
            <w:pPr>
              <w:pStyle w:val="TAH"/>
            </w:pPr>
            <w:r w:rsidRPr="00457CAE">
              <w:t>End-to-end latency</w:t>
            </w:r>
            <w:r w:rsidR="002B5665">
              <w:rPr>
                <w:b w:val="0"/>
              </w:rPr>
              <w:t xml:space="preserve"> (note 6)</w:t>
            </w:r>
          </w:p>
        </w:tc>
        <w:tc>
          <w:tcPr>
            <w:tcW w:w="993" w:type="dxa"/>
            <w:tcBorders>
              <w:top w:val="single" w:sz="4" w:space="0" w:color="auto"/>
              <w:left w:val="single" w:sz="4" w:space="0" w:color="auto"/>
              <w:bottom w:val="single" w:sz="4" w:space="0" w:color="auto"/>
              <w:right w:val="single" w:sz="4" w:space="0" w:color="auto"/>
            </w:tcBorders>
          </w:tcPr>
          <w:p w14:paraId="16645F1F" w14:textId="77777777" w:rsidR="004D172F" w:rsidRPr="00457CAE" w:rsidRDefault="004D172F" w:rsidP="00D643B4">
            <w:pPr>
              <w:pStyle w:val="TAH"/>
            </w:pPr>
            <w:r w:rsidRPr="00457CAE">
              <w:t>Transfer interval</w:t>
            </w:r>
          </w:p>
          <w:p w14:paraId="23A1F763" w14:textId="77777777" w:rsidR="004D172F" w:rsidRPr="00457CAE" w:rsidRDefault="004D172F" w:rsidP="00D643B4">
            <w:pPr>
              <w:pStyle w:val="TAH"/>
            </w:pPr>
            <w:r w:rsidRPr="00457CAE">
              <w:t>(note 1)</w:t>
            </w:r>
            <w:r w:rsidR="002B5665">
              <w:rPr>
                <w:b w:val="0"/>
              </w:rPr>
              <w:t xml:space="preserve"> (note 7)</w:t>
            </w:r>
          </w:p>
        </w:tc>
        <w:tc>
          <w:tcPr>
            <w:tcW w:w="1276" w:type="dxa"/>
            <w:tcBorders>
              <w:top w:val="single" w:sz="4" w:space="0" w:color="auto"/>
              <w:left w:val="single" w:sz="4" w:space="0" w:color="auto"/>
              <w:bottom w:val="single" w:sz="4" w:space="0" w:color="auto"/>
              <w:right w:val="single" w:sz="4" w:space="0" w:color="auto"/>
            </w:tcBorders>
            <w:hideMark/>
          </w:tcPr>
          <w:p w14:paraId="179C639D" w14:textId="77777777" w:rsidR="004D172F" w:rsidRPr="00457CAE" w:rsidRDefault="004D172F" w:rsidP="00D643B4">
            <w:pPr>
              <w:pStyle w:val="TAH"/>
            </w:pPr>
            <w:r w:rsidRPr="00457CAE">
              <w:t>Service bit rate: user experienced data rate</w:t>
            </w:r>
          </w:p>
          <w:p w14:paraId="65A63EEC" w14:textId="77777777" w:rsidR="004D172F" w:rsidRPr="00457CAE" w:rsidRDefault="004D172F" w:rsidP="00D643B4">
            <w:pPr>
              <w:pStyle w:val="TAH"/>
            </w:pPr>
            <w:r w:rsidRPr="00457CAE">
              <w:t>(note 2)</w:t>
            </w:r>
            <w:r w:rsidR="002B5665">
              <w:rPr>
                <w:b w:val="0"/>
              </w:rPr>
              <w:t xml:space="preserve"> (note 7)</w:t>
            </w:r>
          </w:p>
        </w:tc>
        <w:tc>
          <w:tcPr>
            <w:tcW w:w="993" w:type="dxa"/>
            <w:tcBorders>
              <w:top w:val="single" w:sz="4" w:space="0" w:color="auto"/>
              <w:left w:val="single" w:sz="4" w:space="0" w:color="auto"/>
              <w:bottom w:val="single" w:sz="4" w:space="0" w:color="auto"/>
              <w:right w:val="single" w:sz="4" w:space="0" w:color="auto"/>
            </w:tcBorders>
          </w:tcPr>
          <w:p w14:paraId="35C8C91D" w14:textId="77777777" w:rsidR="004D172F" w:rsidRPr="00457CAE" w:rsidRDefault="004D172F" w:rsidP="00D643B4">
            <w:pPr>
              <w:pStyle w:val="TAH"/>
            </w:pPr>
            <w:r w:rsidRPr="00457CAE">
              <w:t>Battery lifetime [year]</w:t>
            </w:r>
          </w:p>
          <w:p w14:paraId="72D82E28" w14:textId="77777777" w:rsidR="004D172F" w:rsidRPr="00457CAE" w:rsidRDefault="004D172F" w:rsidP="00D643B4">
            <w:pPr>
              <w:pStyle w:val="TAH"/>
            </w:pPr>
            <w:r w:rsidRPr="00457CAE">
              <w:t>(note 3)</w:t>
            </w:r>
          </w:p>
        </w:tc>
        <w:tc>
          <w:tcPr>
            <w:tcW w:w="992" w:type="dxa"/>
            <w:tcBorders>
              <w:top w:val="single" w:sz="4" w:space="0" w:color="auto"/>
              <w:left w:val="single" w:sz="4" w:space="0" w:color="auto"/>
              <w:bottom w:val="single" w:sz="4" w:space="0" w:color="auto"/>
              <w:right w:val="single" w:sz="4" w:space="0" w:color="auto"/>
            </w:tcBorders>
          </w:tcPr>
          <w:p w14:paraId="6A6F9F74" w14:textId="77777777" w:rsidR="004D172F" w:rsidRPr="00457CAE" w:rsidRDefault="004D172F" w:rsidP="00D643B4">
            <w:pPr>
              <w:pStyle w:val="TAH"/>
            </w:pPr>
            <w:r w:rsidRPr="00457CAE">
              <w:t>Message</w:t>
            </w:r>
          </w:p>
          <w:p w14:paraId="574506C5" w14:textId="77777777" w:rsidR="004D172F" w:rsidRPr="00457CAE" w:rsidRDefault="004D172F" w:rsidP="00D643B4">
            <w:pPr>
              <w:pStyle w:val="TAH"/>
            </w:pPr>
            <w:r w:rsidRPr="00457CAE">
              <w:t>Size</w:t>
            </w:r>
          </w:p>
          <w:p w14:paraId="0E21A769" w14:textId="77777777" w:rsidR="004D172F" w:rsidRPr="00457CAE" w:rsidRDefault="004D172F" w:rsidP="00D643B4">
            <w:pPr>
              <w:pStyle w:val="TAH"/>
            </w:pPr>
            <w:r w:rsidRPr="00457CAE">
              <w:t>[byte]</w:t>
            </w:r>
            <w:r w:rsidR="002B5665">
              <w:rPr>
                <w:b w:val="0"/>
              </w:rPr>
              <w:t xml:space="preserve"> (note 7)</w:t>
            </w:r>
          </w:p>
        </w:tc>
        <w:tc>
          <w:tcPr>
            <w:tcW w:w="1134" w:type="dxa"/>
            <w:tcBorders>
              <w:top w:val="single" w:sz="4" w:space="0" w:color="auto"/>
              <w:left w:val="single" w:sz="4" w:space="0" w:color="auto"/>
              <w:bottom w:val="single" w:sz="4" w:space="0" w:color="auto"/>
              <w:right w:val="single" w:sz="4" w:space="0" w:color="auto"/>
            </w:tcBorders>
          </w:tcPr>
          <w:p w14:paraId="3C201394" w14:textId="77777777" w:rsidR="004D172F" w:rsidRPr="00457CAE" w:rsidRDefault="004D172F" w:rsidP="00D643B4">
            <w:pPr>
              <w:pStyle w:val="TAH"/>
            </w:pPr>
            <w:r w:rsidRPr="00457CAE">
              <w:t>Survival time</w:t>
            </w:r>
            <w:r w:rsidR="002B5665">
              <w:rPr>
                <w:b w:val="0"/>
              </w:rPr>
              <w:t xml:space="preserve"> </w:t>
            </w:r>
            <w:r w:rsidR="002B5665">
              <w:rPr>
                <w:b w:val="0"/>
              </w:rPr>
              <w:br/>
              <w:t>(note 7)</w:t>
            </w:r>
          </w:p>
        </w:tc>
        <w:tc>
          <w:tcPr>
            <w:tcW w:w="1134" w:type="dxa"/>
            <w:tcBorders>
              <w:top w:val="single" w:sz="4" w:space="0" w:color="auto"/>
              <w:left w:val="single" w:sz="4" w:space="0" w:color="auto"/>
              <w:bottom w:val="single" w:sz="4" w:space="0" w:color="auto"/>
              <w:right w:val="single" w:sz="4" w:space="0" w:color="auto"/>
            </w:tcBorders>
          </w:tcPr>
          <w:p w14:paraId="359BE397" w14:textId="77777777" w:rsidR="004D172F" w:rsidRPr="00457CAE" w:rsidRDefault="004D172F" w:rsidP="00D643B4">
            <w:pPr>
              <w:pStyle w:val="TAH"/>
            </w:pPr>
            <w:r w:rsidRPr="00457CAE">
              <w:t>UE speed</w:t>
            </w:r>
          </w:p>
        </w:tc>
        <w:tc>
          <w:tcPr>
            <w:tcW w:w="1134" w:type="dxa"/>
            <w:tcBorders>
              <w:top w:val="single" w:sz="4" w:space="0" w:color="auto"/>
              <w:left w:val="single" w:sz="4" w:space="0" w:color="auto"/>
              <w:bottom w:val="single" w:sz="4" w:space="0" w:color="auto"/>
              <w:right w:val="single" w:sz="4" w:space="0" w:color="auto"/>
            </w:tcBorders>
          </w:tcPr>
          <w:p w14:paraId="3876F4FE" w14:textId="77777777" w:rsidR="004D172F" w:rsidRPr="00457CAE" w:rsidRDefault="004D172F" w:rsidP="00D643B4">
            <w:pPr>
              <w:pStyle w:val="TAH"/>
            </w:pPr>
            <w:r w:rsidRPr="00457CAE">
              <w:t>UE density [UE / m</w:t>
            </w:r>
            <w:r w:rsidR="00351841">
              <w:t>²</w:t>
            </w:r>
            <w:r w:rsidRPr="00457CAE">
              <w:t>]</w:t>
            </w:r>
          </w:p>
        </w:tc>
        <w:tc>
          <w:tcPr>
            <w:tcW w:w="992" w:type="dxa"/>
            <w:tcBorders>
              <w:top w:val="single" w:sz="4" w:space="0" w:color="auto"/>
              <w:left w:val="single" w:sz="4" w:space="0" w:color="auto"/>
              <w:bottom w:val="single" w:sz="4" w:space="0" w:color="auto"/>
              <w:right w:val="single" w:sz="4" w:space="0" w:color="auto"/>
            </w:tcBorders>
          </w:tcPr>
          <w:p w14:paraId="46A185A5" w14:textId="77777777" w:rsidR="004D172F" w:rsidRPr="00457CAE" w:rsidRDefault="004D172F" w:rsidP="00D643B4">
            <w:pPr>
              <w:pStyle w:val="TAH"/>
            </w:pPr>
            <w:r w:rsidRPr="00457CAE">
              <w:t>Range</w:t>
            </w:r>
          </w:p>
          <w:p w14:paraId="3D90EED2" w14:textId="77777777" w:rsidR="004D172F" w:rsidRPr="00457CAE" w:rsidRDefault="004D172F" w:rsidP="00D643B4">
            <w:pPr>
              <w:pStyle w:val="TAH"/>
            </w:pPr>
            <w:r w:rsidRPr="00457CAE">
              <w:t>[m]</w:t>
            </w:r>
          </w:p>
          <w:p w14:paraId="7C26CCFF" w14:textId="77777777" w:rsidR="004D172F" w:rsidRPr="00457CAE" w:rsidRDefault="004D172F" w:rsidP="00D643B4">
            <w:pPr>
              <w:pStyle w:val="TAH"/>
            </w:pPr>
            <w:r w:rsidRPr="00457CAE">
              <w:t>(note 4)</w:t>
            </w:r>
          </w:p>
        </w:tc>
        <w:tc>
          <w:tcPr>
            <w:tcW w:w="1985" w:type="dxa"/>
            <w:tcBorders>
              <w:top w:val="single" w:sz="4" w:space="0" w:color="auto"/>
              <w:left w:val="single" w:sz="4" w:space="0" w:color="auto"/>
              <w:bottom w:val="single" w:sz="4" w:space="0" w:color="auto"/>
              <w:right w:val="single" w:sz="4" w:space="0" w:color="auto"/>
            </w:tcBorders>
          </w:tcPr>
          <w:p w14:paraId="77934340" w14:textId="77777777" w:rsidR="004D172F" w:rsidRPr="00457CAE" w:rsidRDefault="004D172F" w:rsidP="00D643B4">
            <w:pPr>
              <w:pStyle w:val="TAH"/>
            </w:pPr>
            <w:r w:rsidRPr="00457CAE">
              <w:t>Remarks</w:t>
            </w:r>
          </w:p>
        </w:tc>
      </w:tr>
      <w:tr w:rsidR="004D172F" w:rsidRPr="00E1588E" w14:paraId="391710FB"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64DF295E"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042F162" w14:textId="77777777" w:rsidR="004D172F" w:rsidRPr="00457CAE" w:rsidRDefault="004D172F" w:rsidP="00D643B4">
            <w:pPr>
              <w:pStyle w:val="TAL"/>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3332E92"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5D8E5514" w14:textId="77777777" w:rsidR="004D172F" w:rsidRPr="00457CAE" w:rsidRDefault="004D172F" w:rsidP="00D643B4">
            <w:pPr>
              <w:pStyle w:val="TAL"/>
              <w:rPr>
                <w:rFonts w:cs="Arial"/>
              </w:rPr>
            </w:pPr>
            <w:r w:rsidRPr="00457CAE">
              <w:t xml:space="preserve">100 ms </w:t>
            </w:r>
            <w:r w:rsidR="00432C47">
              <w:t>to</w:t>
            </w:r>
            <w:r w:rsidRPr="00457CAE">
              <w:t xml:space="preserve"> 60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62C965" w14:textId="77777777" w:rsidR="004D172F" w:rsidRPr="00457CAE" w:rsidRDefault="004D172F" w:rsidP="00D643B4">
            <w:pPr>
              <w:pStyle w:val="TAL"/>
            </w:pPr>
            <w:r w:rsidRPr="00457CAE">
              <w:rPr>
                <w:rFonts w:cs="Arial"/>
              </w:rPr>
              <w:t xml:space="preserve">≤ </w:t>
            </w:r>
            <w:r w:rsidRPr="00457CAE">
              <w:t>1 Mbit/s</w:t>
            </w:r>
          </w:p>
        </w:tc>
        <w:tc>
          <w:tcPr>
            <w:tcW w:w="993" w:type="dxa"/>
            <w:tcBorders>
              <w:top w:val="single" w:sz="4" w:space="0" w:color="auto"/>
              <w:left w:val="single" w:sz="4" w:space="0" w:color="auto"/>
              <w:bottom w:val="single" w:sz="4" w:space="0" w:color="auto"/>
              <w:right w:val="single" w:sz="4" w:space="0" w:color="auto"/>
            </w:tcBorders>
          </w:tcPr>
          <w:p w14:paraId="40D4EC1A" w14:textId="77777777" w:rsidR="004D172F" w:rsidRPr="00457CAE" w:rsidRDefault="004D172F" w:rsidP="00D643B4">
            <w:pPr>
              <w:pStyle w:val="TAL"/>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727511" w14:textId="77777777" w:rsidR="004D172F" w:rsidRPr="00457CAE" w:rsidRDefault="004D172F" w:rsidP="00D643B4">
            <w:pPr>
              <w:pStyle w:val="TAL"/>
            </w:pPr>
            <w:r w:rsidRPr="00457CAE">
              <w:t>20</w:t>
            </w:r>
          </w:p>
          <w:p w14:paraId="1901DBEE" w14:textId="77777777" w:rsidR="004D172F" w:rsidRPr="00457CAE" w:rsidRDefault="004D172F" w:rsidP="00D643B4">
            <w:pPr>
              <w:pStyle w:val="TAL"/>
            </w:pPr>
            <w:r w:rsidRPr="00457CAE">
              <w:t>(note 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EE943"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27AB33"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DF80BD" w14:textId="77777777" w:rsidR="004D172F" w:rsidRPr="00457CAE" w:rsidRDefault="004D172F" w:rsidP="00D643B4">
            <w:pPr>
              <w:pStyle w:val="TAL"/>
            </w:pPr>
            <w:r w:rsidRPr="00457CAE">
              <w:t>Up to 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5AE239"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05A57F73" w14:textId="77777777" w:rsidR="004D172F" w:rsidRPr="00457CAE" w:rsidRDefault="004D172F" w:rsidP="00D643B4">
            <w:pPr>
              <w:pStyle w:val="TAL"/>
            </w:pPr>
            <w:r w:rsidRPr="00457CAE">
              <w:t>Process monitoring, e.g. temperature sensor (A.2.3.2)</w:t>
            </w:r>
          </w:p>
        </w:tc>
      </w:tr>
      <w:tr w:rsidR="004D172F" w:rsidRPr="00F11369" w14:paraId="0FA2A12C"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44F33B7C"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23DD6C5"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9650B6C"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14740F7F"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8325C5" w14:textId="77777777" w:rsidR="004D172F" w:rsidRPr="00457CAE" w:rsidRDefault="004D172F" w:rsidP="00D643B4">
            <w:pPr>
              <w:pStyle w:val="TAL"/>
              <w:rPr>
                <w:rFonts w:cs="Arial"/>
              </w:rPr>
            </w:pPr>
            <w:r w:rsidRPr="00457CAE">
              <w:rPr>
                <w:rFonts w:cs="Arial"/>
              </w:rPr>
              <w:t xml:space="preserve">≤ </w:t>
            </w:r>
            <w:r w:rsidRPr="00457CAE">
              <w:t>200 kbit/s</w:t>
            </w:r>
          </w:p>
        </w:tc>
        <w:tc>
          <w:tcPr>
            <w:tcW w:w="993" w:type="dxa"/>
            <w:tcBorders>
              <w:top w:val="single" w:sz="4" w:space="0" w:color="auto"/>
              <w:left w:val="single" w:sz="4" w:space="0" w:color="auto"/>
              <w:bottom w:val="single" w:sz="4" w:space="0" w:color="auto"/>
              <w:right w:val="single" w:sz="4" w:space="0" w:color="auto"/>
            </w:tcBorders>
          </w:tcPr>
          <w:p w14:paraId="194CDDF8"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EC400C"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61D4BD"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2B4255"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9C9164"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1829359"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395BBE5C" w14:textId="77777777" w:rsidR="004D172F" w:rsidRPr="00457CAE" w:rsidRDefault="004D172F" w:rsidP="00D643B4">
            <w:pPr>
              <w:pStyle w:val="TAL"/>
            </w:pPr>
            <w:r w:rsidRPr="00457CAE">
              <w:t>Asset monitoring, e.g. vi</w:t>
            </w:r>
            <w:r w:rsidRPr="00457CAE">
              <w:rPr>
                <w:lang w:val="sv-SE"/>
              </w:rPr>
              <w:t>bration s</w:t>
            </w:r>
            <w:r w:rsidRPr="00457CAE">
              <w:rPr>
                <w:lang w:val="en-US"/>
              </w:rPr>
              <w:t>e</w:t>
            </w:r>
            <w:r w:rsidRPr="00457CAE">
              <w:rPr>
                <w:lang w:val="sv-SE"/>
              </w:rPr>
              <w:t>nsor (A.2.3.2)</w:t>
            </w:r>
          </w:p>
        </w:tc>
      </w:tr>
      <w:tr w:rsidR="004D172F" w:rsidRPr="00F11369" w14:paraId="63897BE0"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6D0DCEFA"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5CA3D4A"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A9E0C15" w14:textId="77777777" w:rsidR="004D172F" w:rsidRPr="00457CAE" w:rsidRDefault="004D172F" w:rsidP="00D643B4">
            <w:pPr>
              <w:pStyle w:val="TAL"/>
              <w:rPr>
                <w:rFonts w:cs="Arial"/>
              </w:rPr>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1C42776B"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EC0C07" w14:textId="77777777" w:rsidR="004D172F" w:rsidRPr="00457CAE" w:rsidRDefault="004D172F" w:rsidP="00D643B4">
            <w:pPr>
              <w:pStyle w:val="TAL"/>
              <w:rPr>
                <w:rFonts w:cs="Arial"/>
              </w:rPr>
            </w:pPr>
            <w:r w:rsidRPr="00457CAE">
              <w:rPr>
                <w:rFonts w:cs="Arial"/>
              </w:rPr>
              <w:t xml:space="preserve">≤ </w:t>
            </w:r>
            <w:r w:rsidRPr="00457CAE">
              <w:t>2 Mbit/s</w:t>
            </w:r>
          </w:p>
        </w:tc>
        <w:tc>
          <w:tcPr>
            <w:tcW w:w="993" w:type="dxa"/>
            <w:tcBorders>
              <w:top w:val="single" w:sz="4" w:space="0" w:color="auto"/>
              <w:left w:val="single" w:sz="4" w:space="0" w:color="auto"/>
              <w:bottom w:val="single" w:sz="4" w:space="0" w:color="auto"/>
              <w:right w:val="single" w:sz="4" w:space="0" w:color="auto"/>
            </w:tcBorders>
          </w:tcPr>
          <w:p w14:paraId="46963F4F"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D07A094"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A8104C"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63F33"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3370A7"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758A6F"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734CC75F" w14:textId="77777777" w:rsidR="004D172F" w:rsidRPr="00457CAE" w:rsidRDefault="004D172F" w:rsidP="00D643B4">
            <w:pPr>
              <w:pStyle w:val="TAL"/>
            </w:pPr>
            <w:r w:rsidRPr="00457CAE">
              <w:t>Asset monitoring, e.g. thermal camera (</w:t>
            </w:r>
            <w:r w:rsidRPr="00457CAE">
              <w:rPr>
                <w:lang w:val="sv-SE"/>
              </w:rPr>
              <w:t>A.2.3.2</w:t>
            </w:r>
            <w:r w:rsidRPr="00457CAE">
              <w:rPr>
                <w:lang w:val="en-US"/>
              </w:rPr>
              <w:t>)</w:t>
            </w:r>
          </w:p>
        </w:tc>
      </w:tr>
      <w:tr w:rsidR="004D172F" w:rsidRPr="00F11369" w14:paraId="2B645F62" w14:textId="77777777" w:rsidTr="00D643B4">
        <w:trPr>
          <w:cantSplit/>
        </w:trPr>
        <w:tc>
          <w:tcPr>
            <w:tcW w:w="15168" w:type="dxa"/>
            <w:gridSpan w:val="12"/>
            <w:tcBorders>
              <w:top w:val="single" w:sz="4" w:space="0" w:color="auto"/>
              <w:left w:val="single" w:sz="4" w:space="0" w:color="auto"/>
              <w:bottom w:val="single" w:sz="4" w:space="0" w:color="auto"/>
              <w:right w:val="single" w:sz="4" w:space="0" w:color="auto"/>
            </w:tcBorders>
          </w:tcPr>
          <w:p w14:paraId="2C621DAA" w14:textId="77777777" w:rsidR="004D172F" w:rsidRPr="00457CAE" w:rsidRDefault="004D172F" w:rsidP="00D5087F">
            <w:pPr>
              <w:pStyle w:val="TAN"/>
            </w:pPr>
            <w:r w:rsidRPr="00457CAE">
              <w:t>NOTE 1:</w:t>
            </w:r>
            <w:r w:rsidR="00D5087F" w:rsidRPr="00457CAE">
              <w:tab/>
            </w:r>
            <w:r w:rsidRPr="00457CAE">
              <w:t>The transfer interval deviates around its target value by &lt; ± 25 %.</w:t>
            </w:r>
          </w:p>
          <w:p w14:paraId="4B18BBB4" w14:textId="77777777" w:rsidR="004D172F" w:rsidRPr="00457CAE" w:rsidRDefault="004D172F" w:rsidP="00D5087F">
            <w:pPr>
              <w:pStyle w:val="TAN"/>
            </w:pPr>
            <w:r w:rsidRPr="00457CAE">
              <w:t>NOTE 2:</w:t>
            </w:r>
            <w:r w:rsidR="00D5087F" w:rsidRPr="00457CAE">
              <w:tab/>
            </w:r>
            <w:r w:rsidRPr="00457CAE">
              <w:t>The traffic is predomina</w:t>
            </w:r>
            <w:r w:rsidR="00432C47">
              <w:t>n</w:t>
            </w:r>
            <w:r w:rsidRPr="00457CAE">
              <w:t>tly mobile originated.</w:t>
            </w:r>
          </w:p>
          <w:p w14:paraId="0EE5C408" w14:textId="77777777" w:rsidR="004D172F" w:rsidRPr="00457CAE" w:rsidRDefault="004D172F" w:rsidP="00D5087F">
            <w:pPr>
              <w:pStyle w:val="TAN"/>
            </w:pPr>
            <w:r w:rsidRPr="00457CAE">
              <w:t>NOTE 3:</w:t>
            </w:r>
            <w:r w:rsidR="00D5087F" w:rsidRPr="00457CAE">
              <w:tab/>
            </w:r>
            <w:r w:rsidRPr="00457CAE">
              <w:t>Industrial sensors can use a wide variety of batteries depending on the</w:t>
            </w:r>
            <w:r w:rsidR="00432C47">
              <w:t xml:space="preserve"> </w:t>
            </w:r>
            <w:r w:rsidRPr="00457CAE">
              <w:t>use case, but in general they are highly constrained in terms of battery size.</w:t>
            </w:r>
          </w:p>
          <w:p w14:paraId="1F9E2001" w14:textId="77777777" w:rsidR="004D172F" w:rsidRPr="00457CAE" w:rsidRDefault="004D172F" w:rsidP="00D5087F">
            <w:pPr>
              <w:pStyle w:val="TAN"/>
            </w:pPr>
            <w:r w:rsidRPr="00457CAE">
              <w:t>NOTE 4:</w:t>
            </w:r>
            <w:r w:rsidR="00D5087F" w:rsidRPr="00457CAE">
              <w:tab/>
            </w:r>
            <w:r w:rsidRPr="00457CAE">
              <w:t>Distance between the gNB and the UE.</w:t>
            </w:r>
          </w:p>
          <w:p w14:paraId="103E8994" w14:textId="77777777" w:rsidR="002B5665" w:rsidRDefault="004D172F" w:rsidP="002B5665">
            <w:pPr>
              <w:pStyle w:val="TAN"/>
            </w:pPr>
            <w:r w:rsidRPr="00457CAE">
              <w:t>NOTE 5:</w:t>
            </w:r>
            <w:r w:rsidR="00D5087F" w:rsidRPr="00457CAE">
              <w:tab/>
            </w:r>
            <w:r w:rsidRPr="00457CAE">
              <w:t>The application-level messages in this use case are typically transferred over Ethernet. For small messages, the minimum Ethernet frame size of 64 bytes applies and dictates the minimum size of the PDU sent over the air interface.</w:t>
            </w:r>
            <w:r w:rsidR="002B5665">
              <w:t xml:space="preserve"> </w:t>
            </w:r>
          </w:p>
          <w:p w14:paraId="4A30A39E" w14:textId="77777777" w:rsidR="002B5665" w:rsidRDefault="002B5665" w:rsidP="00F85FAF">
            <w:pPr>
              <w:pStyle w:val="TAN"/>
              <w:framePr w:wrap="notBeside" w:vAnchor="page" w:hAnchor="margin" w:xAlign="center" w:y="6805"/>
            </w:pPr>
            <w:r>
              <w:t>NOTE 6:</w:t>
            </w:r>
            <w:r w:rsidR="00351841" w:rsidRPr="00457CAE">
              <w:tab/>
            </w:r>
            <w:r w:rsidRPr="002B573F">
              <w:t>It applies to both UL and DL unless stated otherwise.</w:t>
            </w:r>
          </w:p>
          <w:p w14:paraId="4701CEB9" w14:textId="77777777" w:rsidR="004D172F" w:rsidRPr="00457CAE" w:rsidRDefault="002B5665" w:rsidP="002B5665">
            <w:pPr>
              <w:pStyle w:val="TAN"/>
            </w:pPr>
            <w:r>
              <w:t>NOTE 7:</w:t>
            </w:r>
            <w:r w:rsidR="00351841" w:rsidRPr="00457CAE">
              <w:t xml:space="preserve"> </w:t>
            </w:r>
            <w:r w:rsidR="00351841" w:rsidRPr="00457CAE">
              <w:tab/>
            </w:r>
            <w:r>
              <w:t>It applies to</w:t>
            </w:r>
            <w:r w:rsidRPr="002B573F">
              <w:t xml:space="preserve"> UL.</w:t>
            </w:r>
          </w:p>
        </w:tc>
      </w:tr>
    </w:tbl>
    <w:p w14:paraId="44ABF3B7" w14:textId="77777777" w:rsidR="00854BC6" w:rsidRPr="00457CAE" w:rsidRDefault="00302C0A" w:rsidP="00DF3B60">
      <w:pPr>
        <w:pStyle w:val="Heading2"/>
      </w:pPr>
      <w:bookmarkStart w:id="52" w:name="_Toc45387339"/>
      <w:bookmarkStart w:id="53" w:name="_Toc146301508"/>
      <w:r w:rsidRPr="00457CAE">
        <w:t>5</w:t>
      </w:r>
      <w:r w:rsidR="00854BC6" w:rsidRPr="00457CAE">
        <w:t>.3</w:t>
      </w:r>
      <w:r w:rsidR="00854BC6" w:rsidRPr="00457CAE">
        <w:tab/>
        <w:t>Aperiodic deterministic communication</w:t>
      </w:r>
      <w:bookmarkEnd w:id="52"/>
      <w:bookmarkEnd w:id="53"/>
    </w:p>
    <w:p w14:paraId="13B18767" w14:textId="77777777" w:rsidR="001C613D" w:rsidRPr="00457CAE" w:rsidRDefault="0087684F" w:rsidP="001C613D">
      <w:r w:rsidRPr="00457CAE">
        <w:rPr>
          <w:lang w:eastAsia="en-US"/>
        </w:rPr>
        <w:t xml:space="preserve">Aperiodic deterministic communication is without a pre-set sending time, but still with stringent requirements on timeliness and availability of the communication service. A description of aperiodic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5.3-1 can be found in Annex A. Further information on characteristic parameters and influence quantities used in Table 5.3-1 can be found in Annex C.</w:t>
      </w:r>
      <w:r w:rsidR="001C613D" w:rsidRPr="00457CAE">
        <w:t xml:space="preserve"> </w:t>
      </w:r>
    </w:p>
    <w:p w14:paraId="1CA43EAE" w14:textId="77777777" w:rsidR="0087684F" w:rsidRPr="00457CAE" w:rsidRDefault="001C613D" w:rsidP="001C613D">
      <w:pPr>
        <w:rPr>
          <w:lang w:eastAsia="en-US"/>
        </w:rPr>
      </w:pPr>
      <w:r w:rsidRPr="00457CAE">
        <w:t>The 5G system shall be able to provide aperiodic deterministic communication with the service performance requirements</w:t>
      </w:r>
      <w:r w:rsidR="00D55B78" w:rsidRPr="007A449E">
        <w:rPr>
          <w:noProof/>
        </w:rPr>
        <w:t xml:space="preserve"> for individual logical communication links</w:t>
      </w:r>
      <w:r w:rsidRPr="00457CAE">
        <w:t xml:space="preserve"> </w:t>
      </w:r>
      <w:r w:rsidR="00D55B78">
        <w:rPr>
          <w:noProof/>
        </w:rPr>
        <w:t xml:space="preserve">that realise the communication services </w:t>
      </w:r>
      <w:r w:rsidRPr="00457CAE">
        <w:t>reported in Table 5.3-1.</w:t>
      </w:r>
    </w:p>
    <w:p w14:paraId="64055EE4" w14:textId="77777777" w:rsidR="0087684F" w:rsidRPr="00457CAE" w:rsidRDefault="0087684F" w:rsidP="0087684F">
      <w:pPr>
        <w:pStyle w:val="TH"/>
      </w:pPr>
      <w:r w:rsidRPr="00457CAE">
        <w:lastRenderedPageBreak/>
        <w:t>Table 5.3-1: Aperiodic deterministic communication service performance requirements</w:t>
      </w:r>
    </w:p>
    <w:tbl>
      <w:tblPr>
        <w:tblW w:w="13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756"/>
        <w:gridCol w:w="1353"/>
        <w:gridCol w:w="7"/>
        <w:gridCol w:w="1381"/>
        <w:gridCol w:w="9"/>
        <w:gridCol w:w="1131"/>
        <w:gridCol w:w="12"/>
        <w:gridCol w:w="1122"/>
        <w:gridCol w:w="15"/>
        <w:gridCol w:w="1119"/>
        <w:gridCol w:w="15"/>
        <w:gridCol w:w="872"/>
        <w:gridCol w:w="20"/>
        <w:gridCol w:w="837"/>
        <w:gridCol w:w="20"/>
        <w:gridCol w:w="2250"/>
      </w:tblGrid>
      <w:tr w:rsidR="002050F0" w:rsidRPr="00457CAE" w14:paraId="232F290E" w14:textId="77777777" w:rsidTr="0097697B">
        <w:trPr>
          <w:cantSplit/>
          <w:tblHeader/>
        </w:trPr>
        <w:tc>
          <w:tcPr>
            <w:tcW w:w="6074" w:type="dxa"/>
            <w:gridSpan w:val="5"/>
            <w:shd w:val="clear" w:color="auto" w:fill="auto"/>
          </w:tcPr>
          <w:p w14:paraId="3D164E2F" w14:textId="77777777" w:rsidR="0087684F" w:rsidRPr="00457CAE" w:rsidRDefault="0087684F" w:rsidP="001A3158">
            <w:pPr>
              <w:pStyle w:val="TAH"/>
              <w:rPr>
                <w:rFonts w:eastAsia="Calibri"/>
                <w:lang w:eastAsia="en-US"/>
              </w:rPr>
            </w:pPr>
            <w:r w:rsidRPr="00457CAE">
              <w:rPr>
                <w:rFonts w:eastAsia="Calibri"/>
              </w:rPr>
              <w:t>Characteristic parameter (KPI)</w:t>
            </w:r>
          </w:p>
        </w:tc>
        <w:tc>
          <w:tcPr>
            <w:tcW w:w="5172" w:type="dxa"/>
            <w:gridSpan w:val="11"/>
            <w:shd w:val="clear" w:color="auto" w:fill="auto"/>
          </w:tcPr>
          <w:p w14:paraId="1BC2367F" w14:textId="77777777" w:rsidR="0087684F" w:rsidRPr="00457CAE" w:rsidRDefault="0087684F" w:rsidP="001A3158">
            <w:pPr>
              <w:pStyle w:val="TAH"/>
              <w:rPr>
                <w:rFonts w:eastAsia="Calibri"/>
                <w:lang w:eastAsia="en-US"/>
              </w:rPr>
            </w:pPr>
            <w:r w:rsidRPr="00457CAE">
              <w:rPr>
                <w:rFonts w:eastAsia="Calibri"/>
              </w:rPr>
              <w:t>Influence quantity</w:t>
            </w:r>
          </w:p>
        </w:tc>
        <w:tc>
          <w:tcPr>
            <w:tcW w:w="2250" w:type="dxa"/>
            <w:shd w:val="clear" w:color="auto" w:fill="auto"/>
          </w:tcPr>
          <w:p w14:paraId="04B15C50" w14:textId="77777777" w:rsidR="0087684F" w:rsidRPr="00457CAE" w:rsidRDefault="0087684F" w:rsidP="002050F0">
            <w:pPr>
              <w:jc w:val="center"/>
              <w:rPr>
                <w:rFonts w:ascii="Arial" w:eastAsia="Calibri" w:hAnsi="Arial" w:cs="Arial"/>
                <w:b/>
                <w:sz w:val="18"/>
                <w:szCs w:val="18"/>
                <w:lang w:eastAsia="en-US"/>
              </w:rPr>
            </w:pPr>
          </w:p>
        </w:tc>
      </w:tr>
      <w:tr w:rsidR="002050F0" w:rsidRPr="00457CAE" w14:paraId="209CE041" w14:textId="77777777" w:rsidTr="0097697B">
        <w:trPr>
          <w:cantSplit/>
          <w:tblHeader/>
        </w:trPr>
        <w:tc>
          <w:tcPr>
            <w:tcW w:w="1577" w:type="dxa"/>
            <w:shd w:val="clear" w:color="auto" w:fill="auto"/>
          </w:tcPr>
          <w:p w14:paraId="6346B635" w14:textId="77777777" w:rsidR="0087684F" w:rsidRPr="00457CAE" w:rsidRDefault="0087684F" w:rsidP="001A3158">
            <w:pPr>
              <w:pStyle w:val="TAH"/>
              <w:rPr>
                <w:rFonts w:eastAsia="Calibri"/>
                <w:lang w:eastAsia="en-US"/>
              </w:rPr>
            </w:pPr>
            <w:r w:rsidRPr="00457CAE">
              <w:rPr>
                <w:rFonts w:eastAsia="Calibri"/>
              </w:rPr>
              <w:t>Communication service availability</w:t>
            </w:r>
          </w:p>
        </w:tc>
        <w:tc>
          <w:tcPr>
            <w:tcW w:w="1756" w:type="dxa"/>
            <w:shd w:val="clear" w:color="auto" w:fill="auto"/>
          </w:tcPr>
          <w:p w14:paraId="2AC8EAF8" w14:textId="77777777" w:rsidR="0087684F" w:rsidRPr="00457CAE" w:rsidRDefault="0087684F" w:rsidP="001A3158">
            <w:pPr>
              <w:pStyle w:val="TAH"/>
              <w:rPr>
                <w:rFonts w:eastAsia="Calibri"/>
              </w:rPr>
            </w:pPr>
            <w:r w:rsidRPr="00457CAE">
              <w:rPr>
                <w:rFonts w:eastAsia="Calibri"/>
              </w:rPr>
              <w:t>Communication service reliability: mean time between failures</w:t>
            </w:r>
          </w:p>
        </w:tc>
        <w:tc>
          <w:tcPr>
            <w:tcW w:w="1353" w:type="dxa"/>
            <w:shd w:val="clear" w:color="auto" w:fill="auto"/>
          </w:tcPr>
          <w:p w14:paraId="78EAEC27" w14:textId="77777777" w:rsidR="0087684F" w:rsidRPr="00457CAE" w:rsidRDefault="0087684F" w:rsidP="001A3158">
            <w:pPr>
              <w:pStyle w:val="TAH"/>
              <w:rPr>
                <w:rFonts w:eastAsia="Calibri"/>
                <w:lang w:eastAsia="en-US"/>
              </w:rPr>
            </w:pPr>
            <w:r w:rsidRPr="00457CAE">
              <w:rPr>
                <w:rFonts w:eastAsia="Calibri"/>
              </w:rPr>
              <w:t>Max Allowed End-to-end latency (note</w:t>
            </w:r>
            <w:r w:rsidR="002050F0" w:rsidRPr="00457CAE">
              <w:rPr>
                <w:rFonts w:eastAsia="Calibri"/>
              </w:rPr>
              <w:t> </w:t>
            </w:r>
            <w:r w:rsidRPr="00457CAE">
              <w:rPr>
                <w:rFonts w:eastAsia="Calibri"/>
              </w:rPr>
              <w:t>1)</w:t>
            </w:r>
            <w:r w:rsidR="002B5665">
              <w:rPr>
                <w:rFonts w:eastAsia="Calibri"/>
                <w:b w:val="0"/>
              </w:rPr>
              <w:t xml:space="preserve"> </w:t>
            </w:r>
            <w:r w:rsidR="002B5665">
              <w:rPr>
                <w:rFonts w:eastAsia="Calibri"/>
                <w:b w:val="0"/>
              </w:rPr>
              <w:br/>
              <w:t>(note 5)</w:t>
            </w:r>
          </w:p>
        </w:tc>
        <w:tc>
          <w:tcPr>
            <w:tcW w:w="1388" w:type="dxa"/>
            <w:gridSpan w:val="2"/>
            <w:shd w:val="clear" w:color="auto" w:fill="auto"/>
          </w:tcPr>
          <w:p w14:paraId="67729FFB" w14:textId="77777777" w:rsidR="0087684F" w:rsidRPr="00457CAE" w:rsidRDefault="0087684F" w:rsidP="001A3158">
            <w:pPr>
              <w:pStyle w:val="TAH"/>
              <w:rPr>
                <w:rFonts w:eastAsia="Calibri"/>
                <w:lang w:eastAsia="en-US"/>
              </w:rPr>
            </w:pPr>
            <w:r w:rsidRPr="00457CAE">
              <w:rPr>
                <w:rFonts w:eastAsia="Calibri"/>
              </w:rPr>
              <w:t>Service bit rate: user-experienced data rate</w:t>
            </w:r>
            <w:r w:rsidR="002B5665">
              <w:rPr>
                <w:rFonts w:eastAsia="Calibri"/>
                <w:b w:val="0"/>
              </w:rPr>
              <w:t xml:space="preserve"> (note 5)</w:t>
            </w:r>
          </w:p>
        </w:tc>
        <w:tc>
          <w:tcPr>
            <w:tcW w:w="1140" w:type="dxa"/>
            <w:gridSpan w:val="2"/>
            <w:shd w:val="clear" w:color="auto" w:fill="auto"/>
          </w:tcPr>
          <w:p w14:paraId="33705E4A" w14:textId="77777777" w:rsidR="0087684F" w:rsidRPr="00457CAE" w:rsidRDefault="0087684F" w:rsidP="001A3158">
            <w:pPr>
              <w:pStyle w:val="TAH"/>
              <w:rPr>
                <w:rFonts w:eastAsia="Calibri"/>
              </w:rPr>
            </w:pPr>
            <w:r w:rsidRPr="00457CAE">
              <w:rPr>
                <w:rFonts w:eastAsia="Calibri"/>
              </w:rPr>
              <w:t>Message size [byte]</w:t>
            </w:r>
            <w:r w:rsidR="002B5665">
              <w:rPr>
                <w:rFonts w:eastAsia="Calibri"/>
                <w:b w:val="0"/>
              </w:rPr>
              <w:t xml:space="preserve"> (note 5)</w:t>
            </w:r>
          </w:p>
        </w:tc>
        <w:tc>
          <w:tcPr>
            <w:tcW w:w="1134" w:type="dxa"/>
            <w:gridSpan w:val="2"/>
            <w:shd w:val="clear" w:color="auto" w:fill="auto"/>
          </w:tcPr>
          <w:p w14:paraId="78DE0B41" w14:textId="77777777" w:rsidR="0087684F" w:rsidRPr="00457CAE" w:rsidRDefault="0087684F" w:rsidP="001A3158">
            <w:pPr>
              <w:pStyle w:val="TAH"/>
              <w:rPr>
                <w:rFonts w:eastAsia="Calibri"/>
              </w:rPr>
            </w:pPr>
            <w:r w:rsidRPr="00457CAE">
              <w:rPr>
                <w:rFonts w:eastAsia="Calibri"/>
              </w:rPr>
              <w:t>Survival time</w:t>
            </w:r>
          </w:p>
        </w:tc>
        <w:tc>
          <w:tcPr>
            <w:tcW w:w="1134" w:type="dxa"/>
            <w:gridSpan w:val="2"/>
            <w:shd w:val="clear" w:color="auto" w:fill="auto"/>
          </w:tcPr>
          <w:p w14:paraId="7962BCAA" w14:textId="77777777" w:rsidR="0087684F" w:rsidRPr="00457CAE" w:rsidRDefault="0087684F" w:rsidP="001A3158">
            <w:pPr>
              <w:pStyle w:val="TAH"/>
              <w:rPr>
                <w:rFonts w:eastAsia="Calibri"/>
                <w:lang w:eastAsia="en-US"/>
              </w:rPr>
            </w:pPr>
            <w:r w:rsidRPr="00457CAE">
              <w:rPr>
                <w:rFonts w:eastAsia="Calibri"/>
              </w:rPr>
              <w:t>UE speed</w:t>
            </w:r>
            <w:r w:rsidR="002B5665">
              <w:rPr>
                <w:rFonts w:eastAsia="Calibri"/>
                <w:b w:val="0"/>
              </w:rPr>
              <w:t xml:space="preserve"> (note 6)</w:t>
            </w:r>
          </w:p>
        </w:tc>
        <w:tc>
          <w:tcPr>
            <w:tcW w:w="907" w:type="dxa"/>
            <w:gridSpan w:val="3"/>
            <w:shd w:val="clear" w:color="auto" w:fill="auto"/>
          </w:tcPr>
          <w:p w14:paraId="5BECAFEE" w14:textId="77777777" w:rsidR="0087684F" w:rsidRPr="00457CAE" w:rsidRDefault="0087684F" w:rsidP="001A3158">
            <w:pPr>
              <w:pStyle w:val="TAH"/>
              <w:rPr>
                <w:rFonts w:eastAsia="Calibri"/>
              </w:rPr>
            </w:pPr>
            <w:r w:rsidRPr="00457CAE">
              <w:rPr>
                <w:rFonts w:eastAsia="Calibri"/>
              </w:rPr>
              <w:t># of UEs</w:t>
            </w:r>
          </w:p>
          <w:p w14:paraId="22262623" w14:textId="77777777" w:rsidR="0087684F" w:rsidRPr="00457CAE" w:rsidRDefault="0087684F" w:rsidP="001A3158">
            <w:pPr>
              <w:pStyle w:val="TAH"/>
              <w:rPr>
                <w:rFonts w:eastAsia="Calibri"/>
                <w:lang w:eastAsia="en-US"/>
              </w:rPr>
            </w:pPr>
          </w:p>
        </w:tc>
        <w:tc>
          <w:tcPr>
            <w:tcW w:w="857" w:type="dxa"/>
            <w:gridSpan w:val="2"/>
            <w:shd w:val="clear" w:color="auto" w:fill="auto"/>
          </w:tcPr>
          <w:p w14:paraId="2C91DD0A" w14:textId="77777777" w:rsidR="0087684F" w:rsidRPr="00457CAE" w:rsidRDefault="0087684F" w:rsidP="001A3158">
            <w:pPr>
              <w:pStyle w:val="TAH"/>
              <w:rPr>
                <w:rFonts w:eastAsia="Calibri"/>
                <w:lang w:eastAsia="en-US"/>
              </w:rPr>
            </w:pPr>
            <w:r w:rsidRPr="00457CAE">
              <w:rPr>
                <w:rFonts w:eastAsia="Calibri"/>
                <w:lang w:eastAsia="en-US"/>
              </w:rPr>
              <w:t>Service Area</w:t>
            </w:r>
            <w:r w:rsidR="003721D7" w:rsidRPr="00457CAE">
              <w:rPr>
                <w:rFonts w:eastAsia="Calibri"/>
              </w:rPr>
              <w:t xml:space="preserve"> (note 3)</w:t>
            </w:r>
          </w:p>
        </w:tc>
        <w:tc>
          <w:tcPr>
            <w:tcW w:w="2250" w:type="dxa"/>
            <w:shd w:val="clear" w:color="auto" w:fill="auto"/>
          </w:tcPr>
          <w:p w14:paraId="72D997AE" w14:textId="77777777" w:rsidR="0087684F" w:rsidRPr="00457CAE" w:rsidRDefault="0087684F" w:rsidP="001A3158">
            <w:pPr>
              <w:pStyle w:val="TAH"/>
              <w:rPr>
                <w:rFonts w:eastAsia="Calibri"/>
                <w:lang w:eastAsia="en-US"/>
              </w:rPr>
            </w:pPr>
            <w:r w:rsidRPr="00457CAE">
              <w:rPr>
                <w:rFonts w:eastAsia="Calibri"/>
                <w:lang w:eastAsia="en-US"/>
              </w:rPr>
              <w:t>Remarks</w:t>
            </w:r>
          </w:p>
        </w:tc>
      </w:tr>
      <w:tr w:rsidR="002050F0" w:rsidRPr="00457CAE" w14:paraId="15E132A1" w14:textId="77777777" w:rsidTr="0097697B">
        <w:trPr>
          <w:cantSplit/>
          <w:tblHeader/>
        </w:trPr>
        <w:tc>
          <w:tcPr>
            <w:tcW w:w="1577" w:type="dxa"/>
            <w:shd w:val="clear" w:color="auto" w:fill="auto"/>
          </w:tcPr>
          <w:p w14:paraId="3D53E2C6" w14:textId="77777777" w:rsidR="0087684F" w:rsidRPr="00457CAE" w:rsidRDefault="0087684F" w:rsidP="001A3158">
            <w:pPr>
              <w:pStyle w:val="TAL"/>
              <w:rPr>
                <w:rFonts w:eastAsia="Calibri"/>
              </w:rPr>
            </w:pPr>
            <w:r w:rsidRPr="00457CAE">
              <w:rPr>
                <w:rFonts w:eastAsia="Calibri"/>
              </w:rPr>
              <w:t>&gt; 99</w:t>
            </w:r>
            <w:r w:rsidR="00432C47">
              <w:rPr>
                <w:rFonts w:eastAsia="Calibri"/>
              </w:rPr>
              <w:t>.</w:t>
            </w:r>
            <w:r w:rsidRPr="00457CAE">
              <w:rPr>
                <w:rFonts w:eastAsia="Calibri"/>
              </w:rPr>
              <w:t>999</w:t>
            </w:r>
            <w:r w:rsidR="004E1324">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562F9281" w14:textId="77777777" w:rsidR="0087684F" w:rsidRPr="00457CAE" w:rsidRDefault="0087684F" w:rsidP="001A3158">
            <w:pPr>
              <w:pStyle w:val="TAL"/>
              <w:rPr>
                <w:rFonts w:eastAsia="Calibri"/>
              </w:rPr>
            </w:pPr>
            <w:r w:rsidRPr="00457CAE">
              <w:rPr>
                <w:rFonts w:eastAsia="Calibri"/>
              </w:rPr>
              <w:t>~ 1 week</w:t>
            </w:r>
          </w:p>
        </w:tc>
        <w:tc>
          <w:tcPr>
            <w:tcW w:w="1353" w:type="dxa"/>
            <w:shd w:val="clear" w:color="auto" w:fill="auto"/>
          </w:tcPr>
          <w:p w14:paraId="7A145120" w14:textId="77777777" w:rsidR="0087684F" w:rsidRPr="00457CAE" w:rsidRDefault="0087684F" w:rsidP="001A3158">
            <w:pPr>
              <w:pStyle w:val="TAL"/>
              <w:rPr>
                <w:rFonts w:eastAsia="Calibri"/>
              </w:rPr>
            </w:pPr>
            <w:r w:rsidRPr="00457CAE">
              <w:rPr>
                <w:lang w:eastAsia="en-US"/>
              </w:rPr>
              <w:t>10 ms</w:t>
            </w:r>
          </w:p>
        </w:tc>
        <w:tc>
          <w:tcPr>
            <w:tcW w:w="1388" w:type="dxa"/>
            <w:gridSpan w:val="2"/>
            <w:shd w:val="clear" w:color="auto" w:fill="auto"/>
          </w:tcPr>
          <w:p w14:paraId="787938E6" w14:textId="77777777" w:rsidR="0087684F" w:rsidRPr="00457CAE" w:rsidRDefault="002B5665" w:rsidP="001A3158">
            <w:pPr>
              <w:pStyle w:val="TAL"/>
              <w:rPr>
                <w:rFonts w:eastAsia="Calibri"/>
              </w:rPr>
            </w:pPr>
            <w:r>
              <w:rPr>
                <w:rFonts w:eastAsia="Calibri"/>
              </w:rPr>
              <w:t xml:space="preserve">UL: </w:t>
            </w:r>
            <w:r w:rsidR="0087684F" w:rsidRPr="00457CAE">
              <w:rPr>
                <w:rFonts w:eastAsia="Calibri"/>
              </w:rPr>
              <w:t>&gt; 10 Mbit/s</w:t>
            </w:r>
          </w:p>
        </w:tc>
        <w:tc>
          <w:tcPr>
            <w:tcW w:w="1140" w:type="dxa"/>
            <w:gridSpan w:val="2"/>
            <w:shd w:val="clear" w:color="auto" w:fill="auto"/>
          </w:tcPr>
          <w:p w14:paraId="5D88CE8F"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6469194A"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2EFC27D1" w14:textId="77777777" w:rsidR="0087684F" w:rsidRPr="00457CAE" w:rsidRDefault="0087684F" w:rsidP="001A3158">
            <w:pPr>
              <w:pStyle w:val="TAL"/>
              <w:rPr>
                <w:rFonts w:eastAsia="Calibri"/>
                <w:lang w:eastAsia="en-US"/>
              </w:rPr>
            </w:pPr>
            <w:r w:rsidRPr="00457CAE">
              <w:rPr>
                <w:rFonts w:eastAsia="Calibri"/>
              </w:rPr>
              <w:t>≤ 50 km/h</w:t>
            </w:r>
          </w:p>
        </w:tc>
        <w:tc>
          <w:tcPr>
            <w:tcW w:w="907" w:type="dxa"/>
            <w:gridSpan w:val="3"/>
            <w:shd w:val="clear" w:color="auto" w:fill="auto"/>
          </w:tcPr>
          <w:p w14:paraId="1A90410A" w14:textId="77777777" w:rsidR="0087684F" w:rsidRPr="00457CAE" w:rsidRDefault="0087684F" w:rsidP="001A3158">
            <w:pPr>
              <w:pStyle w:val="TAL"/>
              <w:rPr>
                <w:rFonts w:eastAsia="Calibri"/>
                <w:lang w:eastAsia="en-US"/>
              </w:rPr>
            </w:pPr>
            <w:r w:rsidRPr="00457CAE">
              <w:rPr>
                <w:rFonts w:eastAsia="Calibri"/>
              </w:rPr>
              <w:t>≤ </w:t>
            </w:r>
            <w:r w:rsidR="009C1462">
              <w:t>2,000</w:t>
            </w:r>
          </w:p>
        </w:tc>
        <w:tc>
          <w:tcPr>
            <w:tcW w:w="857" w:type="dxa"/>
            <w:gridSpan w:val="2"/>
            <w:shd w:val="clear" w:color="auto" w:fill="auto"/>
          </w:tcPr>
          <w:p w14:paraId="2B1BD462" w14:textId="77777777" w:rsidR="0087684F" w:rsidRPr="00457CAE" w:rsidRDefault="0087684F" w:rsidP="001A3158">
            <w:pPr>
              <w:pStyle w:val="TAL"/>
              <w:rPr>
                <w:rFonts w:eastAsia="Calibri"/>
              </w:rPr>
            </w:pPr>
            <w:r w:rsidRPr="00457CAE">
              <w:rPr>
                <w:rFonts w:eastAsia="Calibri"/>
              </w:rPr>
              <w:t>≤ 1 km</w:t>
            </w:r>
            <w:r w:rsidRPr="00457CAE">
              <w:rPr>
                <w:rFonts w:eastAsia="Calibri"/>
                <w:vertAlign w:val="superscript"/>
              </w:rPr>
              <w:t>2</w:t>
            </w:r>
          </w:p>
        </w:tc>
        <w:tc>
          <w:tcPr>
            <w:tcW w:w="2250" w:type="dxa"/>
            <w:shd w:val="clear" w:color="auto" w:fill="auto"/>
          </w:tcPr>
          <w:p w14:paraId="65AF6C78" w14:textId="77777777" w:rsidR="0087684F" w:rsidRPr="00457CAE" w:rsidRDefault="0087684F" w:rsidP="001A3158">
            <w:pPr>
              <w:pStyle w:val="TAL"/>
              <w:rPr>
                <w:rFonts w:eastAsia="Calibri"/>
              </w:rPr>
            </w:pPr>
            <w:r w:rsidRPr="00457CAE">
              <w:rPr>
                <w:rFonts w:eastAsia="Calibri"/>
              </w:rPr>
              <w:t>Mobile robots – video streaming (A.2.2.3)</w:t>
            </w:r>
          </w:p>
        </w:tc>
      </w:tr>
      <w:tr w:rsidR="002050F0" w:rsidRPr="00457CAE" w14:paraId="355BF0BA" w14:textId="77777777" w:rsidTr="0097697B">
        <w:trPr>
          <w:cantSplit/>
          <w:tblHeader/>
        </w:trPr>
        <w:tc>
          <w:tcPr>
            <w:tcW w:w="1577" w:type="dxa"/>
            <w:shd w:val="clear" w:color="auto" w:fill="auto"/>
          </w:tcPr>
          <w:p w14:paraId="7B6007B4" w14:textId="77777777" w:rsidR="0087684F" w:rsidRPr="00457CAE" w:rsidRDefault="0087684F" w:rsidP="001A3158">
            <w:pPr>
              <w:pStyle w:val="TAL"/>
              <w:rPr>
                <w:rFonts w:eastAsia="Calibri"/>
                <w:lang w:eastAsia="en-US"/>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 to 99</w:t>
            </w:r>
            <w:r w:rsidR="00432C47">
              <w:rPr>
                <w:rFonts w:eastAsia="Calibri"/>
              </w:rPr>
              <w:t>.</w:t>
            </w:r>
            <w:r w:rsidRPr="00457CAE">
              <w:rPr>
                <w:rFonts w:eastAsia="Calibri"/>
              </w:rPr>
              <w:t>999</w:t>
            </w:r>
            <w:r w:rsidR="00AD028E">
              <w:rPr>
                <w:rFonts w:eastAsia="Calibri"/>
              </w:rPr>
              <w:t> </w:t>
            </w:r>
            <w:r w:rsidRPr="00457CAE">
              <w:rPr>
                <w:rFonts w:eastAsia="Calibri"/>
              </w:rPr>
              <w:t>999</w:t>
            </w:r>
            <w:r w:rsidR="002A3085" w:rsidRPr="00457CAE">
              <w:t> </w:t>
            </w:r>
            <w:r w:rsidRPr="00457CAE">
              <w:rPr>
                <w:rFonts w:eastAsia="Calibri"/>
              </w:rPr>
              <w:t>%</w:t>
            </w:r>
          </w:p>
        </w:tc>
        <w:tc>
          <w:tcPr>
            <w:tcW w:w="1756" w:type="dxa"/>
            <w:shd w:val="clear" w:color="auto" w:fill="auto"/>
          </w:tcPr>
          <w:p w14:paraId="2E146D97"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60BD1498" w14:textId="77777777" w:rsidR="0087684F" w:rsidRPr="00457CAE" w:rsidRDefault="0087684F" w:rsidP="001A3158">
            <w:pPr>
              <w:pStyle w:val="TAL"/>
              <w:rPr>
                <w:rFonts w:eastAsia="Calibri"/>
                <w:lang w:eastAsia="en-US"/>
              </w:rPr>
            </w:pPr>
            <w:r w:rsidRPr="00457CAE">
              <w:rPr>
                <w:rFonts w:eastAsia="Calibri"/>
              </w:rPr>
              <w:t>&lt; 30 ms</w:t>
            </w:r>
          </w:p>
        </w:tc>
        <w:tc>
          <w:tcPr>
            <w:tcW w:w="1388" w:type="dxa"/>
            <w:gridSpan w:val="2"/>
            <w:shd w:val="clear" w:color="auto" w:fill="auto"/>
          </w:tcPr>
          <w:p w14:paraId="50CBE3C9" w14:textId="77777777" w:rsidR="0087684F" w:rsidRPr="00457CAE" w:rsidRDefault="0087684F" w:rsidP="001A3158">
            <w:pPr>
              <w:pStyle w:val="TAL"/>
              <w:rPr>
                <w:rFonts w:eastAsia="Calibri"/>
                <w:lang w:eastAsia="en-US"/>
              </w:rPr>
            </w:pPr>
            <w:r w:rsidRPr="00457CAE">
              <w:rPr>
                <w:rFonts w:eastAsia="Calibri"/>
              </w:rPr>
              <w:t>&gt; 5 Mbit/s</w:t>
            </w:r>
          </w:p>
        </w:tc>
        <w:tc>
          <w:tcPr>
            <w:tcW w:w="1140" w:type="dxa"/>
            <w:gridSpan w:val="2"/>
            <w:shd w:val="clear" w:color="auto" w:fill="auto"/>
          </w:tcPr>
          <w:p w14:paraId="38EE6452"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2C8B7083"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7C681971"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Pr>
                <w:rFonts w:eastAsia="DengXian"/>
                <w:bCs/>
              </w:rPr>
              <w:t>(</w:t>
            </w:r>
            <w:r w:rsidR="002B5665" w:rsidRPr="0079579A">
              <w:rPr>
                <w:rFonts w:eastAsia="DengXian"/>
                <w:bCs/>
              </w:rPr>
              <w:t>linear movement</w:t>
            </w:r>
            <w:r w:rsidR="002B5665">
              <w:rPr>
                <w:rFonts w:eastAsia="DengXian"/>
                <w:bCs/>
              </w:rPr>
              <w:t>)</w:t>
            </w:r>
          </w:p>
        </w:tc>
        <w:tc>
          <w:tcPr>
            <w:tcW w:w="907" w:type="dxa"/>
            <w:gridSpan w:val="3"/>
            <w:shd w:val="clear" w:color="auto" w:fill="auto"/>
          </w:tcPr>
          <w:p w14:paraId="40A50BAC" w14:textId="77777777" w:rsidR="0087684F" w:rsidRPr="00457CAE" w:rsidRDefault="0087684F" w:rsidP="001A3158">
            <w:pPr>
              <w:pStyle w:val="TAL"/>
              <w:rPr>
                <w:rFonts w:eastAsia="Calibri"/>
                <w:lang w:eastAsia="en-US"/>
              </w:rPr>
            </w:pPr>
            <w:r w:rsidRPr="00457CAE">
              <w:rPr>
                <w:rFonts w:eastAsia="Calibri"/>
                <w:lang w:eastAsia="en-US"/>
              </w:rPr>
              <w:t>TB</w:t>
            </w:r>
            <w:r w:rsidR="000B0F98" w:rsidRPr="00457CAE">
              <w:rPr>
                <w:rFonts w:eastAsia="Calibri"/>
                <w:lang w:eastAsia="en-US"/>
              </w:rPr>
              <w:t>D</w:t>
            </w:r>
          </w:p>
        </w:tc>
        <w:tc>
          <w:tcPr>
            <w:tcW w:w="857" w:type="dxa"/>
            <w:gridSpan w:val="2"/>
            <w:shd w:val="clear" w:color="auto" w:fill="auto"/>
          </w:tcPr>
          <w:p w14:paraId="16BD96A2"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024893D4" w14:textId="77777777" w:rsidR="0087684F" w:rsidRPr="00457CAE" w:rsidRDefault="0087684F" w:rsidP="001A3158">
            <w:pPr>
              <w:pStyle w:val="TAL"/>
              <w:rPr>
                <w:rFonts w:eastAsia="Calibri"/>
                <w:lang w:eastAsia="en-US"/>
              </w:rPr>
            </w:pPr>
            <w:r w:rsidRPr="00457CAE">
              <w:rPr>
                <w:rFonts w:eastAsia="Calibri"/>
              </w:rPr>
              <w:t>Mobile control panels - parallel data transmission (A.2.4.1)</w:t>
            </w:r>
          </w:p>
        </w:tc>
      </w:tr>
      <w:tr w:rsidR="00DA478D" w:rsidRPr="00457CAE" w14:paraId="4ED95B8D" w14:textId="77777777" w:rsidTr="0097697B">
        <w:trPr>
          <w:cantSplit/>
          <w:tblHeader/>
        </w:trPr>
        <w:tc>
          <w:tcPr>
            <w:tcW w:w="1577" w:type="dxa"/>
            <w:shd w:val="clear" w:color="auto" w:fill="auto"/>
          </w:tcPr>
          <w:p w14:paraId="232ED8B4" w14:textId="77777777" w:rsidR="00DA478D" w:rsidRPr="00457CAE" w:rsidRDefault="00DA478D" w:rsidP="00916CBF">
            <w:pPr>
              <w:pStyle w:val="TAL"/>
              <w:rPr>
                <w:rFonts w:eastAsia="Calibri"/>
              </w:rPr>
            </w:pPr>
            <w:r w:rsidRPr="00E673D7">
              <w:t>99</w:t>
            </w:r>
            <w:r w:rsidR="00432C47">
              <w:t>.</w:t>
            </w:r>
            <w:r w:rsidRPr="00E673D7">
              <w:t>999</w:t>
            </w:r>
            <w:r w:rsidR="00AD028E">
              <w:t> </w:t>
            </w:r>
            <w:r w:rsidRPr="00E673D7">
              <w:t>999</w:t>
            </w:r>
            <w:r>
              <w:t> %</w:t>
            </w:r>
          </w:p>
        </w:tc>
        <w:tc>
          <w:tcPr>
            <w:tcW w:w="1756" w:type="dxa"/>
            <w:shd w:val="clear" w:color="auto" w:fill="auto"/>
          </w:tcPr>
          <w:p w14:paraId="573C46A8" w14:textId="77777777" w:rsidR="00DA478D" w:rsidRPr="00457CAE" w:rsidRDefault="00DA478D" w:rsidP="00916CBF">
            <w:pPr>
              <w:pStyle w:val="TAL"/>
              <w:rPr>
                <w:rFonts w:eastAsia="Calibri"/>
              </w:rPr>
            </w:pPr>
            <w:r w:rsidRPr="00E673D7">
              <w:t>1 day</w:t>
            </w:r>
          </w:p>
        </w:tc>
        <w:tc>
          <w:tcPr>
            <w:tcW w:w="1353" w:type="dxa"/>
            <w:shd w:val="clear" w:color="auto" w:fill="auto"/>
          </w:tcPr>
          <w:p w14:paraId="3E6F8FFF" w14:textId="77777777" w:rsidR="00DA478D" w:rsidRDefault="00DA478D" w:rsidP="00916CBF">
            <w:pPr>
              <w:pStyle w:val="TAL"/>
            </w:pPr>
            <w:r w:rsidRPr="00E673D7">
              <w:t>&lt;</w:t>
            </w:r>
            <w:r>
              <w:t>8</w:t>
            </w:r>
            <w:r w:rsidRPr="00E673D7">
              <w:t> ms</w:t>
            </w:r>
          </w:p>
          <w:p w14:paraId="58F3F1DE" w14:textId="77777777" w:rsidR="00DA478D" w:rsidRPr="00457CAE" w:rsidRDefault="00DA478D" w:rsidP="00916CBF">
            <w:pPr>
              <w:pStyle w:val="TAL"/>
              <w:rPr>
                <w:rFonts w:eastAsia="Calibri"/>
              </w:rPr>
            </w:pPr>
            <w:r>
              <w:rPr>
                <w:rFonts w:eastAsia="Calibri"/>
              </w:rPr>
              <w:t>(note 8)</w:t>
            </w:r>
          </w:p>
        </w:tc>
        <w:tc>
          <w:tcPr>
            <w:tcW w:w="1388" w:type="dxa"/>
            <w:gridSpan w:val="2"/>
            <w:shd w:val="clear" w:color="auto" w:fill="auto"/>
          </w:tcPr>
          <w:p w14:paraId="2192AF63" w14:textId="77777777" w:rsidR="00DA478D" w:rsidRPr="00457CAE" w:rsidRDefault="00DA478D" w:rsidP="00916CBF">
            <w:pPr>
              <w:pStyle w:val="TAL"/>
              <w:rPr>
                <w:rFonts w:eastAsia="Calibri"/>
              </w:rPr>
            </w:pPr>
            <w:r w:rsidRPr="00E673D7">
              <w:t>250 k</w:t>
            </w:r>
            <w:r>
              <w:t>bit/s</w:t>
            </w:r>
          </w:p>
        </w:tc>
        <w:tc>
          <w:tcPr>
            <w:tcW w:w="1140" w:type="dxa"/>
            <w:gridSpan w:val="2"/>
            <w:shd w:val="clear" w:color="auto" w:fill="auto"/>
          </w:tcPr>
          <w:p w14:paraId="135F255C" w14:textId="77777777" w:rsidR="00DA478D" w:rsidRPr="00457CAE" w:rsidRDefault="00DA478D" w:rsidP="00916CBF">
            <w:pPr>
              <w:pStyle w:val="TAL"/>
              <w:rPr>
                <w:rFonts w:eastAsia="Calibri"/>
              </w:rPr>
            </w:pPr>
            <w:r w:rsidRPr="00E673D7">
              <w:t>40</w:t>
            </w:r>
            <w:r w:rsidR="00432C47">
              <w:t xml:space="preserve"> to </w:t>
            </w:r>
            <w:r w:rsidRPr="00E673D7">
              <w:t>250</w:t>
            </w:r>
          </w:p>
        </w:tc>
        <w:tc>
          <w:tcPr>
            <w:tcW w:w="1134" w:type="dxa"/>
            <w:gridSpan w:val="2"/>
            <w:shd w:val="clear" w:color="auto" w:fill="auto"/>
          </w:tcPr>
          <w:p w14:paraId="4428FD55" w14:textId="77777777" w:rsidR="00DA478D" w:rsidRPr="00457CAE" w:rsidRDefault="00DA478D" w:rsidP="00916CBF">
            <w:pPr>
              <w:pStyle w:val="TAL"/>
              <w:rPr>
                <w:rFonts w:eastAsia="Calibri"/>
              </w:rPr>
            </w:pPr>
            <w:r>
              <w:rPr>
                <w:rFonts w:eastAsia="Calibri"/>
              </w:rPr>
              <w:t>16 ms</w:t>
            </w:r>
          </w:p>
        </w:tc>
        <w:tc>
          <w:tcPr>
            <w:tcW w:w="1134" w:type="dxa"/>
            <w:gridSpan w:val="2"/>
            <w:shd w:val="clear" w:color="auto" w:fill="auto"/>
          </w:tcPr>
          <w:p w14:paraId="738B8795" w14:textId="77777777" w:rsidR="00DA478D" w:rsidRPr="00457CAE" w:rsidRDefault="00DA478D" w:rsidP="00916CBF">
            <w:pPr>
              <w:pStyle w:val="TAL"/>
              <w:rPr>
                <w:rFonts w:eastAsia="Calibri"/>
              </w:rPr>
            </w:pPr>
            <w:r w:rsidRPr="00E673D7">
              <w:t>quasi-static; up to 10 km/h</w:t>
            </w:r>
          </w:p>
        </w:tc>
        <w:tc>
          <w:tcPr>
            <w:tcW w:w="907" w:type="dxa"/>
            <w:gridSpan w:val="3"/>
            <w:shd w:val="clear" w:color="auto" w:fill="auto"/>
          </w:tcPr>
          <w:p w14:paraId="4ADD59F0" w14:textId="77777777" w:rsidR="00DA478D" w:rsidRPr="00457CAE" w:rsidRDefault="00DA478D" w:rsidP="00916CBF">
            <w:pPr>
              <w:pStyle w:val="TAL"/>
              <w:rPr>
                <w:rFonts w:eastAsia="Calibri"/>
              </w:rPr>
            </w:pPr>
            <w:r w:rsidRPr="00E673D7">
              <w:t>2 or more</w:t>
            </w:r>
          </w:p>
        </w:tc>
        <w:tc>
          <w:tcPr>
            <w:tcW w:w="857" w:type="dxa"/>
            <w:gridSpan w:val="2"/>
            <w:shd w:val="clear" w:color="auto" w:fill="auto"/>
          </w:tcPr>
          <w:p w14:paraId="28D01AF0" w14:textId="77777777" w:rsidR="00DA478D" w:rsidRPr="00457CAE" w:rsidRDefault="00DA478D" w:rsidP="00916CBF">
            <w:pPr>
              <w:pStyle w:val="TAL"/>
              <w:rPr>
                <w:rFonts w:eastAsia="Calibri"/>
              </w:rPr>
            </w:pPr>
            <w:r w:rsidRPr="00E673D7">
              <w:t>30</w:t>
            </w:r>
            <w:r>
              <w:t> m</w:t>
            </w:r>
            <w:r w:rsidRPr="00E673D7">
              <w:t xml:space="preserve"> x 30</w:t>
            </w:r>
            <w:r>
              <w:t> m</w:t>
            </w:r>
          </w:p>
        </w:tc>
        <w:tc>
          <w:tcPr>
            <w:tcW w:w="2250" w:type="dxa"/>
            <w:shd w:val="clear" w:color="auto" w:fill="auto"/>
          </w:tcPr>
          <w:p w14:paraId="52A63F5B" w14:textId="77777777" w:rsidR="00DA478D" w:rsidRPr="00457CAE" w:rsidRDefault="00DA478D" w:rsidP="00916CBF">
            <w:pPr>
              <w:pStyle w:val="TAL"/>
              <w:rPr>
                <w:rFonts w:eastAsia="Calibri"/>
              </w:rPr>
            </w:pPr>
            <w:r w:rsidRPr="00E673D7">
              <w:rPr>
                <w:rFonts w:eastAsia="SimSun"/>
              </w:rPr>
              <w:t>Mobile Operation Panel: Emergency stop</w:t>
            </w:r>
            <w:r>
              <w:rPr>
                <w:rFonts w:eastAsia="SimSun"/>
              </w:rPr>
              <w:t xml:space="preserve"> (emergency stop events) (A.2.4.1A)</w:t>
            </w:r>
          </w:p>
        </w:tc>
      </w:tr>
      <w:tr w:rsidR="002050F0" w:rsidRPr="00457CAE" w14:paraId="38BE7531" w14:textId="77777777" w:rsidTr="0097697B">
        <w:trPr>
          <w:cantSplit/>
          <w:tblHeader/>
        </w:trPr>
        <w:tc>
          <w:tcPr>
            <w:tcW w:w="1577" w:type="dxa"/>
            <w:shd w:val="clear" w:color="auto" w:fill="auto"/>
          </w:tcPr>
          <w:p w14:paraId="039A13BB" w14:textId="77777777" w:rsidR="0087684F" w:rsidRPr="00457CAE" w:rsidRDefault="0087684F" w:rsidP="001A3158">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48F3A8CD" w14:textId="77777777" w:rsidR="0087684F" w:rsidRPr="00457CAE" w:rsidRDefault="0087684F" w:rsidP="001A3158">
            <w:pPr>
              <w:pStyle w:val="TAL"/>
              <w:rPr>
                <w:rFonts w:eastAsia="Calibri"/>
              </w:rPr>
            </w:pPr>
            <w:r w:rsidRPr="00457CAE">
              <w:rPr>
                <w:rFonts w:eastAsia="Calibri"/>
              </w:rPr>
              <w:t xml:space="preserve">– </w:t>
            </w:r>
          </w:p>
        </w:tc>
        <w:tc>
          <w:tcPr>
            <w:tcW w:w="1353" w:type="dxa"/>
            <w:shd w:val="clear" w:color="auto" w:fill="auto"/>
          </w:tcPr>
          <w:p w14:paraId="469F9F55" w14:textId="77777777" w:rsidR="0087684F" w:rsidRPr="00457CAE" w:rsidRDefault="0087684F" w:rsidP="001A3158">
            <w:pPr>
              <w:pStyle w:val="TAL"/>
              <w:rPr>
                <w:rFonts w:eastAsia="Calibri"/>
              </w:rPr>
            </w:pPr>
            <w:r w:rsidRPr="00457CAE">
              <w:rPr>
                <w:lang w:eastAsia="en-US"/>
              </w:rPr>
              <w:t>&lt; 50 ms</w:t>
            </w:r>
          </w:p>
        </w:tc>
        <w:tc>
          <w:tcPr>
            <w:tcW w:w="1388" w:type="dxa"/>
            <w:gridSpan w:val="2"/>
            <w:shd w:val="clear" w:color="auto" w:fill="auto"/>
          </w:tcPr>
          <w:p w14:paraId="74B05811" w14:textId="77777777" w:rsidR="0087684F" w:rsidRPr="00457CAE" w:rsidRDefault="0087684F" w:rsidP="001A3158">
            <w:pPr>
              <w:pStyle w:val="TAL"/>
              <w:rPr>
                <w:rFonts w:eastAsia="Calibri"/>
              </w:rPr>
            </w:pPr>
            <w:r w:rsidRPr="00457CAE">
              <w:rPr>
                <w:rFonts w:eastAsia="Calibri"/>
                <w:lang w:eastAsia="en-US"/>
              </w:rPr>
              <w:t>0</w:t>
            </w:r>
            <w:r w:rsidR="00432C47">
              <w:rPr>
                <w:rFonts w:eastAsia="Calibri"/>
                <w:lang w:eastAsia="en-US"/>
              </w:rPr>
              <w:t>.</w:t>
            </w:r>
            <w:r w:rsidRPr="00457CAE">
              <w:rPr>
                <w:rFonts w:eastAsia="Calibri"/>
                <w:lang w:eastAsia="en-US"/>
              </w:rPr>
              <w:t>59 kbit/s</w:t>
            </w:r>
            <w:r w:rsidR="002050F0" w:rsidRPr="00457CAE">
              <w:rPr>
                <w:rFonts w:eastAsia="Calibri"/>
                <w:lang w:eastAsia="en-US"/>
              </w:rPr>
              <w:br/>
            </w:r>
            <w:r w:rsidRPr="00457CAE">
              <w:rPr>
                <w:rFonts w:eastAsia="Calibri"/>
                <w:lang w:eastAsia="en-US"/>
              </w:rPr>
              <w:t>28 kbit/s</w:t>
            </w:r>
          </w:p>
        </w:tc>
        <w:tc>
          <w:tcPr>
            <w:tcW w:w="1140" w:type="dxa"/>
            <w:gridSpan w:val="2"/>
            <w:shd w:val="clear" w:color="auto" w:fill="auto"/>
          </w:tcPr>
          <w:p w14:paraId="2C2F7C5D" w14:textId="77777777" w:rsidR="0087684F" w:rsidRPr="00457CAE" w:rsidRDefault="0087684F" w:rsidP="001A3158">
            <w:pPr>
              <w:pStyle w:val="TAL"/>
              <w:rPr>
                <w:rFonts w:eastAsia="Calibri"/>
              </w:rPr>
            </w:pPr>
            <w:r w:rsidRPr="00457CAE">
              <w:rPr>
                <w:rFonts w:eastAsia="Calibri"/>
                <w:lang w:eastAsia="en-US"/>
              </w:rPr>
              <w:t>&lt; 100</w:t>
            </w:r>
          </w:p>
        </w:tc>
        <w:tc>
          <w:tcPr>
            <w:tcW w:w="1134" w:type="dxa"/>
            <w:gridSpan w:val="2"/>
            <w:shd w:val="clear" w:color="auto" w:fill="auto"/>
          </w:tcPr>
          <w:p w14:paraId="34C2BCC0" w14:textId="77777777" w:rsidR="0087684F" w:rsidRPr="00457CAE" w:rsidRDefault="0087684F" w:rsidP="001A3158">
            <w:pPr>
              <w:pStyle w:val="TAL"/>
              <w:rPr>
                <w:rFonts w:eastAsia="Calibri"/>
              </w:rPr>
            </w:pPr>
            <w:r w:rsidRPr="00457CAE">
              <w:rPr>
                <w:rFonts w:eastAsia="Calibri"/>
              </w:rPr>
              <w:t>–</w:t>
            </w:r>
          </w:p>
        </w:tc>
        <w:tc>
          <w:tcPr>
            <w:tcW w:w="1134" w:type="dxa"/>
            <w:gridSpan w:val="2"/>
            <w:shd w:val="clear" w:color="auto" w:fill="auto"/>
          </w:tcPr>
          <w:p w14:paraId="2DCFD7BC" w14:textId="77777777" w:rsidR="0087684F" w:rsidRPr="00457CAE" w:rsidRDefault="0087684F" w:rsidP="001A3158">
            <w:pPr>
              <w:pStyle w:val="TAL"/>
              <w:rPr>
                <w:rFonts w:eastAsia="Calibri"/>
              </w:rPr>
            </w:pPr>
            <w:r w:rsidRPr="00457CAE">
              <w:rPr>
                <w:rFonts w:eastAsia="Calibri"/>
              </w:rPr>
              <w:t>stationary</w:t>
            </w:r>
          </w:p>
        </w:tc>
        <w:tc>
          <w:tcPr>
            <w:tcW w:w="907" w:type="dxa"/>
            <w:gridSpan w:val="3"/>
            <w:shd w:val="clear" w:color="auto" w:fill="auto"/>
          </w:tcPr>
          <w:p w14:paraId="199413CD" w14:textId="77777777" w:rsidR="0087684F" w:rsidRPr="00457CAE" w:rsidRDefault="0087684F" w:rsidP="001A3158">
            <w:pPr>
              <w:pStyle w:val="TAL"/>
              <w:rPr>
                <w:rFonts w:eastAsia="Calibri"/>
                <w:lang w:eastAsia="en-US"/>
              </w:rPr>
            </w:pPr>
            <w:r w:rsidRPr="00457CAE">
              <w:rPr>
                <w:rFonts w:eastAsia="SimSun"/>
                <w:color w:val="000000"/>
                <w:lang w:val="en-US"/>
              </w:rPr>
              <w:t>10</w:t>
            </w:r>
            <w:r w:rsidR="00432C47">
              <w:rPr>
                <w:rFonts w:eastAsia="SimSun"/>
                <w:color w:val="000000"/>
                <w:lang w:val="en-US"/>
              </w:rPr>
              <w:t> km</w:t>
            </w:r>
            <w:r w:rsidR="00432C47">
              <w:rPr>
                <w:rFonts w:eastAsia="SimSun"/>
                <w:color w:val="000000"/>
                <w:vertAlign w:val="superscript"/>
                <w:lang w:val="en-US"/>
              </w:rPr>
              <w:noBreakHyphen/>
            </w:r>
            <w:r w:rsidR="00432C47">
              <w:rPr>
                <w:rFonts w:eastAsia="SimSun"/>
                <w:color w:val="000000"/>
                <w:lang w:val="en-US"/>
              </w:rPr>
              <w:t xml:space="preserve">² to </w:t>
            </w:r>
            <w:r w:rsidRPr="00457CAE">
              <w:rPr>
                <w:rFonts w:eastAsia="SimSun"/>
                <w:color w:val="000000"/>
                <w:lang w:val="en-US"/>
              </w:rPr>
              <w:t>100</w:t>
            </w:r>
            <w:r w:rsidR="00432C47">
              <w:rPr>
                <w:rFonts w:eastAsia="SimSun"/>
                <w:color w:val="000000"/>
                <w:lang w:val="en-US"/>
              </w:rPr>
              <w:t> </w:t>
            </w:r>
            <w:r w:rsidRPr="00457CAE">
              <w:rPr>
                <w:rFonts w:eastAsia="SimSun"/>
                <w:color w:val="000000"/>
                <w:lang w:val="en-US"/>
              </w:rPr>
              <w:t>km</w:t>
            </w:r>
            <w:r w:rsidR="00432C47">
              <w:rPr>
                <w:rFonts w:eastAsia="SimSun"/>
                <w:color w:val="000000"/>
                <w:vertAlign w:val="superscript"/>
                <w:lang w:val="en-US"/>
              </w:rPr>
              <w:noBreakHyphen/>
            </w:r>
            <w:r w:rsidR="00432C47">
              <w:rPr>
                <w:rFonts w:eastAsia="SimSun"/>
                <w:color w:val="000000"/>
                <w:lang w:val="en-US"/>
              </w:rPr>
              <w:t>²</w:t>
            </w:r>
          </w:p>
        </w:tc>
        <w:tc>
          <w:tcPr>
            <w:tcW w:w="857" w:type="dxa"/>
            <w:gridSpan w:val="2"/>
            <w:shd w:val="clear" w:color="auto" w:fill="auto"/>
          </w:tcPr>
          <w:p w14:paraId="60C86468"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02C0C7D2" w14:textId="77777777" w:rsidR="0087684F" w:rsidRPr="00457CAE" w:rsidRDefault="0087684F" w:rsidP="001A3158">
            <w:pPr>
              <w:pStyle w:val="TAL"/>
              <w:rPr>
                <w:rFonts w:eastAsia="Calibri"/>
              </w:rPr>
            </w:pPr>
            <w:r w:rsidRPr="00457CAE">
              <w:rPr>
                <w:rFonts w:eastAsia="Calibri"/>
              </w:rPr>
              <w:t>Smart grid millisecond level precise load control (A.4.5)</w:t>
            </w:r>
          </w:p>
        </w:tc>
      </w:tr>
      <w:tr w:rsidR="002050F0" w:rsidRPr="00457CAE" w14:paraId="157479C5" w14:textId="77777777" w:rsidTr="0097697B">
        <w:trPr>
          <w:cantSplit/>
          <w:tblHeader/>
        </w:trPr>
        <w:tc>
          <w:tcPr>
            <w:tcW w:w="1577" w:type="dxa"/>
            <w:shd w:val="clear" w:color="auto" w:fill="auto"/>
          </w:tcPr>
          <w:p w14:paraId="7DA2B197" w14:textId="77777777" w:rsidR="0087684F" w:rsidRPr="00457CAE" w:rsidRDefault="0087684F" w:rsidP="001A3158">
            <w:pPr>
              <w:pStyle w:val="TAL"/>
              <w:rPr>
                <w:rFonts w:eastAsia="Calibri"/>
                <w:lang w:eastAsia="en-US"/>
              </w:rPr>
            </w:pPr>
            <w:r w:rsidRPr="00457CAE">
              <w:rPr>
                <w:rFonts w:eastAsia="Calibri"/>
              </w:rPr>
              <w:t>&gt; 99</w:t>
            </w:r>
            <w:r w:rsidR="00432C47">
              <w:rPr>
                <w:rFonts w:eastAsia="Calibri"/>
              </w:rPr>
              <w:t>.</w:t>
            </w:r>
            <w:r w:rsidRPr="00457CAE">
              <w:rPr>
                <w:rFonts w:eastAsia="Calibri"/>
              </w:rPr>
              <w:t>9</w:t>
            </w:r>
            <w:r w:rsidR="002A3085" w:rsidRPr="00457CAE">
              <w:t> </w:t>
            </w:r>
            <w:r w:rsidRPr="00457CAE">
              <w:rPr>
                <w:rFonts w:eastAsia="Calibri"/>
              </w:rPr>
              <w:t>%</w:t>
            </w:r>
          </w:p>
        </w:tc>
        <w:tc>
          <w:tcPr>
            <w:tcW w:w="1756" w:type="dxa"/>
            <w:shd w:val="clear" w:color="auto" w:fill="auto"/>
          </w:tcPr>
          <w:p w14:paraId="6583E810"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106A918C" w14:textId="77777777" w:rsidR="0087684F" w:rsidRPr="00457CAE" w:rsidRDefault="0087684F" w:rsidP="001A3158">
            <w:pPr>
              <w:pStyle w:val="TAL"/>
              <w:rPr>
                <w:rFonts w:eastAsia="Calibri"/>
                <w:lang w:eastAsia="en-US"/>
              </w:rPr>
            </w:pPr>
            <w:r w:rsidRPr="00457CAE">
              <w:rPr>
                <w:rFonts w:eastAsia="Calibri"/>
              </w:rPr>
              <w:t>&lt; 10 ms</w:t>
            </w:r>
          </w:p>
        </w:tc>
        <w:tc>
          <w:tcPr>
            <w:tcW w:w="1388" w:type="dxa"/>
            <w:gridSpan w:val="2"/>
            <w:shd w:val="clear" w:color="auto" w:fill="auto"/>
          </w:tcPr>
          <w:p w14:paraId="635E5244" w14:textId="77777777" w:rsidR="0087684F" w:rsidRPr="00457CAE" w:rsidRDefault="0097697B" w:rsidP="001A3158">
            <w:pPr>
              <w:pStyle w:val="TAL"/>
              <w:rPr>
                <w:rFonts w:eastAsia="Calibri"/>
                <w:lang w:eastAsia="en-US"/>
              </w:rPr>
            </w:pPr>
            <w:r>
              <w:rPr>
                <w:rFonts w:eastAsia="Calibri"/>
              </w:rPr>
              <w:t>–</w:t>
            </w:r>
          </w:p>
        </w:tc>
        <w:tc>
          <w:tcPr>
            <w:tcW w:w="1140" w:type="dxa"/>
            <w:gridSpan w:val="2"/>
            <w:shd w:val="clear" w:color="auto" w:fill="auto"/>
          </w:tcPr>
          <w:p w14:paraId="3486F390"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383AB4A1"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3F304BBF"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sidRPr="00126EEC">
              <w:rPr>
                <w:rFonts w:eastAsia="Calibri"/>
              </w:rPr>
              <w:t>linear movement</w:t>
            </w:r>
            <w:r w:rsidR="002B5665">
              <w:rPr>
                <w:rFonts w:eastAsia="Calibri"/>
              </w:rPr>
              <w:t>)</w:t>
            </w:r>
          </w:p>
        </w:tc>
        <w:tc>
          <w:tcPr>
            <w:tcW w:w="907" w:type="dxa"/>
            <w:gridSpan w:val="3"/>
            <w:shd w:val="clear" w:color="auto" w:fill="auto"/>
          </w:tcPr>
          <w:p w14:paraId="3AD6AE43" w14:textId="77777777" w:rsidR="0087684F" w:rsidRPr="00457CAE" w:rsidRDefault="0087684F" w:rsidP="001A3158">
            <w:pPr>
              <w:pStyle w:val="TAL"/>
              <w:rPr>
                <w:rFonts w:eastAsia="Calibri"/>
                <w:lang w:eastAsia="en-US"/>
              </w:rPr>
            </w:pPr>
            <w:r w:rsidRPr="00457CAE">
              <w:rPr>
                <w:rFonts w:eastAsia="Calibri"/>
                <w:lang w:eastAsia="en-US"/>
              </w:rPr>
              <w:t>≥ 3</w:t>
            </w:r>
          </w:p>
        </w:tc>
        <w:tc>
          <w:tcPr>
            <w:tcW w:w="857" w:type="dxa"/>
            <w:gridSpan w:val="2"/>
            <w:shd w:val="clear" w:color="auto" w:fill="auto"/>
          </w:tcPr>
          <w:p w14:paraId="58E80BF1" w14:textId="77777777" w:rsidR="0087684F" w:rsidRPr="00457CAE" w:rsidRDefault="0087684F" w:rsidP="001A3158">
            <w:pPr>
              <w:pStyle w:val="TAL"/>
              <w:rPr>
                <w:rFonts w:eastAsia="Calibri"/>
              </w:rPr>
            </w:pPr>
            <w:r w:rsidRPr="00457CAE">
              <w:rPr>
                <w:rFonts w:eastAsia="Calibri"/>
              </w:rPr>
              <w:t>20 m x 20 m x 4 m</w:t>
            </w:r>
          </w:p>
        </w:tc>
        <w:tc>
          <w:tcPr>
            <w:tcW w:w="2250" w:type="dxa"/>
            <w:shd w:val="clear" w:color="auto" w:fill="auto"/>
          </w:tcPr>
          <w:p w14:paraId="591F00F4" w14:textId="77777777" w:rsidR="0087684F" w:rsidRPr="00457CAE" w:rsidRDefault="0087684F" w:rsidP="001A3158">
            <w:pPr>
              <w:pStyle w:val="TAL"/>
              <w:rPr>
                <w:rFonts w:eastAsia="Calibri"/>
                <w:lang w:eastAsia="en-US"/>
              </w:rPr>
            </w:pPr>
            <w:r w:rsidRPr="00457CAE">
              <w:rPr>
                <w:rFonts w:eastAsia="Calibri"/>
              </w:rPr>
              <w:t>Augmented reality; bi-directional transmission to image processing server (A.2.4.2)</w:t>
            </w:r>
          </w:p>
        </w:tc>
      </w:tr>
      <w:tr w:rsidR="003721D7" w:rsidRPr="00457CAE" w14:paraId="0CBD3DCD" w14:textId="77777777" w:rsidTr="0097697B">
        <w:trPr>
          <w:cantSplit/>
          <w:tblHeader/>
        </w:trPr>
        <w:tc>
          <w:tcPr>
            <w:tcW w:w="1577" w:type="dxa"/>
            <w:shd w:val="clear" w:color="auto" w:fill="auto"/>
          </w:tcPr>
          <w:p w14:paraId="307027F9"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59BA5824" w14:textId="77777777" w:rsidR="003721D7" w:rsidRPr="00457CAE" w:rsidRDefault="003721D7" w:rsidP="00D643B4">
            <w:pPr>
              <w:pStyle w:val="TAL"/>
              <w:rPr>
                <w:rFonts w:eastAsia="Calibri"/>
              </w:rPr>
            </w:pPr>
            <w:r w:rsidRPr="00457CAE">
              <w:t>~ 10 years</w:t>
            </w:r>
          </w:p>
        </w:tc>
        <w:tc>
          <w:tcPr>
            <w:tcW w:w="1353" w:type="dxa"/>
            <w:shd w:val="clear" w:color="auto" w:fill="auto"/>
          </w:tcPr>
          <w:p w14:paraId="5CD4515E" w14:textId="77777777" w:rsidR="003721D7" w:rsidRPr="00457CAE" w:rsidRDefault="003721D7" w:rsidP="00D643B4">
            <w:pPr>
              <w:pStyle w:val="TAL"/>
            </w:pPr>
            <w:r w:rsidRPr="00457CAE">
              <w:t>&lt; 1 ms</w:t>
            </w:r>
          </w:p>
          <w:p w14:paraId="58425964"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046C2DCB" w14:textId="77777777" w:rsidR="003721D7" w:rsidRPr="00457CAE" w:rsidRDefault="003721D7" w:rsidP="00D643B4">
            <w:pPr>
              <w:pStyle w:val="TAL"/>
              <w:rPr>
                <w:rFonts w:eastAsia="Calibri"/>
              </w:rPr>
            </w:pPr>
            <w:r w:rsidRPr="00457CAE">
              <w:t>25 Mbit/s</w:t>
            </w:r>
          </w:p>
        </w:tc>
        <w:tc>
          <w:tcPr>
            <w:tcW w:w="1140" w:type="dxa"/>
            <w:gridSpan w:val="2"/>
            <w:shd w:val="clear" w:color="auto" w:fill="auto"/>
          </w:tcPr>
          <w:p w14:paraId="45257DC4"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4A56AACF"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79E3A289"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2CDF4BB8"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0D68A5B1" w14:textId="77777777" w:rsidR="003721D7" w:rsidRPr="00457CAE" w:rsidRDefault="003721D7" w:rsidP="00D643B4">
            <w:pPr>
              <w:pStyle w:val="TAC"/>
            </w:pPr>
            <w:r w:rsidRPr="00457CAE">
              <w:t>100 m x</w:t>
            </w:r>
          </w:p>
          <w:p w14:paraId="02A93499"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30537506" w14:textId="77777777" w:rsidR="003721D7" w:rsidRPr="00457CAE" w:rsidRDefault="003721D7" w:rsidP="00D643B4">
            <w:pPr>
              <w:pStyle w:val="TAL"/>
              <w:rPr>
                <w:rFonts w:eastAsia="Calibri"/>
              </w:rPr>
            </w:pPr>
            <w:r w:rsidRPr="00457CAE">
              <w:t>Wired-2-wireless 100 Mbit/s link replacement (A.2.2.4)</w:t>
            </w:r>
          </w:p>
        </w:tc>
      </w:tr>
      <w:tr w:rsidR="003721D7" w:rsidRPr="00457CAE" w14:paraId="67EC4F3D" w14:textId="77777777" w:rsidTr="0097697B">
        <w:trPr>
          <w:cantSplit/>
          <w:tblHeader/>
        </w:trPr>
        <w:tc>
          <w:tcPr>
            <w:tcW w:w="1577" w:type="dxa"/>
            <w:shd w:val="clear" w:color="auto" w:fill="auto"/>
          </w:tcPr>
          <w:p w14:paraId="52F8AB0D"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28C6F9CD" w14:textId="77777777" w:rsidR="003721D7" w:rsidRPr="00457CAE" w:rsidRDefault="003721D7" w:rsidP="00D643B4">
            <w:pPr>
              <w:pStyle w:val="TAL"/>
              <w:rPr>
                <w:rFonts w:eastAsia="Calibri"/>
              </w:rPr>
            </w:pPr>
            <w:r w:rsidRPr="00457CAE">
              <w:t>~ 10 years</w:t>
            </w:r>
          </w:p>
        </w:tc>
        <w:tc>
          <w:tcPr>
            <w:tcW w:w="1353" w:type="dxa"/>
            <w:shd w:val="clear" w:color="auto" w:fill="auto"/>
          </w:tcPr>
          <w:p w14:paraId="7469EC69" w14:textId="77777777" w:rsidR="003721D7" w:rsidRPr="00457CAE" w:rsidRDefault="003721D7" w:rsidP="00D643B4">
            <w:pPr>
              <w:pStyle w:val="TAL"/>
            </w:pPr>
            <w:r w:rsidRPr="00457CAE">
              <w:t>&lt; 1 ms</w:t>
            </w:r>
          </w:p>
          <w:p w14:paraId="1E9F682A"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646BDC03" w14:textId="77777777" w:rsidR="003721D7" w:rsidRPr="00457CAE" w:rsidRDefault="003721D7" w:rsidP="00D643B4">
            <w:pPr>
              <w:pStyle w:val="TAL"/>
              <w:rPr>
                <w:rFonts w:eastAsia="Calibri"/>
              </w:rPr>
            </w:pPr>
            <w:r w:rsidRPr="00457CAE">
              <w:t>500 Mbit/s</w:t>
            </w:r>
          </w:p>
        </w:tc>
        <w:tc>
          <w:tcPr>
            <w:tcW w:w="1140" w:type="dxa"/>
            <w:gridSpan w:val="2"/>
            <w:shd w:val="clear" w:color="auto" w:fill="auto"/>
          </w:tcPr>
          <w:p w14:paraId="18E4473E"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088DDB6F"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4527F6DC"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29361EFB"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1C4F3A7C" w14:textId="77777777" w:rsidR="003721D7" w:rsidRPr="00457CAE" w:rsidRDefault="003721D7" w:rsidP="00D643B4">
            <w:pPr>
              <w:pStyle w:val="TAC"/>
            </w:pPr>
            <w:r w:rsidRPr="00457CAE">
              <w:t>100 m x</w:t>
            </w:r>
          </w:p>
          <w:p w14:paraId="26835C79"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187F54FE" w14:textId="77777777" w:rsidR="003721D7" w:rsidRPr="00457CAE" w:rsidRDefault="003721D7" w:rsidP="00D643B4">
            <w:pPr>
              <w:pStyle w:val="TAL"/>
              <w:rPr>
                <w:rFonts w:eastAsia="Calibri"/>
              </w:rPr>
            </w:pPr>
            <w:r w:rsidRPr="00457CAE">
              <w:t>Wired-2-wireless 1 Gbit/s link replacement (A.2.2.4)</w:t>
            </w:r>
          </w:p>
        </w:tc>
      </w:tr>
      <w:tr w:rsidR="0097697B" w14:paraId="21EBB682"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6FA8D57D" w14:textId="77777777" w:rsidR="0097697B" w:rsidRDefault="0097697B" w:rsidP="00176FE2">
            <w:pPr>
              <w:pStyle w:val="TAL"/>
            </w:pPr>
            <w:r>
              <w:t xml:space="preserve"> &gt; 99.9 %</w:t>
            </w:r>
          </w:p>
        </w:tc>
        <w:tc>
          <w:tcPr>
            <w:tcW w:w="1756" w:type="dxa"/>
            <w:tcBorders>
              <w:top w:val="single" w:sz="4" w:space="0" w:color="auto"/>
              <w:left w:val="nil"/>
              <w:bottom w:val="single" w:sz="4" w:space="0" w:color="auto"/>
              <w:right w:val="single" w:sz="4" w:space="0" w:color="auto"/>
            </w:tcBorders>
          </w:tcPr>
          <w:p w14:paraId="3B12FFB1"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62E7F6B3" w14:textId="77777777" w:rsidR="0097697B" w:rsidRDefault="0097697B" w:rsidP="00176FE2">
            <w:pPr>
              <w:pStyle w:val="TAL"/>
              <w:rPr>
                <w:b/>
                <w:lang w:eastAsia="zh-CN"/>
              </w:rPr>
            </w:pPr>
            <w:r>
              <w:rPr>
                <w:lang w:eastAsia="zh-CN"/>
              </w:rPr>
              <w:t>DL: &lt; 10 ms</w:t>
            </w:r>
          </w:p>
          <w:p w14:paraId="77F02337" w14:textId="77777777" w:rsidR="0097697B" w:rsidRDefault="0097697B" w:rsidP="00176FE2">
            <w:pPr>
              <w:pStyle w:val="TAL"/>
              <w:rPr>
                <w:b/>
                <w:lang w:eastAsia="zh-CN"/>
              </w:rPr>
            </w:pPr>
            <w:r>
              <w:rPr>
                <w:rFonts w:hint="eastAsia"/>
                <w:lang w:eastAsia="zh-CN"/>
              </w:rPr>
              <w:t>U</w:t>
            </w:r>
            <w:r>
              <w:rPr>
                <w:lang w:eastAsia="zh-CN"/>
              </w:rPr>
              <w:t>L:&lt;1 s</w:t>
            </w:r>
          </w:p>
          <w:p w14:paraId="5283EE4A" w14:textId="77777777" w:rsidR="0097697B" w:rsidRDefault="0097697B" w:rsidP="00176FE2">
            <w:pPr>
              <w:pStyle w:val="TAL"/>
            </w:pPr>
            <w:r>
              <w:rPr>
                <w:rFonts w:hint="eastAsia"/>
                <w:lang w:eastAsia="zh-CN"/>
              </w:rPr>
              <w:t>(</w:t>
            </w:r>
            <w:r>
              <w:rPr>
                <w:lang w:eastAsia="zh-CN"/>
              </w:rPr>
              <w:t>rural)</w:t>
            </w:r>
          </w:p>
        </w:tc>
        <w:tc>
          <w:tcPr>
            <w:tcW w:w="1390" w:type="dxa"/>
            <w:gridSpan w:val="2"/>
            <w:tcBorders>
              <w:top w:val="single" w:sz="4" w:space="0" w:color="auto"/>
              <w:left w:val="nil"/>
              <w:bottom w:val="single" w:sz="4" w:space="0" w:color="auto"/>
              <w:right w:val="single" w:sz="4" w:space="0" w:color="auto"/>
            </w:tcBorders>
          </w:tcPr>
          <w:p w14:paraId="2A5969B8" w14:textId="77777777" w:rsidR="0097697B" w:rsidRDefault="0097697B" w:rsidP="00176FE2">
            <w:pPr>
              <w:pStyle w:val="TAL"/>
            </w:pPr>
            <w:r>
              <w:rPr>
                <w:lang w:val="en-US" w:eastAsia="zh-CN"/>
              </w:rPr>
              <w:t>DL: &gt; 100 kbit/s UL: &gt; 5 G</w:t>
            </w:r>
            <w:r>
              <w:rPr>
                <w:rFonts w:hint="eastAsia"/>
                <w:lang w:val="en-US" w:eastAsia="zh-CN"/>
              </w:rPr>
              <w:t>bit/s</w:t>
            </w:r>
            <w:r>
              <w:rPr>
                <w:lang w:val="en-US" w:eastAsia="zh-CN"/>
              </w:rPr>
              <w:br/>
              <w:t>(note 9)</w:t>
            </w:r>
          </w:p>
        </w:tc>
        <w:tc>
          <w:tcPr>
            <w:tcW w:w="1143" w:type="dxa"/>
            <w:gridSpan w:val="2"/>
            <w:tcBorders>
              <w:top w:val="single" w:sz="4" w:space="0" w:color="auto"/>
              <w:left w:val="nil"/>
              <w:bottom w:val="single" w:sz="4" w:space="0" w:color="auto"/>
              <w:right w:val="single" w:sz="4" w:space="0" w:color="auto"/>
            </w:tcBorders>
          </w:tcPr>
          <w:p w14:paraId="433993B5"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12E454C2"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5C944D53" w14:textId="77777777" w:rsidR="0097697B" w:rsidRDefault="0097697B" w:rsidP="00176FE2">
            <w:pPr>
              <w:pStyle w:val="TAL"/>
            </w:pPr>
            <w:r>
              <w:t>stationary</w:t>
            </w:r>
          </w:p>
        </w:tc>
        <w:tc>
          <w:tcPr>
            <w:tcW w:w="872" w:type="dxa"/>
            <w:tcBorders>
              <w:top w:val="single" w:sz="4" w:space="0" w:color="auto"/>
              <w:left w:val="nil"/>
              <w:bottom w:val="single" w:sz="4" w:space="0" w:color="auto"/>
              <w:right w:val="single" w:sz="4" w:space="0" w:color="auto"/>
            </w:tcBorders>
          </w:tcPr>
          <w:p w14:paraId="4067417E" w14:textId="77777777" w:rsidR="0097697B" w:rsidRDefault="0097697B" w:rsidP="00176FE2">
            <w:pPr>
              <w:pStyle w:val="TAL"/>
            </w:pPr>
            <w:r>
              <w:t>&gt; 100</w:t>
            </w:r>
          </w:p>
        </w:tc>
        <w:tc>
          <w:tcPr>
            <w:tcW w:w="857" w:type="dxa"/>
            <w:gridSpan w:val="2"/>
            <w:tcBorders>
              <w:top w:val="single" w:sz="4" w:space="0" w:color="auto"/>
              <w:left w:val="nil"/>
              <w:bottom w:val="single" w:sz="4" w:space="0" w:color="auto"/>
              <w:right w:val="single" w:sz="4" w:space="0" w:color="auto"/>
            </w:tcBorders>
          </w:tcPr>
          <w:p w14:paraId="54485E88" w14:textId="77777777" w:rsidR="0097697B" w:rsidRDefault="0097697B" w:rsidP="00176FE2">
            <w:pPr>
              <w:pStyle w:val="TAL"/>
            </w:pPr>
          </w:p>
        </w:tc>
        <w:tc>
          <w:tcPr>
            <w:tcW w:w="2270" w:type="dxa"/>
            <w:gridSpan w:val="2"/>
            <w:tcBorders>
              <w:top w:val="single" w:sz="4" w:space="0" w:color="auto"/>
              <w:left w:val="nil"/>
              <w:bottom w:val="single" w:sz="4" w:space="0" w:color="auto"/>
              <w:right w:val="single" w:sz="4" w:space="0" w:color="auto"/>
            </w:tcBorders>
          </w:tcPr>
          <w:p w14:paraId="775F667D" w14:textId="77777777" w:rsidR="0097697B" w:rsidRDefault="0097697B" w:rsidP="00176FE2">
            <w:pPr>
              <w:pStyle w:val="TAL"/>
            </w:pPr>
            <w:r w:rsidRPr="005227BC">
              <w:t xml:space="preserve">Distributed </w:t>
            </w:r>
            <w:r>
              <w:t>e</w:t>
            </w:r>
            <w:r w:rsidRPr="005227BC">
              <w:t xml:space="preserve">nergy </w:t>
            </w:r>
            <w:r>
              <w:t>s</w:t>
            </w:r>
            <w:r w:rsidRPr="005227BC">
              <w:t>torage</w:t>
            </w:r>
            <w:r>
              <w:t>; e</w:t>
            </w:r>
            <w:r w:rsidRPr="005227BC">
              <w:t>nergy storage station video</w:t>
            </w:r>
            <w:r>
              <w:t xml:space="preserve"> (A.4.6)</w:t>
            </w:r>
          </w:p>
        </w:tc>
      </w:tr>
      <w:tr w:rsidR="0097697B" w:rsidRPr="005227BC" w14:paraId="0D455A0C"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6AC55EAF" w14:textId="77777777" w:rsidR="0097697B" w:rsidRDefault="0097697B" w:rsidP="00176FE2">
            <w:pPr>
              <w:pStyle w:val="TAL"/>
            </w:pPr>
            <w:r>
              <w:t>&gt; 99.99 %</w:t>
            </w:r>
          </w:p>
        </w:tc>
        <w:tc>
          <w:tcPr>
            <w:tcW w:w="1756" w:type="dxa"/>
            <w:tcBorders>
              <w:top w:val="single" w:sz="4" w:space="0" w:color="auto"/>
              <w:left w:val="nil"/>
              <w:bottom w:val="single" w:sz="4" w:space="0" w:color="auto"/>
              <w:right w:val="single" w:sz="4" w:space="0" w:color="auto"/>
            </w:tcBorders>
          </w:tcPr>
          <w:p w14:paraId="30CE4807"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74ADF01C" w14:textId="77777777" w:rsidR="0097697B" w:rsidRDefault="0097697B" w:rsidP="00176FE2">
            <w:pPr>
              <w:pStyle w:val="TAL"/>
              <w:rPr>
                <w:b/>
                <w:lang w:eastAsia="zh-CN"/>
              </w:rPr>
            </w:pPr>
            <w:r>
              <w:t>&lt; 100 ms (note 10);</w:t>
            </w:r>
          </w:p>
        </w:tc>
        <w:tc>
          <w:tcPr>
            <w:tcW w:w="1390" w:type="dxa"/>
            <w:gridSpan w:val="2"/>
            <w:tcBorders>
              <w:top w:val="single" w:sz="4" w:space="0" w:color="auto"/>
              <w:left w:val="nil"/>
              <w:bottom w:val="single" w:sz="4" w:space="0" w:color="auto"/>
              <w:right w:val="single" w:sz="4" w:space="0" w:color="auto"/>
            </w:tcBorders>
          </w:tcPr>
          <w:p w14:paraId="4FE14B85" w14:textId="77777777" w:rsidR="0097697B" w:rsidRDefault="0097697B" w:rsidP="00176FE2">
            <w:pPr>
              <w:pStyle w:val="TAL"/>
              <w:rPr>
                <w:b/>
                <w:lang w:val="en-US" w:eastAsia="zh-CN"/>
              </w:rPr>
            </w:pPr>
            <w:r>
              <w:t>DL:&lt;1 Mbit/s</w:t>
            </w:r>
          </w:p>
        </w:tc>
        <w:tc>
          <w:tcPr>
            <w:tcW w:w="1143" w:type="dxa"/>
            <w:gridSpan w:val="2"/>
            <w:tcBorders>
              <w:top w:val="single" w:sz="4" w:space="0" w:color="auto"/>
              <w:left w:val="nil"/>
              <w:bottom w:val="single" w:sz="4" w:space="0" w:color="auto"/>
              <w:right w:val="single" w:sz="4" w:space="0" w:color="auto"/>
            </w:tcBorders>
          </w:tcPr>
          <w:p w14:paraId="111B1625"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572D4156"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7E306D69"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22E247F0"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5DEE8027" w14:textId="77777777" w:rsidR="0097697B" w:rsidRDefault="0097697B" w:rsidP="00176FE2">
            <w:pPr>
              <w:pStyle w:val="TAL"/>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21B73A54" w14:textId="77777777" w:rsidR="0097697B" w:rsidRPr="005227BC" w:rsidRDefault="0097697B" w:rsidP="00176FE2">
            <w:pPr>
              <w:pStyle w:val="TAL"/>
            </w:pPr>
            <w:r w:rsidRPr="00EB4E47">
              <w:t>Advanced metering</w:t>
            </w:r>
            <w:r>
              <w:t xml:space="preserve"> (A.4.7)</w:t>
            </w:r>
          </w:p>
        </w:tc>
      </w:tr>
      <w:tr w:rsidR="0097697B" w14:paraId="6F51DDA8"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389C344F" w14:textId="77777777" w:rsidR="0097697B" w:rsidRDefault="0097697B" w:rsidP="00176FE2">
            <w:pPr>
              <w:pStyle w:val="TAL"/>
            </w:pPr>
            <w:r>
              <w:rPr>
                <w:lang w:eastAsia="zh-CN"/>
              </w:rPr>
              <w:t>&gt; 99.999 %</w:t>
            </w:r>
          </w:p>
        </w:tc>
        <w:tc>
          <w:tcPr>
            <w:tcW w:w="1756" w:type="dxa"/>
            <w:tcBorders>
              <w:top w:val="single" w:sz="4" w:space="0" w:color="auto"/>
              <w:left w:val="nil"/>
              <w:bottom w:val="single" w:sz="4" w:space="0" w:color="auto"/>
              <w:right w:val="single" w:sz="4" w:space="0" w:color="auto"/>
            </w:tcBorders>
          </w:tcPr>
          <w:p w14:paraId="5B8F8C25"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2D00524A" w14:textId="77777777" w:rsidR="0097697B" w:rsidRDefault="0097697B" w:rsidP="00176FE2">
            <w:pPr>
              <w:pStyle w:val="TAL"/>
              <w:rPr>
                <w:b/>
              </w:rPr>
            </w:pPr>
            <w:r>
              <w:rPr>
                <w:lang w:val="en-US" w:eastAsia="zh-CN"/>
              </w:rPr>
              <w:t>20 ms</w:t>
            </w:r>
          </w:p>
        </w:tc>
        <w:tc>
          <w:tcPr>
            <w:tcW w:w="1390" w:type="dxa"/>
            <w:gridSpan w:val="2"/>
            <w:tcBorders>
              <w:top w:val="single" w:sz="4" w:space="0" w:color="auto"/>
              <w:left w:val="nil"/>
              <w:bottom w:val="single" w:sz="4" w:space="0" w:color="auto"/>
              <w:right w:val="single" w:sz="4" w:space="0" w:color="auto"/>
            </w:tcBorders>
          </w:tcPr>
          <w:p w14:paraId="0061BB7A"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4061DB96" w14:textId="77777777" w:rsidR="0097697B" w:rsidRDefault="0097697B" w:rsidP="00176FE2">
            <w:pPr>
              <w:pStyle w:val="TAL"/>
              <w:rPr>
                <w:rFonts w:eastAsia="Calibri"/>
              </w:rPr>
            </w:pPr>
            <w:r>
              <w:rPr>
                <w:lang w:eastAsia="zh-CN"/>
              </w:rPr>
              <w:t xml:space="preserve">&lt; 100 </w:t>
            </w:r>
            <w:r>
              <w:rPr>
                <w:lang w:val="en-US" w:eastAsia="zh-CN"/>
              </w:rPr>
              <w:t>byte</w:t>
            </w:r>
          </w:p>
        </w:tc>
        <w:tc>
          <w:tcPr>
            <w:tcW w:w="1137" w:type="dxa"/>
            <w:gridSpan w:val="2"/>
            <w:tcBorders>
              <w:top w:val="single" w:sz="4" w:space="0" w:color="auto"/>
              <w:left w:val="nil"/>
              <w:bottom w:val="single" w:sz="4" w:space="0" w:color="auto"/>
              <w:right w:val="single" w:sz="4" w:space="0" w:color="auto"/>
            </w:tcBorders>
          </w:tcPr>
          <w:p w14:paraId="0531E00A"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656C99A0"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124E7F98"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6881B658" w14:textId="77777777" w:rsidR="0097697B" w:rsidRDefault="0097697B" w:rsidP="00176FE2">
            <w:pPr>
              <w:pStyle w:val="TAL"/>
            </w:pPr>
            <w:r>
              <w:rPr>
                <w:rFonts w:eastAsia="Calibri"/>
              </w:rPr>
              <w:t>several km</w:t>
            </w:r>
            <w:r>
              <w:rPr>
                <w:rFonts w:eastAsia="Calibri"/>
                <w:vertAlign w:val="superscript"/>
              </w:rPr>
              <w:t>2</w:t>
            </w:r>
          </w:p>
        </w:tc>
        <w:tc>
          <w:tcPr>
            <w:tcW w:w="2270" w:type="dxa"/>
            <w:gridSpan w:val="2"/>
            <w:tcBorders>
              <w:top w:val="single" w:sz="4" w:space="0" w:color="auto"/>
              <w:left w:val="nil"/>
              <w:bottom w:val="single" w:sz="4" w:space="0" w:color="auto"/>
              <w:right w:val="single" w:sz="4" w:space="0" w:color="auto"/>
            </w:tcBorders>
          </w:tcPr>
          <w:p w14:paraId="533D3CC9" w14:textId="77777777" w:rsidR="0097697B" w:rsidRDefault="0097697B" w:rsidP="00176FE2">
            <w:pPr>
              <w:pStyle w:val="TAL"/>
            </w:pPr>
            <w:r w:rsidRPr="005620C5">
              <w:rPr>
                <w:lang w:eastAsia="de-DE"/>
              </w:rPr>
              <w:t>Distributed automated switching for isolation and service restoration</w:t>
            </w:r>
            <w:r>
              <w:rPr>
                <w:rFonts w:eastAsia="SimSun"/>
                <w:lang w:eastAsia="zh-CN"/>
              </w:rPr>
              <w:t xml:space="preserve"> (A.4.4.1)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97697B" w14:paraId="4AEF4B61"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32B172CA" w14:textId="77777777" w:rsidR="0097697B" w:rsidRDefault="0097697B" w:rsidP="00176FE2">
            <w:pPr>
              <w:pStyle w:val="TAL"/>
              <w:rPr>
                <w:lang w:eastAsia="zh-CN"/>
              </w:rPr>
            </w:pPr>
            <w:r>
              <w:rPr>
                <w:lang w:eastAsia="zh-CN"/>
              </w:rPr>
              <w:t>&gt; 99.999 9 %</w:t>
            </w:r>
          </w:p>
        </w:tc>
        <w:tc>
          <w:tcPr>
            <w:tcW w:w="1756" w:type="dxa"/>
            <w:tcBorders>
              <w:top w:val="single" w:sz="4" w:space="0" w:color="auto"/>
              <w:left w:val="nil"/>
              <w:bottom w:val="single" w:sz="4" w:space="0" w:color="auto"/>
              <w:right w:val="single" w:sz="4" w:space="0" w:color="auto"/>
            </w:tcBorders>
          </w:tcPr>
          <w:p w14:paraId="5C8D737E" w14:textId="77777777" w:rsidR="0097697B" w:rsidRDefault="0097697B" w:rsidP="00176FE2">
            <w:pPr>
              <w:pStyle w:val="TAL"/>
            </w:pPr>
          </w:p>
        </w:tc>
        <w:tc>
          <w:tcPr>
            <w:tcW w:w="1360" w:type="dxa"/>
            <w:gridSpan w:val="2"/>
            <w:tcBorders>
              <w:top w:val="single" w:sz="4" w:space="0" w:color="auto"/>
              <w:left w:val="nil"/>
              <w:bottom w:val="single" w:sz="4" w:space="0" w:color="auto"/>
              <w:right w:val="single" w:sz="4" w:space="0" w:color="auto"/>
            </w:tcBorders>
          </w:tcPr>
          <w:p w14:paraId="399486E2" w14:textId="77777777" w:rsidR="0097697B" w:rsidRDefault="0097697B" w:rsidP="00176FE2">
            <w:pPr>
              <w:pStyle w:val="TAL"/>
              <w:rPr>
                <w:b/>
                <w:lang w:val="en-US" w:eastAsia="zh-CN"/>
              </w:rPr>
            </w:pPr>
            <w:r>
              <w:rPr>
                <w:lang w:val="en-US" w:eastAsia="zh-CN"/>
              </w:rPr>
              <w:t>&lt; 3 ms</w:t>
            </w:r>
          </w:p>
        </w:tc>
        <w:tc>
          <w:tcPr>
            <w:tcW w:w="1390" w:type="dxa"/>
            <w:gridSpan w:val="2"/>
            <w:tcBorders>
              <w:top w:val="single" w:sz="4" w:space="0" w:color="auto"/>
              <w:left w:val="nil"/>
              <w:bottom w:val="single" w:sz="4" w:space="0" w:color="auto"/>
              <w:right w:val="single" w:sz="4" w:space="0" w:color="auto"/>
            </w:tcBorders>
          </w:tcPr>
          <w:p w14:paraId="12076B57"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41AD96E9" w14:textId="77777777" w:rsidR="0097697B" w:rsidRDefault="0097697B" w:rsidP="00176FE2">
            <w:pPr>
              <w:pStyle w:val="TAL"/>
              <w:rPr>
                <w:lang w:eastAsia="zh-CN"/>
              </w:rPr>
            </w:pPr>
            <w:r>
              <w:rPr>
                <w:lang w:val="en-US" w:eastAsia="zh-CN"/>
              </w:rPr>
              <w:t>160 byte</w:t>
            </w:r>
          </w:p>
        </w:tc>
        <w:tc>
          <w:tcPr>
            <w:tcW w:w="1137" w:type="dxa"/>
            <w:gridSpan w:val="2"/>
            <w:tcBorders>
              <w:top w:val="single" w:sz="4" w:space="0" w:color="auto"/>
              <w:left w:val="nil"/>
              <w:bottom w:val="single" w:sz="4" w:space="0" w:color="auto"/>
              <w:right w:val="single" w:sz="4" w:space="0" w:color="auto"/>
            </w:tcBorders>
          </w:tcPr>
          <w:p w14:paraId="3B834C3A"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37100FE8"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7E3F1204"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54A32261" w14:textId="77777777" w:rsidR="0097697B" w:rsidRDefault="0097697B" w:rsidP="00176FE2">
            <w:pPr>
              <w:pStyle w:val="TAL"/>
              <w:rPr>
                <w:rFonts w:eastAsia="Calibri"/>
              </w:rPr>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116AD80E" w14:textId="77777777" w:rsidR="0097697B" w:rsidRDefault="0097697B" w:rsidP="00176FE2">
            <w:pPr>
              <w:pStyle w:val="TAL"/>
            </w:pPr>
            <w:r w:rsidRPr="005227BC">
              <w:rPr>
                <w:rFonts w:eastAsia="SimSun"/>
                <w:lang w:eastAsia="zh-CN"/>
              </w:rPr>
              <w:t>Distributed Energy Resources</w:t>
            </w:r>
            <w:r>
              <w:rPr>
                <w:rFonts w:eastAsia="SimSun"/>
                <w:lang w:eastAsia="zh-CN"/>
              </w:rPr>
              <w:t xml:space="preserve"> (DERs)</w:t>
            </w:r>
            <w:r w:rsidRPr="005227BC">
              <w:rPr>
                <w:rFonts w:eastAsia="SimSun"/>
                <w:lang w:eastAsia="zh-CN"/>
              </w:rPr>
              <w:t xml:space="preserve"> and </w:t>
            </w:r>
            <w:r>
              <w:rPr>
                <w:rFonts w:eastAsia="SimSun"/>
                <w:lang w:eastAsia="zh-CN"/>
              </w:rPr>
              <w:t>m</w:t>
            </w:r>
            <w:r w:rsidRPr="005227BC">
              <w:rPr>
                <w:rFonts w:eastAsia="SimSun"/>
                <w:lang w:eastAsia="zh-CN"/>
              </w:rPr>
              <w:t>icro-</w:t>
            </w:r>
            <w:r>
              <w:rPr>
                <w:rFonts w:eastAsia="SimSun"/>
                <w:lang w:eastAsia="zh-CN"/>
              </w:rPr>
              <w:t>g</w:t>
            </w:r>
            <w:r w:rsidRPr="005227BC">
              <w:rPr>
                <w:rFonts w:eastAsia="SimSun"/>
                <w:lang w:eastAsia="zh-CN"/>
              </w:rPr>
              <w:t>rids</w:t>
            </w:r>
            <w:r>
              <w:rPr>
                <w:rFonts w:eastAsia="SimSun"/>
                <w:lang w:eastAsia="zh-CN"/>
              </w:rPr>
              <w:t xml:space="preserve"> (A.4.9)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2050F0" w:rsidRPr="00457CAE" w14:paraId="7BCFC0F4" w14:textId="77777777" w:rsidTr="009C1462">
        <w:trPr>
          <w:cantSplit/>
          <w:tblHeader/>
        </w:trPr>
        <w:tc>
          <w:tcPr>
            <w:tcW w:w="13496" w:type="dxa"/>
            <w:gridSpan w:val="17"/>
            <w:shd w:val="clear" w:color="auto" w:fill="auto"/>
          </w:tcPr>
          <w:p w14:paraId="592BAE37" w14:textId="77777777" w:rsidR="0087684F" w:rsidRPr="00457CAE" w:rsidRDefault="0087684F" w:rsidP="002050F0">
            <w:pPr>
              <w:pStyle w:val="TAN"/>
              <w:keepNext w:val="0"/>
              <w:keepLines w:val="0"/>
              <w:rPr>
                <w:rFonts w:eastAsia="Calibri"/>
              </w:rPr>
            </w:pPr>
            <w:r w:rsidRPr="00457CAE">
              <w:lastRenderedPageBreak/>
              <w:t>NOTE 1:</w:t>
            </w:r>
            <w:r w:rsidR="00DF0E71" w:rsidRPr="00457CAE">
              <w:tab/>
            </w:r>
            <w:r w:rsidRPr="00457CAE">
              <w:rPr>
                <w:rFonts w:eastAsia="Calibri"/>
              </w:rPr>
              <w:t>Unless otherwise specified, all communication includes 1 wireless link (UE to network node or network node to UE) rather than two wireless links (UE to UE).</w:t>
            </w:r>
          </w:p>
          <w:p w14:paraId="7BC755FC" w14:textId="77777777" w:rsidR="0087684F" w:rsidRPr="00457CAE" w:rsidRDefault="0087684F" w:rsidP="002050F0">
            <w:pPr>
              <w:pStyle w:val="TAN"/>
              <w:keepNext w:val="0"/>
              <w:keepLines w:val="0"/>
              <w:rPr>
                <w:rFonts w:eastAsia="Calibri"/>
              </w:rPr>
            </w:pPr>
            <w:r w:rsidRPr="00457CAE">
              <w:rPr>
                <w:rFonts w:eastAsia="Calibri"/>
              </w:rPr>
              <w:t>NOTE 2:</w:t>
            </w:r>
            <w:r w:rsidR="00DF0E71" w:rsidRPr="00457CAE">
              <w:rPr>
                <w:rFonts w:eastAsia="Calibri"/>
              </w:rPr>
              <w:tab/>
            </w:r>
            <w:r w:rsidR="00AC4D96" w:rsidRPr="00457CAE">
              <w:rPr>
                <w:rFonts w:eastAsia="Calibri"/>
              </w:rPr>
              <w:t>(void)</w:t>
            </w:r>
          </w:p>
          <w:p w14:paraId="293A94DE" w14:textId="77777777" w:rsidR="003721D7" w:rsidRPr="00457CAE" w:rsidRDefault="003721D7" w:rsidP="003721D7">
            <w:pPr>
              <w:pStyle w:val="TAN"/>
              <w:rPr>
                <w:rFonts w:eastAsia="Calibri"/>
              </w:rPr>
            </w:pPr>
            <w:r w:rsidRPr="00457CAE">
              <w:rPr>
                <w:rFonts w:eastAsia="Calibri"/>
              </w:rPr>
              <w:t>NOTE 3:</w:t>
            </w:r>
            <w:r w:rsidRPr="00457CAE">
              <w:rPr>
                <w:rFonts w:eastAsia="Calibri"/>
              </w:rPr>
              <w:tab/>
              <w:t>Length x width x height.</w:t>
            </w:r>
          </w:p>
          <w:p w14:paraId="476DC6EA" w14:textId="77777777" w:rsidR="002B5665" w:rsidRDefault="003721D7" w:rsidP="002B5665">
            <w:pPr>
              <w:pStyle w:val="TAN"/>
              <w:keepNext w:val="0"/>
              <w:keepLines w:val="0"/>
              <w:rPr>
                <w:rFonts w:eastAsia="Calibri"/>
              </w:rPr>
            </w:pPr>
            <w:r w:rsidRPr="00457CAE">
              <w:rPr>
                <w:rFonts w:eastAsia="Calibri"/>
              </w:rPr>
              <w:t>NOTE 4:</w:t>
            </w:r>
            <w:r w:rsidRPr="00457CAE">
              <w:rPr>
                <w:rFonts w:eastAsia="Calibri"/>
              </w:rPr>
              <w:tab/>
              <w:t>Scheduled aperiodic traffic with transfer interval (max end-to-end allowed latency &lt; transfer interval).</w:t>
            </w:r>
            <w:r w:rsidR="002B5665">
              <w:rPr>
                <w:rFonts w:eastAsia="Calibri"/>
              </w:rPr>
              <w:t xml:space="preserve"> </w:t>
            </w:r>
          </w:p>
          <w:p w14:paraId="5974D6AC" w14:textId="77777777" w:rsidR="002B5665" w:rsidRDefault="002B5665" w:rsidP="002B5665">
            <w:pPr>
              <w:pStyle w:val="TAN"/>
            </w:pPr>
            <w:r>
              <w:t>NOTE 5:</w:t>
            </w:r>
            <w:r w:rsidR="004E3B85" w:rsidRPr="00F43C8A">
              <w:tab/>
            </w:r>
            <w:r>
              <w:t>It applies to both UL and DL unless stated otherwise</w:t>
            </w:r>
            <w:r w:rsidRPr="00F43C8A">
              <w:t>.</w:t>
            </w:r>
          </w:p>
          <w:p w14:paraId="725C7240" w14:textId="77777777" w:rsidR="00DA478D" w:rsidRDefault="002B5665" w:rsidP="00DA478D">
            <w:pPr>
              <w:pStyle w:val="TAN"/>
            </w:pPr>
            <w:r w:rsidRPr="00F43C8A">
              <w:t xml:space="preserve">NOTE </w:t>
            </w:r>
            <w:r>
              <w:t>6</w:t>
            </w:r>
            <w:r w:rsidRPr="00F43C8A">
              <w:t>:</w:t>
            </w:r>
            <w:r w:rsidRPr="00F43C8A">
              <w:tab/>
            </w:r>
            <w:r>
              <w:t>It applies to both linear movement and rotation unless stated otherwise</w:t>
            </w:r>
            <w:r w:rsidRPr="00F43C8A">
              <w:t>.</w:t>
            </w:r>
            <w:r w:rsidR="00DA478D">
              <w:t xml:space="preserve"> </w:t>
            </w:r>
          </w:p>
          <w:p w14:paraId="5F98056C" w14:textId="77777777" w:rsidR="00DA478D" w:rsidRDefault="00DA478D" w:rsidP="00DA478D">
            <w:pPr>
              <w:pStyle w:val="TAN"/>
            </w:pPr>
            <w:r>
              <w:t>NOTE 7:</w:t>
            </w:r>
            <w:r>
              <w:tab/>
              <w:t>Communication includes two wireless links (UE to UE).</w:t>
            </w:r>
          </w:p>
          <w:p w14:paraId="6614E9F5" w14:textId="77777777" w:rsidR="0097697B" w:rsidRDefault="00DA478D" w:rsidP="0097697B">
            <w:pPr>
              <w:pStyle w:val="TAN"/>
              <w:keepLines w:val="0"/>
            </w:pPr>
            <w:r>
              <w:t>NOTE 8:</w:t>
            </w:r>
            <w:r>
              <w:tab/>
              <w:t>The mobile operation panel is connected wirelessly to the 5G system. If the mobile robot/production line is also connected wirelessly to the 5G system, the communication includes two wireless links.</w:t>
            </w:r>
          </w:p>
          <w:p w14:paraId="4B604128" w14:textId="77777777" w:rsidR="0097697B" w:rsidRPr="005227BC" w:rsidRDefault="0097697B" w:rsidP="0097697B">
            <w:pPr>
              <w:pStyle w:val="TAN"/>
              <w:keepLines w:val="0"/>
              <w:rPr>
                <w:rFonts w:eastAsia="Calibri"/>
              </w:rPr>
            </w:pPr>
            <w:r w:rsidRPr="005227BC">
              <w:rPr>
                <w:rFonts w:eastAsia="Calibri"/>
              </w:rPr>
              <w:t xml:space="preserve">NOTE </w:t>
            </w:r>
            <w:r>
              <w:rPr>
                <w:rFonts w:eastAsia="Calibri"/>
              </w:rPr>
              <w:t>9</w:t>
            </w:r>
            <w:r w:rsidRPr="005227BC">
              <w:rPr>
                <w:rFonts w:eastAsia="Calibri"/>
              </w:rPr>
              <w:t>:</w:t>
            </w:r>
            <w:r>
              <w:tab/>
            </w:r>
            <w:r w:rsidRPr="005227BC">
              <w:rPr>
                <w:rFonts w:eastAsia="Calibri"/>
              </w:rPr>
              <w:t xml:space="preserve">The </w:t>
            </w:r>
            <w:r>
              <w:rPr>
                <w:rFonts w:eastAsia="Calibri"/>
              </w:rPr>
              <w:t>service bit</w:t>
            </w:r>
            <w:r w:rsidRPr="005227BC">
              <w:rPr>
                <w:rFonts w:eastAsia="Calibri"/>
              </w:rPr>
              <w:t xml:space="preserve"> rate in one </w:t>
            </w:r>
            <w:r>
              <w:rPr>
                <w:rFonts w:eastAsia="Calibri"/>
              </w:rPr>
              <w:t>e</w:t>
            </w:r>
            <w:r w:rsidRPr="005227BC">
              <w:rPr>
                <w:rFonts w:eastAsia="Calibri"/>
              </w:rPr>
              <w:t xml:space="preserve">nergy storage station can be calculated </w:t>
            </w:r>
            <w:r>
              <w:rPr>
                <w:rFonts w:eastAsia="Calibri"/>
              </w:rPr>
              <w:t>as follows</w:t>
            </w:r>
            <w:r w:rsidRPr="005227BC">
              <w:rPr>
                <w:rFonts w:eastAsia="Calibri"/>
              </w:rPr>
              <w:t xml:space="preserve">:12.5 Mbytes/s </w:t>
            </w:r>
            <w:r>
              <w:rPr>
                <w:rFonts w:eastAsia="Calibri"/>
              </w:rPr>
              <w:t>x</w:t>
            </w:r>
            <w:r w:rsidRPr="005227BC">
              <w:rPr>
                <w:rFonts w:eastAsia="Calibri"/>
              </w:rPr>
              <w:t xml:space="preserve"> 50</w:t>
            </w:r>
            <w:r>
              <w:rPr>
                <w:rFonts w:eastAsia="Calibri"/>
              </w:rPr>
              <w:t xml:space="preserve"> </w:t>
            </w:r>
            <w:r w:rsidRPr="005227BC">
              <w:rPr>
                <w:rFonts w:eastAsia="Calibri"/>
              </w:rPr>
              <w:t xml:space="preserve">containers </w:t>
            </w:r>
            <w:r>
              <w:rPr>
                <w:rFonts w:eastAsia="Calibri"/>
              </w:rPr>
              <w:t>x</w:t>
            </w:r>
            <w:r w:rsidRPr="005227BC">
              <w:rPr>
                <w:rFonts w:eastAsia="Calibri"/>
              </w:rPr>
              <w:t xml:space="preserve"> 8 = 5 Gbit/s</w:t>
            </w:r>
            <w:r>
              <w:rPr>
                <w:rFonts w:eastAsia="Calibri"/>
              </w:rPr>
              <w:t>.</w:t>
            </w:r>
          </w:p>
          <w:p w14:paraId="46B07D9D" w14:textId="77777777" w:rsidR="003721D7" w:rsidRPr="00457CAE" w:rsidRDefault="0097697B" w:rsidP="0097697B">
            <w:pPr>
              <w:pStyle w:val="TAN"/>
              <w:keepNext w:val="0"/>
              <w:keepLines w:val="0"/>
              <w:rPr>
                <w:rFonts w:eastAsia="Calibri"/>
              </w:rPr>
            </w:pPr>
            <w:r>
              <w:rPr>
                <w:rFonts w:eastAsia="Calibri"/>
              </w:rPr>
              <w:t>NOTE 10</w:t>
            </w:r>
            <w:r w:rsidRPr="005227BC">
              <w:rPr>
                <w:rFonts w:eastAsia="Calibri"/>
              </w:rPr>
              <w:t>:</w:t>
            </w:r>
            <w:r>
              <w:tab/>
              <w:t xml:space="preserve">The </w:t>
            </w:r>
            <w:r>
              <w:rPr>
                <w:rFonts w:eastAsia="Calibri"/>
              </w:rPr>
              <w:t>maximum allowed end-to-end latency</w:t>
            </w:r>
            <w:r w:rsidRPr="005227BC">
              <w:rPr>
                <w:rFonts w:eastAsia="Calibri"/>
              </w:rPr>
              <w:t xml:space="preserve"> is for accuracy fee control</w:t>
            </w:r>
            <w:r>
              <w:rPr>
                <w:rFonts w:eastAsia="Calibri"/>
              </w:rPr>
              <w:t>.</w:t>
            </w:r>
            <w:r w:rsidRPr="005227BC">
              <w:rPr>
                <w:rFonts w:eastAsia="Calibri"/>
              </w:rPr>
              <w:t xml:space="preserve"> </w:t>
            </w:r>
            <w:r>
              <w:rPr>
                <w:rFonts w:eastAsia="Calibri"/>
              </w:rPr>
              <w:t xml:space="preserve">It is the delay for </w:t>
            </w:r>
            <w:r w:rsidRPr="005227BC">
              <w:rPr>
                <w:rFonts w:eastAsia="Calibri"/>
              </w:rPr>
              <w:t>one</w:t>
            </w:r>
            <w:r>
              <w:rPr>
                <w:rFonts w:eastAsia="Calibri"/>
              </w:rPr>
              <w:t>-</w:t>
            </w:r>
            <w:r w:rsidRPr="005227BC">
              <w:rPr>
                <w:rFonts w:eastAsia="Calibri"/>
              </w:rPr>
              <w:t xml:space="preserve">way communication </w:t>
            </w:r>
            <w:r>
              <w:rPr>
                <w:rFonts w:eastAsia="Calibri"/>
              </w:rPr>
              <w:t>between</w:t>
            </w:r>
            <w:r w:rsidRPr="005227BC">
              <w:rPr>
                <w:rFonts w:eastAsia="Calibri"/>
              </w:rPr>
              <w:t xml:space="preserve"> </w:t>
            </w:r>
            <w:r>
              <w:rPr>
                <w:rFonts w:eastAsia="Calibri"/>
              </w:rPr>
              <w:t xml:space="preserve">the </w:t>
            </w:r>
            <w:r w:rsidRPr="005227BC">
              <w:rPr>
                <w:rFonts w:eastAsia="Calibri"/>
              </w:rPr>
              <w:t xml:space="preserve">backend system </w:t>
            </w:r>
            <w:r>
              <w:rPr>
                <w:rFonts w:eastAsia="Calibri"/>
              </w:rPr>
              <w:t xml:space="preserve">and the </w:t>
            </w:r>
            <w:r w:rsidRPr="005227BC">
              <w:rPr>
                <w:rFonts w:eastAsia="Calibri"/>
              </w:rPr>
              <w:t>5G IoT device</w:t>
            </w:r>
            <w:r>
              <w:rPr>
                <w:rFonts w:eastAsia="Calibri"/>
              </w:rPr>
              <w:t xml:space="preserve">. The </w:t>
            </w:r>
            <w:r w:rsidRPr="005227BC">
              <w:rPr>
                <w:rFonts w:eastAsia="Calibri"/>
              </w:rPr>
              <w:t>distance between the</w:t>
            </w:r>
            <w:r>
              <w:rPr>
                <w:rFonts w:eastAsia="Calibri"/>
              </w:rPr>
              <w:t xml:space="preserve"> two</w:t>
            </w:r>
            <w:r w:rsidRPr="005227BC">
              <w:rPr>
                <w:rFonts w:eastAsia="Calibri"/>
              </w:rPr>
              <w:t xml:space="preserve"> is 40 km</w:t>
            </w:r>
            <w:r>
              <w:rPr>
                <w:rFonts w:eastAsia="Calibri"/>
              </w:rPr>
              <w:t xml:space="preserve"> or lower (</w:t>
            </w:r>
            <w:r w:rsidRPr="005227BC">
              <w:rPr>
                <w:rFonts w:eastAsia="Calibri"/>
              </w:rPr>
              <w:t>city range</w:t>
            </w:r>
            <w:r>
              <w:rPr>
                <w:rFonts w:eastAsia="Calibri"/>
              </w:rPr>
              <w:t>)</w:t>
            </w:r>
            <w:r w:rsidRPr="005227BC">
              <w:rPr>
                <w:rFonts w:eastAsia="Calibri"/>
              </w:rPr>
              <w:t>.</w:t>
            </w:r>
          </w:p>
        </w:tc>
      </w:tr>
    </w:tbl>
    <w:p w14:paraId="6C2A576F" w14:textId="77777777" w:rsidR="0087684F" w:rsidRPr="00457CAE" w:rsidRDefault="0087684F" w:rsidP="0087684F"/>
    <w:p w14:paraId="2F6934D6" w14:textId="77777777" w:rsidR="00854BC6" w:rsidRPr="00457CAE" w:rsidRDefault="00302C0A" w:rsidP="00DF3B60">
      <w:pPr>
        <w:pStyle w:val="Heading2"/>
      </w:pPr>
      <w:bookmarkStart w:id="54" w:name="_Toc45387340"/>
      <w:bookmarkStart w:id="55" w:name="_Toc146301509"/>
      <w:r w:rsidRPr="00457CAE">
        <w:t>5</w:t>
      </w:r>
      <w:r w:rsidR="00854BC6" w:rsidRPr="00457CAE">
        <w:t>.4</w:t>
      </w:r>
      <w:r w:rsidR="00854BC6" w:rsidRPr="00457CAE">
        <w:tab/>
      </w:r>
      <w:r w:rsidR="00127324" w:rsidRPr="00457CAE">
        <w:t>Non-deterministic communication</w:t>
      </w:r>
      <w:bookmarkEnd w:id="54"/>
      <w:bookmarkEnd w:id="55"/>
    </w:p>
    <w:p w14:paraId="721CC4CA" w14:textId="77777777" w:rsidR="001C613D" w:rsidRPr="00457CAE" w:rsidRDefault="005E4C81" w:rsidP="001C613D">
      <w:r w:rsidRPr="00457CAE">
        <w:rPr>
          <w:lang w:eastAsia="en-US"/>
        </w:rPr>
        <w:t xml:space="preserve">Non-deterministic communication subsumes all other traffic types than periodic/aperiodic deterministic communication. This includes periodic/aperiodic non-real-time traffic. A description of non-deterministic communication can be found in </w:t>
      </w:r>
      <w:r w:rsidR="00866B63" w:rsidRPr="00457CAE">
        <w:rPr>
          <w:lang w:eastAsia="en-US"/>
        </w:rPr>
        <w:t>C</w:t>
      </w:r>
      <w:r w:rsidRPr="00457CAE">
        <w:rPr>
          <w:lang w:eastAsia="en-US"/>
        </w:rPr>
        <w:t xml:space="preserve">lauses 4.3 and </w:t>
      </w:r>
      <w:r w:rsidR="00BF31FF" w:rsidRPr="00457CAE">
        <w:rPr>
          <w:lang w:eastAsia="en-US"/>
        </w:rPr>
        <w:t>4.</w:t>
      </w:r>
      <w:r w:rsidRPr="00457CAE">
        <w:rPr>
          <w:lang w:eastAsia="en-US"/>
        </w:rPr>
        <w:t>4. Additional information on the underlying use cases of the sets of requirements in Table 5.4</w:t>
      </w:r>
      <w:r w:rsidR="005256C2" w:rsidRPr="00457CAE">
        <w:rPr>
          <w:lang w:eastAsia="en-US"/>
        </w:rPr>
        <w:noBreakHyphen/>
      </w:r>
      <w:r w:rsidRPr="00457CAE">
        <w:rPr>
          <w:lang w:eastAsia="en-US"/>
        </w:rPr>
        <w:t>1 can be found in Annex A. Further information on characteristic parameters and influence quantities used in Table 5.4-1 can be found in Annex C.</w:t>
      </w:r>
      <w:r w:rsidR="001C613D" w:rsidRPr="00457CAE">
        <w:t xml:space="preserve"> </w:t>
      </w:r>
    </w:p>
    <w:p w14:paraId="54B66B6C" w14:textId="77777777" w:rsidR="005E4C81" w:rsidRPr="00457CAE" w:rsidRDefault="001C613D" w:rsidP="001C613D">
      <w:pPr>
        <w:rPr>
          <w:lang w:eastAsia="en-US"/>
        </w:rPr>
      </w:pPr>
      <w:r w:rsidRPr="00457CAE">
        <w:t>The 5G system shall be able to provide non-deterministic communication with the service performance requirements</w:t>
      </w:r>
      <w:r w:rsidR="00D55B78" w:rsidRPr="00040042">
        <w:rPr>
          <w:noProof/>
        </w:rPr>
        <w:t xml:space="preserve"> </w:t>
      </w:r>
      <w:r w:rsidR="00D55B78" w:rsidRPr="007A449E">
        <w:rPr>
          <w:noProof/>
        </w:rPr>
        <w:t>for individual logical communication links</w:t>
      </w:r>
      <w:r w:rsidR="00D55B78" w:rsidRPr="00D55B78">
        <w:rPr>
          <w:noProof/>
        </w:rPr>
        <w:t xml:space="preserve"> </w:t>
      </w:r>
      <w:r w:rsidR="00D55B78">
        <w:rPr>
          <w:noProof/>
        </w:rPr>
        <w:t>that realise the communication services</w:t>
      </w:r>
      <w:r w:rsidRPr="00457CAE">
        <w:t xml:space="preserve"> reported in Table 5.4-1.</w:t>
      </w:r>
    </w:p>
    <w:p w14:paraId="7543F9C1" w14:textId="77777777" w:rsidR="005E4C81" w:rsidRPr="00457CAE" w:rsidRDefault="005E4C81" w:rsidP="005E4C81">
      <w:pPr>
        <w:pStyle w:val="TH"/>
      </w:pPr>
      <w:r w:rsidRPr="00457CAE">
        <w:t>Table 5.4-1: Non-deterministic communication service performance requirements</w:t>
      </w:r>
    </w:p>
    <w:tbl>
      <w:tblPr>
        <w:tblW w:w="11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2008"/>
        <w:gridCol w:w="1417"/>
        <w:gridCol w:w="1531"/>
        <w:gridCol w:w="1474"/>
        <w:gridCol w:w="3254"/>
        <w:tblGridChange w:id="56">
          <w:tblGrid>
            <w:gridCol w:w="2266"/>
            <w:gridCol w:w="2008"/>
            <w:gridCol w:w="1417"/>
            <w:gridCol w:w="1531"/>
            <w:gridCol w:w="1474"/>
            <w:gridCol w:w="3254"/>
          </w:tblGrid>
        </w:tblGridChange>
      </w:tblGrid>
      <w:tr w:rsidR="00301282" w:rsidRPr="00457CAE" w14:paraId="7BD7CA12" w14:textId="77777777" w:rsidTr="009C1462">
        <w:tc>
          <w:tcPr>
            <w:tcW w:w="4274" w:type="dxa"/>
            <w:gridSpan w:val="2"/>
            <w:shd w:val="clear" w:color="auto" w:fill="auto"/>
          </w:tcPr>
          <w:p w14:paraId="4BD1540E" w14:textId="77777777" w:rsidR="005E4C81" w:rsidRPr="00457CAE" w:rsidRDefault="005E4C81" w:rsidP="001A3158">
            <w:pPr>
              <w:pStyle w:val="TAH"/>
              <w:rPr>
                <w:rFonts w:eastAsia="Calibri"/>
                <w:lang w:eastAsia="en-US"/>
              </w:rPr>
            </w:pPr>
            <w:r w:rsidRPr="00457CAE">
              <w:rPr>
                <w:rFonts w:eastAsia="Calibri"/>
              </w:rPr>
              <w:t>Characteristic parameter (KPI)</w:t>
            </w:r>
          </w:p>
        </w:tc>
        <w:tc>
          <w:tcPr>
            <w:tcW w:w="4422" w:type="dxa"/>
            <w:gridSpan w:val="3"/>
            <w:shd w:val="clear" w:color="auto" w:fill="auto"/>
          </w:tcPr>
          <w:p w14:paraId="38926924" w14:textId="77777777" w:rsidR="005E4C81" w:rsidRPr="00457CAE" w:rsidRDefault="005E4C81" w:rsidP="001A3158">
            <w:pPr>
              <w:pStyle w:val="TAH"/>
              <w:rPr>
                <w:rFonts w:eastAsia="Calibri"/>
                <w:lang w:eastAsia="en-US"/>
              </w:rPr>
            </w:pPr>
            <w:r w:rsidRPr="00457CAE">
              <w:rPr>
                <w:rFonts w:eastAsia="Calibri"/>
              </w:rPr>
              <w:t>Influence quantity</w:t>
            </w:r>
          </w:p>
        </w:tc>
        <w:tc>
          <w:tcPr>
            <w:tcW w:w="3254" w:type="dxa"/>
            <w:shd w:val="clear" w:color="auto" w:fill="auto"/>
          </w:tcPr>
          <w:p w14:paraId="63D84B90" w14:textId="77777777" w:rsidR="005E4C81" w:rsidRPr="00457CAE" w:rsidRDefault="005E4C81" w:rsidP="001A3158">
            <w:pPr>
              <w:pStyle w:val="TAH"/>
              <w:rPr>
                <w:rFonts w:eastAsia="Calibri"/>
                <w:lang w:eastAsia="en-US"/>
              </w:rPr>
            </w:pPr>
          </w:p>
        </w:tc>
      </w:tr>
      <w:tr w:rsidR="00301282" w:rsidRPr="00457CAE" w14:paraId="113326ED" w14:textId="77777777" w:rsidTr="009C1462">
        <w:tc>
          <w:tcPr>
            <w:tcW w:w="2266" w:type="dxa"/>
            <w:shd w:val="clear" w:color="auto" w:fill="auto"/>
          </w:tcPr>
          <w:p w14:paraId="207010EC" w14:textId="77777777" w:rsidR="005E4C81" w:rsidRPr="00457CAE" w:rsidRDefault="005E4C81" w:rsidP="001A3158">
            <w:pPr>
              <w:pStyle w:val="TAH"/>
              <w:rPr>
                <w:rFonts w:eastAsia="Calibri"/>
              </w:rPr>
            </w:pPr>
            <w:r w:rsidRPr="00457CAE">
              <w:rPr>
                <w:rFonts w:eastAsia="Calibri"/>
              </w:rPr>
              <w:t>Communication service reliability: mean time between failures</w:t>
            </w:r>
          </w:p>
        </w:tc>
        <w:tc>
          <w:tcPr>
            <w:tcW w:w="2008" w:type="dxa"/>
            <w:shd w:val="clear" w:color="auto" w:fill="auto"/>
          </w:tcPr>
          <w:p w14:paraId="0645F54B" w14:textId="77777777" w:rsidR="005E4C81" w:rsidRPr="00457CAE" w:rsidRDefault="005E4C81" w:rsidP="001A3158">
            <w:pPr>
              <w:pStyle w:val="TAH"/>
              <w:rPr>
                <w:rFonts w:eastAsia="Calibri"/>
                <w:lang w:eastAsia="en-US"/>
              </w:rPr>
            </w:pPr>
            <w:r w:rsidRPr="00457CAE">
              <w:rPr>
                <w:rFonts w:eastAsia="Calibri"/>
              </w:rPr>
              <w:t>Service bit rate: user-experienced data rate</w:t>
            </w:r>
          </w:p>
        </w:tc>
        <w:tc>
          <w:tcPr>
            <w:tcW w:w="1417" w:type="dxa"/>
            <w:shd w:val="clear" w:color="auto" w:fill="auto"/>
          </w:tcPr>
          <w:p w14:paraId="44E003A1" w14:textId="77777777" w:rsidR="005E4C81" w:rsidRPr="00457CAE" w:rsidRDefault="005E4C81" w:rsidP="001A3158">
            <w:pPr>
              <w:pStyle w:val="TAH"/>
              <w:rPr>
                <w:rFonts w:eastAsia="Calibri"/>
                <w:lang w:eastAsia="en-US"/>
              </w:rPr>
            </w:pPr>
            <w:r w:rsidRPr="00457CAE">
              <w:rPr>
                <w:rFonts w:eastAsia="Calibri"/>
              </w:rPr>
              <w:t>UE speed</w:t>
            </w:r>
            <w:r w:rsidR="002B5665">
              <w:rPr>
                <w:rFonts w:eastAsia="Calibri"/>
                <w:b w:val="0"/>
              </w:rPr>
              <w:t xml:space="preserve"> (note 2)</w:t>
            </w:r>
          </w:p>
        </w:tc>
        <w:tc>
          <w:tcPr>
            <w:tcW w:w="1531" w:type="dxa"/>
            <w:shd w:val="clear" w:color="auto" w:fill="auto"/>
          </w:tcPr>
          <w:p w14:paraId="60F818F8" w14:textId="77777777" w:rsidR="005E4C81" w:rsidRPr="00457CAE" w:rsidRDefault="005E4C81" w:rsidP="001A3158">
            <w:pPr>
              <w:pStyle w:val="TAH"/>
              <w:rPr>
                <w:rFonts w:eastAsia="Calibri"/>
                <w:lang w:eastAsia="en-US"/>
              </w:rPr>
            </w:pPr>
            <w:r w:rsidRPr="00457CAE">
              <w:rPr>
                <w:rFonts w:eastAsia="Calibri"/>
              </w:rPr>
              <w:t># of UEs</w:t>
            </w:r>
          </w:p>
        </w:tc>
        <w:tc>
          <w:tcPr>
            <w:tcW w:w="1474" w:type="dxa"/>
            <w:shd w:val="clear" w:color="auto" w:fill="auto"/>
          </w:tcPr>
          <w:p w14:paraId="28E2C7FF" w14:textId="77777777" w:rsidR="005E4C81" w:rsidRPr="00457CAE" w:rsidRDefault="005E4C81" w:rsidP="001A3158">
            <w:pPr>
              <w:pStyle w:val="TAH"/>
              <w:rPr>
                <w:rFonts w:eastAsia="Calibri"/>
                <w:lang w:eastAsia="en-US"/>
              </w:rPr>
            </w:pPr>
            <w:r w:rsidRPr="00457CAE">
              <w:rPr>
                <w:rFonts w:eastAsia="Calibri"/>
              </w:rPr>
              <w:t xml:space="preserve">Service area </w:t>
            </w:r>
            <w:r w:rsidRPr="00457CAE">
              <w:rPr>
                <w:rFonts w:eastAsia="Calibri"/>
                <w:lang w:eastAsia="en-US"/>
              </w:rPr>
              <w:t>(note</w:t>
            </w:r>
            <w:r w:rsidR="002B5665">
              <w:rPr>
                <w:rFonts w:eastAsia="Calibri"/>
                <w:b w:val="0"/>
              </w:rPr>
              <w:t xml:space="preserve"> 1</w:t>
            </w:r>
            <w:r w:rsidRPr="00457CAE">
              <w:rPr>
                <w:rFonts w:eastAsia="Calibri"/>
                <w:lang w:eastAsia="en-US"/>
              </w:rPr>
              <w:t>)</w:t>
            </w:r>
          </w:p>
        </w:tc>
        <w:tc>
          <w:tcPr>
            <w:tcW w:w="3254" w:type="dxa"/>
            <w:shd w:val="clear" w:color="auto" w:fill="auto"/>
          </w:tcPr>
          <w:p w14:paraId="1F1F5CAD" w14:textId="77777777" w:rsidR="005E4C81" w:rsidRPr="00457CAE" w:rsidRDefault="0069109C" w:rsidP="001A3158">
            <w:pPr>
              <w:pStyle w:val="TAH"/>
              <w:rPr>
                <w:rFonts w:eastAsia="Calibri"/>
                <w:lang w:eastAsia="en-US"/>
              </w:rPr>
            </w:pPr>
            <w:r w:rsidRPr="00457CAE">
              <w:rPr>
                <w:rFonts w:eastAsia="Calibri"/>
                <w:lang w:eastAsia="en-US"/>
              </w:rPr>
              <w:t>Remark</w:t>
            </w:r>
            <w:r w:rsidR="00432C47">
              <w:rPr>
                <w:rFonts w:eastAsia="Calibri"/>
              </w:rPr>
              <w:t>s</w:t>
            </w:r>
          </w:p>
        </w:tc>
      </w:tr>
      <w:tr w:rsidR="00301282" w:rsidRPr="00457CAE" w14:paraId="0F2A98EB" w14:textId="77777777" w:rsidTr="009C1462">
        <w:tc>
          <w:tcPr>
            <w:tcW w:w="2266" w:type="dxa"/>
            <w:shd w:val="clear" w:color="auto" w:fill="auto"/>
          </w:tcPr>
          <w:p w14:paraId="72690FE9" w14:textId="77777777" w:rsidR="005E4C81" w:rsidRPr="00457CAE" w:rsidRDefault="005E4C81" w:rsidP="001A3158">
            <w:pPr>
              <w:pStyle w:val="TAL"/>
              <w:rPr>
                <w:rFonts w:eastAsia="Calibri"/>
              </w:rPr>
            </w:pPr>
            <w:r w:rsidRPr="00457CAE">
              <w:rPr>
                <w:rFonts w:eastAsia="Calibri"/>
              </w:rPr>
              <w:t>~ 1 month</w:t>
            </w:r>
          </w:p>
        </w:tc>
        <w:tc>
          <w:tcPr>
            <w:tcW w:w="2008" w:type="dxa"/>
            <w:shd w:val="clear" w:color="auto" w:fill="auto"/>
          </w:tcPr>
          <w:p w14:paraId="4394583A" w14:textId="77777777" w:rsidR="005E4C81" w:rsidRPr="00457CAE" w:rsidRDefault="002B5665" w:rsidP="001A3158">
            <w:pPr>
              <w:pStyle w:val="TAL"/>
              <w:rPr>
                <w:rFonts w:eastAsia="Calibri"/>
                <w:lang w:eastAsia="en-US"/>
              </w:rPr>
            </w:pPr>
            <w:r>
              <w:rPr>
                <w:rFonts w:eastAsia="Calibri"/>
              </w:rPr>
              <w:t xml:space="preserve">DL: </w:t>
            </w:r>
            <w:r w:rsidR="005E4C81" w:rsidRPr="00457CAE">
              <w:rPr>
                <w:rFonts w:eastAsia="Calibri"/>
              </w:rPr>
              <w:t>≥ 1 Mbit/s</w:t>
            </w:r>
          </w:p>
        </w:tc>
        <w:tc>
          <w:tcPr>
            <w:tcW w:w="1417" w:type="dxa"/>
            <w:shd w:val="clear" w:color="auto" w:fill="auto"/>
          </w:tcPr>
          <w:p w14:paraId="2D098934" w14:textId="77777777" w:rsidR="005E4C81" w:rsidRPr="00457CAE" w:rsidRDefault="005E4C81" w:rsidP="001A3158">
            <w:pPr>
              <w:pStyle w:val="TAL"/>
              <w:rPr>
                <w:rFonts w:eastAsia="Calibri"/>
                <w:lang w:eastAsia="en-US"/>
              </w:rPr>
            </w:pPr>
            <w:r w:rsidRPr="00457CAE">
              <w:rPr>
                <w:rFonts w:eastAsia="Calibri"/>
              </w:rPr>
              <w:t>~ 0 km/h</w:t>
            </w:r>
            <w:r w:rsidRPr="00457CAE">
              <w:rPr>
                <w:rFonts w:eastAsia="Calibri"/>
              </w:rPr>
              <w:br/>
            </w:r>
            <w:r w:rsidRPr="00457CAE">
              <w:rPr>
                <w:rFonts w:eastAsia="Calibri"/>
                <w:lang w:eastAsia="en-US"/>
              </w:rPr>
              <w:t>≤ 75 km/h</w:t>
            </w:r>
          </w:p>
        </w:tc>
        <w:tc>
          <w:tcPr>
            <w:tcW w:w="1531" w:type="dxa"/>
            <w:shd w:val="clear" w:color="auto" w:fill="auto"/>
          </w:tcPr>
          <w:p w14:paraId="61E16B74" w14:textId="77777777" w:rsidR="005E4C81" w:rsidRPr="00457CAE" w:rsidRDefault="005E4C81" w:rsidP="001A3158">
            <w:pPr>
              <w:pStyle w:val="TAL"/>
              <w:rPr>
                <w:rFonts w:eastAsia="Calibri"/>
                <w:lang w:eastAsia="en-US"/>
              </w:rPr>
            </w:pPr>
            <w:r w:rsidRPr="00457CAE">
              <w:rPr>
                <w:rFonts w:eastAsia="Calibri"/>
                <w:lang w:eastAsia="en-US"/>
              </w:rPr>
              <w:br/>
              <w:t>≤ 100</w:t>
            </w:r>
          </w:p>
        </w:tc>
        <w:tc>
          <w:tcPr>
            <w:tcW w:w="1474" w:type="dxa"/>
            <w:shd w:val="clear" w:color="auto" w:fill="auto"/>
          </w:tcPr>
          <w:p w14:paraId="1FE419A2" w14:textId="77777777" w:rsidR="005E4C81" w:rsidRPr="00457CAE" w:rsidRDefault="005E4C81" w:rsidP="001A3158">
            <w:pPr>
              <w:pStyle w:val="TAL"/>
              <w:rPr>
                <w:rFonts w:eastAsia="Calibri"/>
                <w:lang w:eastAsia="en-US"/>
              </w:rPr>
            </w:pPr>
            <w:r w:rsidRPr="00457CAE">
              <w:rPr>
                <w:rFonts w:eastAsia="Calibri"/>
                <w:lang w:eastAsia="en-US"/>
              </w:rPr>
              <w:t>50 m x 10 m x 10 m</w:t>
            </w:r>
          </w:p>
        </w:tc>
        <w:tc>
          <w:tcPr>
            <w:tcW w:w="3254" w:type="dxa"/>
            <w:shd w:val="clear" w:color="auto" w:fill="auto"/>
          </w:tcPr>
          <w:p w14:paraId="0CB82330" w14:textId="77777777" w:rsidR="005E4C81" w:rsidRPr="00457CAE" w:rsidRDefault="005E4C81" w:rsidP="001A3158">
            <w:pPr>
              <w:pStyle w:val="TAL"/>
              <w:rPr>
                <w:rFonts w:eastAsia="Calibri"/>
                <w:lang w:eastAsia="en-US"/>
              </w:rPr>
            </w:pPr>
            <w:r w:rsidRPr="00457CAE">
              <w:rPr>
                <w:rFonts w:eastAsia="Calibri"/>
                <w:lang w:eastAsia="en-US"/>
              </w:rPr>
              <w:t>Motion control - software updates (A.2.2.1)</w:t>
            </w:r>
          </w:p>
        </w:tc>
      </w:tr>
      <w:tr w:rsidR="00301282" w:rsidRPr="00457CAE" w14:paraId="79BCDFEA" w14:textId="77777777" w:rsidTr="009C1462">
        <w:tc>
          <w:tcPr>
            <w:tcW w:w="2266" w:type="dxa"/>
            <w:shd w:val="clear" w:color="auto" w:fill="auto"/>
          </w:tcPr>
          <w:p w14:paraId="703936DA" w14:textId="77777777" w:rsidR="005E4C81" w:rsidRPr="00457CAE" w:rsidRDefault="005E4C81" w:rsidP="001A3158">
            <w:pPr>
              <w:pStyle w:val="TAL"/>
              <w:rPr>
                <w:rFonts w:eastAsia="Calibri"/>
              </w:rPr>
            </w:pPr>
          </w:p>
        </w:tc>
        <w:tc>
          <w:tcPr>
            <w:tcW w:w="2008" w:type="dxa"/>
            <w:shd w:val="clear" w:color="auto" w:fill="auto"/>
          </w:tcPr>
          <w:p w14:paraId="5DFA2DF9" w14:textId="77777777" w:rsidR="005E4C81" w:rsidRPr="00457CAE" w:rsidRDefault="002B5665" w:rsidP="001A3158">
            <w:pPr>
              <w:pStyle w:val="TAL"/>
              <w:rPr>
                <w:rFonts w:eastAsia="Calibri"/>
                <w:lang w:eastAsia="en-US"/>
              </w:rPr>
            </w:pPr>
            <w:r>
              <w:rPr>
                <w:rFonts w:eastAsia="Calibri"/>
              </w:rPr>
              <w:t xml:space="preserve">UL: </w:t>
            </w:r>
            <w:r w:rsidR="005E4C81" w:rsidRPr="00457CAE">
              <w:rPr>
                <w:rFonts w:eastAsia="Calibri"/>
              </w:rPr>
              <w:t>&gt; 10 Mbit/s</w:t>
            </w:r>
          </w:p>
        </w:tc>
        <w:tc>
          <w:tcPr>
            <w:tcW w:w="1417" w:type="dxa"/>
            <w:shd w:val="clear" w:color="auto" w:fill="auto"/>
          </w:tcPr>
          <w:p w14:paraId="61C28F22" w14:textId="77777777" w:rsidR="005E4C81" w:rsidRPr="00457CAE" w:rsidRDefault="005E4C81" w:rsidP="001A3158">
            <w:pPr>
              <w:pStyle w:val="TAL"/>
              <w:rPr>
                <w:rFonts w:eastAsia="Calibri"/>
                <w:lang w:eastAsia="en-US"/>
              </w:rPr>
            </w:pPr>
            <w:r w:rsidRPr="00457CAE">
              <w:rPr>
                <w:rFonts w:eastAsia="Calibri"/>
              </w:rPr>
              <w:t>≤ 50 km/h</w:t>
            </w:r>
            <w:r w:rsidR="00322142">
              <w:rPr>
                <w:rFonts w:eastAsia="Calibri"/>
              </w:rPr>
              <w:t xml:space="preserve"> </w:t>
            </w:r>
            <w:r w:rsidR="002B5665" w:rsidRPr="002B5665">
              <w:rPr>
                <w:rFonts w:eastAsia="Calibri"/>
              </w:rPr>
              <w:t>(linear movement)</w:t>
            </w:r>
          </w:p>
        </w:tc>
        <w:tc>
          <w:tcPr>
            <w:tcW w:w="1531" w:type="dxa"/>
            <w:shd w:val="clear" w:color="auto" w:fill="auto"/>
          </w:tcPr>
          <w:p w14:paraId="7FF9F7D8" w14:textId="77777777" w:rsidR="005E4C81" w:rsidRPr="00457CAE" w:rsidRDefault="005E4C81" w:rsidP="001A3158">
            <w:pPr>
              <w:pStyle w:val="TAL"/>
              <w:rPr>
                <w:rFonts w:eastAsia="Calibri"/>
                <w:lang w:eastAsia="en-US"/>
              </w:rPr>
            </w:pPr>
            <w:r w:rsidRPr="00457CAE">
              <w:rPr>
                <w:rFonts w:eastAsia="Calibri"/>
              </w:rPr>
              <w:t xml:space="preserve">≤ </w:t>
            </w:r>
            <w:r w:rsidR="009C1462">
              <w:t>2,000</w:t>
            </w:r>
          </w:p>
        </w:tc>
        <w:tc>
          <w:tcPr>
            <w:tcW w:w="1474" w:type="dxa"/>
            <w:shd w:val="clear" w:color="auto" w:fill="auto"/>
          </w:tcPr>
          <w:p w14:paraId="33A61A46" w14:textId="77777777" w:rsidR="005E4C81" w:rsidRPr="00457CAE" w:rsidRDefault="005E4C81" w:rsidP="001A3158">
            <w:pPr>
              <w:pStyle w:val="TAL"/>
              <w:rPr>
                <w:rFonts w:eastAsia="Calibri"/>
                <w:lang w:eastAsia="en-US"/>
              </w:rPr>
            </w:pPr>
            <w:r w:rsidRPr="00457CAE">
              <w:rPr>
                <w:rFonts w:eastAsia="Calibri"/>
              </w:rPr>
              <w:t>≤ 1 km</w:t>
            </w:r>
            <w:r w:rsidRPr="00457CAE">
              <w:rPr>
                <w:rFonts w:eastAsia="Calibri"/>
                <w:vertAlign w:val="superscript"/>
              </w:rPr>
              <w:t>2</w:t>
            </w:r>
          </w:p>
        </w:tc>
        <w:tc>
          <w:tcPr>
            <w:tcW w:w="3254" w:type="dxa"/>
            <w:shd w:val="clear" w:color="auto" w:fill="auto"/>
          </w:tcPr>
          <w:p w14:paraId="064AAC33" w14:textId="77777777" w:rsidR="005E4C81" w:rsidRPr="00457CAE" w:rsidRDefault="005E4C81" w:rsidP="001A3158">
            <w:pPr>
              <w:pStyle w:val="TAL"/>
              <w:rPr>
                <w:rFonts w:eastAsia="Calibri"/>
                <w:lang w:eastAsia="en-US"/>
              </w:rPr>
            </w:pPr>
            <w:r w:rsidRPr="00457CAE">
              <w:rPr>
                <w:rFonts w:eastAsia="Calibri"/>
              </w:rPr>
              <w:t>Mobile robots; real-time video stream</w:t>
            </w:r>
            <w:r w:rsidR="00432C47">
              <w:rPr>
                <w:rFonts w:eastAsia="Calibri"/>
              </w:rPr>
              <w:t xml:space="preserve"> (A.2.2.3)</w:t>
            </w:r>
          </w:p>
        </w:tc>
      </w:tr>
      <w:tr w:rsidR="00301282" w:rsidRPr="00457CAE" w14:paraId="11B9D7BC" w14:textId="77777777" w:rsidTr="009C1462">
        <w:tc>
          <w:tcPr>
            <w:tcW w:w="11950" w:type="dxa"/>
            <w:gridSpan w:val="6"/>
            <w:shd w:val="clear" w:color="auto" w:fill="auto"/>
          </w:tcPr>
          <w:p w14:paraId="5DE70779" w14:textId="77777777" w:rsidR="002B5665" w:rsidRPr="002B5665" w:rsidRDefault="005E4C81" w:rsidP="002B5665">
            <w:pPr>
              <w:pStyle w:val="TAN"/>
              <w:rPr>
                <w:rFonts w:eastAsia="Calibri"/>
                <w:szCs w:val="22"/>
              </w:rPr>
            </w:pPr>
            <w:r w:rsidRPr="00457CAE">
              <w:rPr>
                <w:rFonts w:eastAsia="Calibri"/>
                <w:szCs w:val="22"/>
              </w:rPr>
              <w:t>NOTE</w:t>
            </w:r>
            <w:r w:rsidR="002B5665">
              <w:rPr>
                <w:rFonts w:eastAsia="Calibri"/>
                <w:szCs w:val="22"/>
              </w:rPr>
              <w:t xml:space="preserve"> 1</w:t>
            </w:r>
            <w:r w:rsidRPr="00457CAE">
              <w:rPr>
                <w:rFonts w:eastAsia="Calibri"/>
                <w:szCs w:val="22"/>
              </w:rPr>
              <w:t>:</w:t>
            </w:r>
            <w:r w:rsidR="00301282" w:rsidRPr="00457CAE">
              <w:rPr>
                <w:rFonts w:eastAsia="Calibri"/>
                <w:szCs w:val="22"/>
              </w:rPr>
              <w:tab/>
            </w:r>
            <w:r w:rsidRPr="00457CAE">
              <w:rPr>
                <w:rFonts w:eastAsia="Calibri"/>
                <w:szCs w:val="22"/>
              </w:rPr>
              <w:t>Length x width x height</w:t>
            </w:r>
            <w:r w:rsidR="002B5665">
              <w:t xml:space="preserve"> </w:t>
            </w:r>
          </w:p>
          <w:p w14:paraId="0316835A" w14:textId="77777777" w:rsidR="005E4C81" w:rsidRPr="00457CAE" w:rsidRDefault="002B5665" w:rsidP="002B5665">
            <w:pPr>
              <w:pStyle w:val="TAN"/>
              <w:rPr>
                <w:rFonts w:eastAsia="Calibri"/>
                <w:szCs w:val="22"/>
              </w:rPr>
            </w:pPr>
            <w:r w:rsidRPr="002B5665">
              <w:rPr>
                <w:rFonts w:eastAsia="Calibri"/>
                <w:szCs w:val="22"/>
              </w:rPr>
              <w:t>NOTE 2:</w:t>
            </w:r>
            <w:r w:rsidR="001A398A">
              <w:rPr>
                <w:rFonts w:eastAsia="Calibri"/>
                <w:szCs w:val="22"/>
              </w:rPr>
              <w:t xml:space="preserve"> </w:t>
            </w:r>
            <w:r w:rsidR="001A398A">
              <w:rPr>
                <w:rFonts w:eastAsia="Calibri"/>
                <w:szCs w:val="22"/>
              </w:rPr>
              <w:tab/>
            </w:r>
            <w:r w:rsidRPr="002B5665">
              <w:rPr>
                <w:rFonts w:eastAsia="Calibri"/>
                <w:szCs w:val="22"/>
              </w:rPr>
              <w:t>It applies to both linear movement and rotation unless stated otherwise.</w:t>
            </w:r>
          </w:p>
        </w:tc>
      </w:tr>
    </w:tbl>
    <w:p w14:paraId="2195F814" w14:textId="77777777" w:rsidR="005E4C81" w:rsidRPr="00457CAE" w:rsidRDefault="005E4C81" w:rsidP="005E4C81"/>
    <w:p w14:paraId="115AEB43" w14:textId="77777777" w:rsidR="00127324" w:rsidRPr="00457CAE" w:rsidRDefault="00302C0A" w:rsidP="00DF3B60">
      <w:pPr>
        <w:pStyle w:val="Heading2"/>
      </w:pPr>
      <w:bookmarkStart w:id="57" w:name="_Toc45387341"/>
      <w:bookmarkStart w:id="58" w:name="_Toc146301510"/>
      <w:r w:rsidRPr="00457CAE">
        <w:lastRenderedPageBreak/>
        <w:t>5</w:t>
      </w:r>
      <w:r w:rsidR="00127324" w:rsidRPr="00457CAE">
        <w:t>.5</w:t>
      </w:r>
      <w:r w:rsidR="00127324" w:rsidRPr="00457CAE">
        <w:tab/>
        <w:t>Mixed traffic</w:t>
      </w:r>
      <w:bookmarkEnd w:id="57"/>
      <w:bookmarkEnd w:id="58"/>
    </w:p>
    <w:p w14:paraId="68003491" w14:textId="77777777" w:rsidR="001C613D" w:rsidRPr="00457CAE" w:rsidRDefault="00301282" w:rsidP="001C613D">
      <w:r w:rsidRPr="00457CAE">
        <w:rPr>
          <w:lang w:eastAsia="en-US"/>
        </w:rPr>
        <w:t>Mixed traffic cannot be assigned to one of the other communication patterns exclusively. Additional information on the underlying use cases of the sets of requirements in Table 5.5-1 can be found in Annex A. Further information on characteristic parameters and influence quantities used in Table 5.5-1 can be found in Annex C.</w:t>
      </w:r>
      <w:r w:rsidR="001C613D" w:rsidRPr="00457CAE">
        <w:t xml:space="preserve"> </w:t>
      </w:r>
    </w:p>
    <w:p w14:paraId="6AED8699" w14:textId="77777777" w:rsidR="00301282" w:rsidRPr="00457CAE" w:rsidRDefault="001C613D" w:rsidP="001C613D">
      <w:pPr>
        <w:rPr>
          <w:lang w:eastAsia="en-US"/>
        </w:rPr>
      </w:pPr>
      <w:r w:rsidRPr="00457CAE">
        <w:t>The 5G system shall be able to provide mixed traffic communication with the service performance requirements</w:t>
      </w:r>
      <w:r w:rsidR="00D55B78" w:rsidRPr="00D55B78">
        <w:rPr>
          <w:noProof/>
        </w:rPr>
        <w:t xml:space="preserve"> </w:t>
      </w:r>
      <w:r w:rsidR="00D55B78" w:rsidRPr="007A449E">
        <w:rPr>
          <w:noProof/>
        </w:rPr>
        <w:t xml:space="preserve">for individual logical communication links </w:t>
      </w:r>
      <w:r w:rsidR="00D55B78">
        <w:rPr>
          <w:noProof/>
        </w:rPr>
        <w:t>that realise the communication services</w:t>
      </w:r>
      <w:r w:rsidRPr="00457CAE">
        <w:t xml:space="preserve"> reported in Table 5.5-1.</w:t>
      </w:r>
    </w:p>
    <w:p w14:paraId="35519950" w14:textId="77777777" w:rsidR="00301282" w:rsidRPr="00457CAE" w:rsidRDefault="00301282" w:rsidP="00301282">
      <w:pPr>
        <w:pStyle w:val="TH"/>
      </w:pPr>
      <w:r w:rsidRPr="00457CAE">
        <w:t>Table 5.5-1: Mixed traffic communication service performance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928"/>
        <w:gridCol w:w="1361"/>
        <w:gridCol w:w="1587"/>
        <w:gridCol w:w="1209"/>
        <w:gridCol w:w="1209"/>
        <w:gridCol w:w="1209"/>
        <w:gridCol w:w="1274"/>
        <w:gridCol w:w="1007"/>
        <w:gridCol w:w="1442"/>
      </w:tblGrid>
      <w:tr w:rsidR="00301282" w:rsidRPr="00457CAE" w14:paraId="5F1F3A06" w14:textId="77777777" w:rsidTr="00DA478D">
        <w:tc>
          <w:tcPr>
            <w:tcW w:w="6508" w:type="dxa"/>
            <w:gridSpan w:val="4"/>
            <w:shd w:val="clear" w:color="auto" w:fill="auto"/>
          </w:tcPr>
          <w:p w14:paraId="1673641D" w14:textId="77777777" w:rsidR="00301282" w:rsidRPr="00457CAE" w:rsidRDefault="00301282" w:rsidP="001A3158">
            <w:pPr>
              <w:pStyle w:val="TAH"/>
              <w:rPr>
                <w:rFonts w:eastAsia="Calibri"/>
              </w:rPr>
            </w:pPr>
            <w:r w:rsidRPr="00457CAE">
              <w:rPr>
                <w:rFonts w:eastAsia="Calibri"/>
              </w:rPr>
              <w:t>Characteristic parameter (KPI)</w:t>
            </w:r>
          </w:p>
        </w:tc>
        <w:tc>
          <w:tcPr>
            <w:tcW w:w="5908" w:type="dxa"/>
            <w:gridSpan w:val="5"/>
            <w:shd w:val="clear" w:color="auto" w:fill="auto"/>
          </w:tcPr>
          <w:p w14:paraId="63D45C0A" w14:textId="77777777" w:rsidR="00301282" w:rsidRPr="00457CAE" w:rsidRDefault="00301282" w:rsidP="001A3158">
            <w:pPr>
              <w:pStyle w:val="TAH"/>
              <w:rPr>
                <w:rFonts w:eastAsia="Calibri"/>
              </w:rPr>
            </w:pPr>
            <w:r w:rsidRPr="00457CAE">
              <w:rPr>
                <w:rFonts w:eastAsia="Calibri"/>
              </w:rPr>
              <w:t>Influence quantity</w:t>
            </w:r>
          </w:p>
        </w:tc>
        <w:tc>
          <w:tcPr>
            <w:tcW w:w="1442" w:type="dxa"/>
            <w:shd w:val="clear" w:color="auto" w:fill="auto"/>
          </w:tcPr>
          <w:p w14:paraId="64DBCB9D" w14:textId="77777777" w:rsidR="00301282" w:rsidRPr="00457CAE" w:rsidRDefault="00301282" w:rsidP="001A3158">
            <w:pPr>
              <w:pStyle w:val="TAH"/>
              <w:rPr>
                <w:rFonts w:eastAsia="Calibri"/>
              </w:rPr>
            </w:pPr>
            <w:r w:rsidRPr="00457CAE">
              <w:rPr>
                <w:rFonts w:eastAsia="Calibri"/>
              </w:rPr>
              <w:t>Remarks</w:t>
            </w:r>
          </w:p>
        </w:tc>
      </w:tr>
      <w:tr w:rsidR="00DA478D" w:rsidRPr="00457CAE" w14:paraId="7D3DFBB0" w14:textId="77777777" w:rsidTr="00DA478D">
        <w:tc>
          <w:tcPr>
            <w:tcW w:w="1632" w:type="dxa"/>
            <w:shd w:val="clear" w:color="auto" w:fill="auto"/>
          </w:tcPr>
          <w:p w14:paraId="4C01D8E9" w14:textId="77777777" w:rsidR="00DA478D" w:rsidRPr="00457CAE" w:rsidRDefault="00DA478D" w:rsidP="00DA478D">
            <w:pPr>
              <w:pStyle w:val="TAH"/>
              <w:rPr>
                <w:rFonts w:eastAsia="Calibri"/>
              </w:rPr>
            </w:pPr>
            <w:r w:rsidRPr="00457CAE">
              <w:rPr>
                <w:rFonts w:eastAsia="Calibri"/>
              </w:rPr>
              <w:t>Communication service availability</w:t>
            </w:r>
          </w:p>
        </w:tc>
        <w:tc>
          <w:tcPr>
            <w:tcW w:w="1928" w:type="dxa"/>
            <w:shd w:val="clear" w:color="auto" w:fill="auto"/>
          </w:tcPr>
          <w:p w14:paraId="7DEB4F96" w14:textId="77777777" w:rsidR="00DA478D" w:rsidRPr="00457CAE" w:rsidRDefault="00DA478D" w:rsidP="00DA478D">
            <w:pPr>
              <w:pStyle w:val="TAH"/>
              <w:rPr>
                <w:rFonts w:eastAsia="Calibri"/>
              </w:rPr>
            </w:pPr>
            <w:r w:rsidRPr="00457CAE">
              <w:rPr>
                <w:rFonts w:eastAsia="Calibri"/>
              </w:rPr>
              <w:t>Communication service reliability: mean time between failures</w:t>
            </w:r>
          </w:p>
        </w:tc>
        <w:tc>
          <w:tcPr>
            <w:tcW w:w="1361" w:type="dxa"/>
            <w:shd w:val="clear" w:color="auto" w:fill="auto"/>
          </w:tcPr>
          <w:p w14:paraId="475931BE" w14:textId="77777777" w:rsidR="00DA478D" w:rsidRPr="00457CAE" w:rsidRDefault="00DA478D" w:rsidP="00DA478D">
            <w:pPr>
              <w:pStyle w:val="TAH"/>
              <w:rPr>
                <w:rFonts w:eastAsia="Calibri"/>
              </w:rPr>
            </w:pPr>
            <w:r w:rsidRPr="00457CAE">
              <w:rPr>
                <w:rFonts w:eastAsia="Calibri"/>
              </w:rPr>
              <w:t>Max Allowed End-to-end latency (note 1)</w:t>
            </w:r>
            <w:r>
              <w:rPr>
                <w:rFonts w:eastAsia="Calibri"/>
                <w:b w:val="0"/>
              </w:rPr>
              <w:t xml:space="preserve"> </w:t>
            </w:r>
            <w:r>
              <w:rPr>
                <w:rFonts w:eastAsia="Calibri"/>
                <w:b w:val="0"/>
              </w:rPr>
              <w:br/>
              <w:t>(note 3)</w:t>
            </w:r>
          </w:p>
        </w:tc>
        <w:tc>
          <w:tcPr>
            <w:tcW w:w="1587" w:type="dxa"/>
            <w:shd w:val="clear" w:color="auto" w:fill="auto"/>
          </w:tcPr>
          <w:p w14:paraId="43D6106D" w14:textId="77777777" w:rsidR="00DA478D" w:rsidRPr="00457CAE" w:rsidRDefault="00DA478D" w:rsidP="00DA478D">
            <w:pPr>
              <w:pStyle w:val="TAH"/>
              <w:rPr>
                <w:rFonts w:eastAsia="Calibri"/>
              </w:rPr>
            </w:pPr>
            <w:r w:rsidRPr="00457CAE">
              <w:rPr>
                <w:rFonts w:eastAsia="Calibri"/>
              </w:rPr>
              <w:t>Service bit rate: aggregate user-experienced data rate</w:t>
            </w:r>
          </w:p>
        </w:tc>
        <w:tc>
          <w:tcPr>
            <w:tcW w:w="1209" w:type="dxa"/>
          </w:tcPr>
          <w:p w14:paraId="06410D9A" w14:textId="77777777" w:rsidR="00DA478D" w:rsidRPr="009673FB" w:rsidRDefault="00DA478D" w:rsidP="00DA478D">
            <w:pPr>
              <w:pStyle w:val="TAH"/>
            </w:pPr>
            <w:r w:rsidRPr="009673FB">
              <w:t>Message</w:t>
            </w:r>
          </w:p>
          <w:p w14:paraId="08B384EC" w14:textId="77777777" w:rsidR="00DA478D" w:rsidRPr="00FB797D" w:rsidRDefault="00DA478D" w:rsidP="00DA478D">
            <w:pPr>
              <w:pStyle w:val="TAH"/>
            </w:pPr>
            <w:r w:rsidRPr="00FB797D">
              <w:t>Size</w:t>
            </w:r>
          </w:p>
          <w:p w14:paraId="69FEF925" w14:textId="77777777" w:rsidR="00DA478D" w:rsidRPr="00457CAE" w:rsidRDefault="00DA478D" w:rsidP="00DA478D">
            <w:pPr>
              <w:pStyle w:val="TAH"/>
              <w:rPr>
                <w:rFonts w:eastAsia="Calibri"/>
              </w:rPr>
            </w:pPr>
            <w:r w:rsidRPr="001F5780">
              <w:t>[byte]</w:t>
            </w:r>
          </w:p>
        </w:tc>
        <w:tc>
          <w:tcPr>
            <w:tcW w:w="1209" w:type="dxa"/>
            <w:shd w:val="clear" w:color="auto" w:fill="auto"/>
          </w:tcPr>
          <w:p w14:paraId="75A8EF1C" w14:textId="77777777" w:rsidR="00DA478D" w:rsidRPr="00457CAE" w:rsidRDefault="00DA478D" w:rsidP="00DA478D">
            <w:pPr>
              <w:pStyle w:val="TAH"/>
              <w:rPr>
                <w:rFonts w:eastAsia="Calibri"/>
              </w:rPr>
            </w:pPr>
            <w:r w:rsidRPr="00457CAE">
              <w:rPr>
                <w:rFonts w:eastAsia="Calibri"/>
              </w:rPr>
              <w:t>Survival time</w:t>
            </w:r>
          </w:p>
        </w:tc>
        <w:tc>
          <w:tcPr>
            <w:tcW w:w="1209" w:type="dxa"/>
            <w:shd w:val="clear" w:color="auto" w:fill="auto"/>
          </w:tcPr>
          <w:p w14:paraId="6CE9E9E0" w14:textId="77777777" w:rsidR="00DA478D" w:rsidRPr="00457CAE" w:rsidRDefault="00DA478D" w:rsidP="00DA478D">
            <w:pPr>
              <w:pStyle w:val="TAH"/>
              <w:rPr>
                <w:rFonts w:eastAsia="Calibri"/>
              </w:rPr>
            </w:pPr>
            <w:r w:rsidRPr="00457CAE">
              <w:rPr>
                <w:rFonts w:eastAsia="Calibri"/>
              </w:rPr>
              <w:t>UE speed</w:t>
            </w:r>
          </w:p>
        </w:tc>
        <w:tc>
          <w:tcPr>
            <w:tcW w:w="1274" w:type="dxa"/>
            <w:shd w:val="clear" w:color="auto" w:fill="auto"/>
          </w:tcPr>
          <w:p w14:paraId="64BE1502" w14:textId="77777777" w:rsidR="00DA478D" w:rsidRPr="00457CAE" w:rsidRDefault="00DA478D" w:rsidP="00DA478D">
            <w:pPr>
              <w:pStyle w:val="TAH"/>
              <w:rPr>
                <w:rFonts w:eastAsia="Calibri"/>
              </w:rPr>
            </w:pPr>
            <w:r w:rsidRPr="00457CAE">
              <w:rPr>
                <w:rFonts w:eastAsia="Calibri"/>
              </w:rPr>
              <w:t># of UEs</w:t>
            </w:r>
          </w:p>
        </w:tc>
        <w:tc>
          <w:tcPr>
            <w:tcW w:w="1007" w:type="dxa"/>
            <w:shd w:val="clear" w:color="auto" w:fill="auto"/>
          </w:tcPr>
          <w:p w14:paraId="6B38D773" w14:textId="77777777" w:rsidR="00DA478D" w:rsidRPr="00457CAE" w:rsidRDefault="00DA478D" w:rsidP="00DA478D">
            <w:pPr>
              <w:pStyle w:val="TAH"/>
              <w:rPr>
                <w:rFonts w:eastAsia="Calibri"/>
              </w:rPr>
            </w:pPr>
            <w:r w:rsidRPr="00457CAE">
              <w:rPr>
                <w:rFonts w:eastAsia="Calibri"/>
              </w:rPr>
              <w:t>Service Area</w:t>
            </w:r>
          </w:p>
        </w:tc>
        <w:tc>
          <w:tcPr>
            <w:tcW w:w="1442" w:type="dxa"/>
            <w:shd w:val="clear" w:color="auto" w:fill="auto"/>
          </w:tcPr>
          <w:p w14:paraId="7EAE3BED" w14:textId="77777777" w:rsidR="00DA478D" w:rsidRPr="00457CAE" w:rsidRDefault="00DA478D" w:rsidP="00DA478D">
            <w:pPr>
              <w:pStyle w:val="TAH"/>
              <w:rPr>
                <w:rFonts w:eastAsia="Calibri"/>
              </w:rPr>
            </w:pPr>
          </w:p>
        </w:tc>
      </w:tr>
      <w:tr w:rsidR="00DA478D" w:rsidRPr="00457CAE" w14:paraId="1F7274DE" w14:textId="77777777" w:rsidTr="00DA478D">
        <w:tc>
          <w:tcPr>
            <w:tcW w:w="1632" w:type="dxa"/>
            <w:shd w:val="clear" w:color="auto" w:fill="auto"/>
          </w:tcPr>
          <w:p w14:paraId="4DED943C" w14:textId="77777777" w:rsidR="00DA478D" w:rsidRPr="00457CAE" w:rsidRDefault="00DA478D" w:rsidP="00DA478D">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999</w:t>
            </w:r>
            <w:r w:rsidR="00AD028E">
              <w:rPr>
                <w:rFonts w:eastAsia="Calibri"/>
              </w:rPr>
              <w:t> </w:t>
            </w:r>
            <w:r w:rsidRPr="00457CAE">
              <w:rPr>
                <w:rFonts w:eastAsia="Calibri"/>
              </w:rPr>
              <w:t>9</w:t>
            </w:r>
            <w:r w:rsidRPr="00457CAE">
              <w:t> </w:t>
            </w:r>
            <w:r w:rsidRPr="00457CAE">
              <w:rPr>
                <w:rFonts w:eastAsia="Calibri"/>
              </w:rPr>
              <w:t>%</w:t>
            </w:r>
          </w:p>
        </w:tc>
        <w:tc>
          <w:tcPr>
            <w:tcW w:w="1928" w:type="dxa"/>
            <w:shd w:val="clear" w:color="auto" w:fill="auto"/>
          </w:tcPr>
          <w:p w14:paraId="2E5CA108" w14:textId="77777777" w:rsidR="00DA478D" w:rsidRPr="00457CAE" w:rsidRDefault="00DA478D" w:rsidP="00DA478D">
            <w:pPr>
              <w:pStyle w:val="TAL"/>
              <w:rPr>
                <w:rFonts w:eastAsia="Calibri"/>
              </w:rPr>
            </w:pPr>
            <w:r w:rsidRPr="00457CAE">
              <w:rPr>
                <w:rFonts w:eastAsia="Calibri"/>
              </w:rPr>
              <w:t>~ 10 years</w:t>
            </w:r>
          </w:p>
        </w:tc>
        <w:tc>
          <w:tcPr>
            <w:tcW w:w="1361" w:type="dxa"/>
            <w:shd w:val="clear" w:color="auto" w:fill="auto"/>
          </w:tcPr>
          <w:p w14:paraId="329A8494" w14:textId="77777777" w:rsidR="00DA478D" w:rsidRPr="00457CAE" w:rsidRDefault="00DA478D" w:rsidP="00DA478D">
            <w:pPr>
              <w:pStyle w:val="TAL"/>
              <w:rPr>
                <w:rFonts w:eastAsia="Calibri"/>
              </w:rPr>
            </w:pPr>
            <w:r w:rsidRPr="00457CAE">
              <w:rPr>
                <w:rFonts w:eastAsia="Calibri"/>
              </w:rPr>
              <w:t>16 ms</w:t>
            </w:r>
          </w:p>
        </w:tc>
        <w:tc>
          <w:tcPr>
            <w:tcW w:w="1587" w:type="dxa"/>
            <w:shd w:val="clear" w:color="auto" w:fill="auto"/>
          </w:tcPr>
          <w:p w14:paraId="6CDCDEFB" w14:textId="77777777" w:rsidR="00DA478D" w:rsidRPr="00457CAE" w:rsidRDefault="00DA478D" w:rsidP="00DA478D">
            <w:pPr>
              <w:pStyle w:val="TAL"/>
              <w:rPr>
                <w:rFonts w:eastAsia="Calibri"/>
              </w:rPr>
            </w:pPr>
          </w:p>
        </w:tc>
        <w:tc>
          <w:tcPr>
            <w:tcW w:w="1209" w:type="dxa"/>
          </w:tcPr>
          <w:p w14:paraId="70632C61" w14:textId="77777777" w:rsidR="00DA478D" w:rsidRPr="00457CAE" w:rsidRDefault="00DA478D" w:rsidP="00DA478D">
            <w:pPr>
              <w:pStyle w:val="TAL"/>
              <w:rPr>
                <w:rFonts w:eastAsia="Calibri"/>
              </w:rPr>
            </w:pPr>
          </w:p>
        </w:tc>
        <w:tc>
          <w:tcPr>
            <w:tcW w:w="1209" w:type="dxa"/>
            <w:shd w:val="clear" w:color="auto" w:fill="auto"/>
          </w:tcPr>
          <w:p w14:paraId="27AA8657" w14:textId="77777777" w:rsidR="00DA478D" w:rsidRPr="00457CAE" w:rsidRDefault="00DA478D" w:rsidP="00DA478D">
            <w:pPr>
              <w:pStyle w:val="TAL"/>
              <w:rPr>
                <w:rFonts w:eastAsia="Calibri"/>
              </w:rPr>
            </w:pPr>
          </w:p>
        </w:tc>
        <w:tc>
          <w:tcPr>
            <w:tcW w:w="1209" w:type="dxa"/>
            <w:shd w:val="clear" w:color="auto" w:fill="auto"/>
          </w:tcPr>
          <w:p w14:paraId="53F0903F" w14:textId="77777777" w:rsidR="00DA478D" w:rsidRPr="00457CAE" w:rsidRDefault="00DA478D" w:rsidP="00DA478D">
            <w:pPr>
              <w:pStyle w:val="TAL"/>
              <w:rPr>
                <w:rFonts w:eastAsia="Calibri"/>
              </w:rPr>
            </w:pPr>
            <w:r w:rsidRPr="00457CAE">
              <w:rPr>
                <w:rFonts w:eastAsia="Calibri"/>
              </w:rPr>
              <w:t>stationary</w:t>
            </w:r>
          </w:p>
        </w:tc>
        <w:tc>
          <w:tcPr>
            <w:tcW w:w="1274" w:type="dxa"/>
            <w:shd w:val="clear" w:color="auto" w:fill="auto"/>
          </w:tcPr>
          <w:p w14:paraId="4EDA9628" w14:textId="77777777" w:rsidR="00DA478D" w:rsidRPr="00457CAE" w:rsidRDefault="00DA478D" w:rsidP="00DA478D">
            <w:pPr>
              <w:pStyle w:val="TAL"/>
              <w:rPr>
                <w:rFonts w:eastAsia="Calibri"/>
              </w:rPr>
            </w:pPr>
            <w:r w:rsidRPr="00457CAE">
              <w:rPr>
                <w:rFonts w:eastAsia="Calibri"/>
              </w:rPr>
              <w:t xml:space="preserve">&lt; </w:t>
            </w:r>
            <w:r w:rsidR="00432C47" w:rsidRPr="00457CAE">
              <w:rPr>
                <w:rFonts w:eastAsia="Calibri"/>
              </w:rPr>
              <w:t>1</w:t>
            </w:r>
            <w:r w:rsidR="00432C47">
              <w:rPr>
                <w:rFonts w:eastAsia="Calibri"/>
              </w:rPr>
              <w:t>,</w:t>
            </w:r>
            <w:r w:rsidRPr="00457CAE">
              <w:rPr>
                <w:rFonts w:eastAsia="Calibri"/>
              </w:rPr>
              <w:t>000</w:t>
            </w:r>
          </w:p>
        </w:tc>
        <w:tc>
          <w:tcPr>
            <w:tcW w:w="1007" w:type="dxa"/>
            <w:shd w:val="clear" w:color="auto" w:fill="auto"/>
          </w:tcPr>
          <w:p w14:paraId="32BF4B22" w14:textId="77777777" w:rsidR="00DA478D" w:rsidRPr="00457CAE" w:rsidRDefault="00DA478D" w:rsidP="00DA478D">
            <w:pPr>
              <w:pStyle w:val="TAL"/>
              <w:rPr>
                <w:rFonts w:eastAsia="Calibri"/>
              </w:rPr>
            </w:pPr>
            <w:r w:rsidRPr="00457CAE">
              <w:rPr>
                <w:rFonts w:eastAsia="Calibri"/>
              </w:rPr>
              <w:t>several km²</w:t>
            </w:r>
          </w:p>
        </w:tc>
        <w:tc>
          <w:tcPr>
            <w:tcW w:w="1442" w:type="dxa"/>
            <w:shd w:val="clear" w:color="auto" w:fill="auto"/>
          </w:tcPr>
          <w:p w14:paraId="6FB21F94" w14:textId="77777777" w:rsidR="00DA478D" w:rsidRPr="00457CAE" w:rsidRDefault="00DA478D" w:rsidP="00DA478D">
            <w:pPr>
              <w:pStyle w:val="TAL"/>
              <w:rPr>
                <w:rFonts w:eastAsia="Calibri"/>
              </w:rPr>
            </w:pPr>
            <w:r w:rsidRPr="00457CAE">
              <w:rPr>
                <w:rFonts w:eastAsia="Calibri"/>
              </w:rPr>
              <w:t xml:space="preserve">Wind power plant – control traffic (A.5.2) </w:t>
            </w:r>
          </w:p>
        </w:tc>
      </w:tr>
      <w:tr w:rsidR="00DA478D" w:rsidRPr="00457CAE" w14:paraId="3B98DBB9" w14:textId="77777777" w:rsidTr="00DA478D">
        <w:tc>
          <w:tcPr>
            <w:tcW w:w="1632" w:type="dxa"/>
            <w:shd w:val="clear" w:color="auto" w:fill="auto"/>
          </w:tcPr>
          <w:p w14:paraId="04FA251F" w14:textId="77777777" w:rsidR="00DA478D" w:rsidRPr="00457CAE" w:rsidRDefault="00DA478D" w:rsidP="00DA478D">
            <w:pPr>
              <w:pStyle w:val="TAL"/>
              <w:rPr>
                <w:rFonts w:eastAsia="Calibri"/>
              </w:rPr>
            </w:pPr>
            <w:r w:rsidRPr="00E673D7">
              <w:t>99</w:t>
            </w:r>
            <w:r w:rsidR="00432C47">
              <w:t>.</w:t>
            </w:r>
            <w:r w:rsidRPr="00E673D7">
              <w:t>999</w:t>
            </w:r>
            <w:r w:rsidR="00AD028E">
              <w:t> </w:t>
            </w:r>
            <w:r w:rsidRPr="00E673D7">
              <w:t>9</w:t>
            </w:r>
            <w:r>
              <w:t> %</w:t>
            </w:r>
            <w:r w:rsidRPr="00E673D7">
              <w:t xml:space="preserve"> to 99</w:t>
            </w:r>
            <w:r w:rsidR="00432C47">
              <w:t>.</w:t>
            </w:r>
            <w:r w:rsidRPr="00E673D7">
              <w:t>999</w:t>
            </w:r>
            <w:r w:rsidR="00AD028E">
              <w:t> </w:t>
            </w:r>
            <w:r w:rsidRPr="00E673D7">
              <w:t>99</w:t>
            </w:r>
            <w:r>
              <w:t> %</w:t>
            </w:r>
          </w:p>
        </w:tc>
        <w:tc>
          <w:tcPr>
            <w:tcW w:w="1928" w:type="dxa"/>
            <w:shd w:val="clear" w:color="auto" w:fill="auto"/>
          </w:tcPr>
          <w:p w14:paraId="0B6EB9C8" w14:textId="77777777" w:rsidR="00DA478D" w:rsidRPr="00457CAE" w:rsidRDefault="00DA478D" w:rsidP="00DA478D">
            <w:pPr>
              <w:pStyle w:val="TAL"/>
              <w:rPr>
                <w:rFonts w:eastAsia="Calibri"/>
              </w:rPr>
            </w:pPr>
            <w:r w:rsidRPr="00E673D7">
              <w:t>1 day</w:t>
            </w:r>
          </w:p>
        </w:tc>
        <w:tc>
          <w:tcPr>
            <w:tcW w:w="1361" w:type="dxa"/>
            <w:shd w:val="clear" w:color="auto" w:fill="auto"/>
          </w:tcPr>
          <w:p w14:paraId="31D9E4E1" w14:textId="77777777" w:rsidR="00DA478D" w:rsidRPr="00457CAE" w:rsidRDefault="00DA478D" w:rsidP="00DA478D">
            <w:pPr>
              <w:pStyle w:val="TAL"/>
              <w:rPr>
                <w:rFonts w:eastAsia="Calibri"/>
              </w:rPr>
            </w:pPr>
            <w:r>
              <w:rPr>
                <w:rFonts w:eastAsia="Calibri"/>
              </w:rPr>
              <w:t>(note 4)</w:t>
            </w:r>
          </w:p>
        </w:tc>
        <w:tc>
          <w:tcPr>
            <w:tcW w:w="1587" w:type="dxa"/>
            <w:shd w:val="clear" w:color="auto" w:fill="auto"/>
          </w:tcPr>
          <w:p w14:paraId="0F2E608F" w14:textId="77777777" w:rsidR="00DA478D" w:rsidRPr="00457CAE" w:rsidRDefault="00DA478D" w:rsidP="00DA478D">
            <w:pPr>
              <w:pStyle w:val="TAL"/>
              <w:rPr>
                <w:rFonts w:eastAsia="Calibri"/>
              </w:rPr>
            </w:pPr>
            <w:r w:rsidRPr="00E673D7">
              <w:t>12 M</w:t>
            </w:r>
            <w:r>
              <w:t>bit/s</w:t>
            </w:r>
          </w:p>
        </w:tc>
        <w:tc>
          <w:tcPr>
            <w:tcW w:w="1209" w:type="dxa"/>
          </w:tcPr>
          <w:p w14:paraId="013B191B" w14:textId="77777777" w:rsidR="00DA478D" w:rsidRPr="00457CAE" w:rsidRDefault="00DA478D" w:rsidP="00DA478D">
            <w:pPr>
              <w:pStyle w:val="TAL"/>
              <w:rPr>
                <w:rFonts w:eastAsia="Calibri"/>
              </w:rPr>
            </w:pPr>
            <w:r w:rsidRPr="00E673D7">
              <w:t>250</w:t>
            </w:r>
            <w:r w:rsidR="00432C47">
              <w:t xml:space="preserve"> to </w:t>
            </w:r>
            <w:r w:rsidRPr="00E673D7">
              <w:t>1</w:t>
            </w:r>
            <w:r w:rsidR="00AD028E">
              <w:t>,</w:t>
            </w:r>
            <w:r w:rsidRPr="00E673D7">
              <w:t>500</w:t>
            </w:r>
          </w:p>
        </w:tc>
        <w:tc>
          <w:tcPr>
            <w:tcW w:w="1209" w:type="dxa"/>
            <w:shd w:val="clear" w:color="auto" w:fill="auto"/>
          </w:tcPr>
          <w:p w14:paraId="533EDB67" w14:textId="77777777" w:rsidR="00DA478D" w:rsidRPr="00457CAE" w:rsidRDefault="00DA478D" w:rsidP="00DA478D">
            <w:pPr>
              <w:pStyle w:val="TAL"/>
              <w:rPr>
                <w:rFonts w:eastAsia="Calibri"/>
              </w:rPr>
            </w:pPr>
          </w:p>
        </w:tc>
        <w:tc>
          <w:tcPr>
            <w:tcW w:w="1209" w:type="dxa"/>
            <w:shd w:val="clear" w:color="auto" w:fill="auto"/>
          </w:tcPr>
          <w:p w14:paraId="2D73D9E8" w14:textId="77777777" w:rsidR="00DA478D" w:rsidRPr="00457CAE" w:rsidRDefault="00DA478D" w:rsidP="00DA478D">
            <w:pPr>
              <w:pStyle w:val="TAL"/>
              <w:rPr>
                <w:rFonts w:eastAsia="Calibri"/>
              </w:rPr>
            </w:pPr>
            <w:r w:rsidRPr="00E673D7">
              <w:t>quasi-static; up to 10 km/h</w:t>
            </w:r>
          </w:p>
        </w:tc>
        <w:tc>
          <w:tcPr>
            <w:tcW w:w="1274" w:type="dxa"/>
            <w:shd w:val="clear" w:color="auto" w:fill="auto"/>
          </w:tcPr>
          <w:p w14:paraId="507B7644" w14:textId="77777777" w:rsidR="00DA478D" w:rsidRPr="00457CAE" w:rsidRDefault="00DA478D" w:rsidP="00DA478D">
            <w:pPr>
              <w:pStyle w:val="TAL"/>
              <w:rPr>
                <w:rFonts w:eastAsia="Calibri"/>
              </w:rPr>
            </w:pPr>
            <w:r w:rsidRPr="00E673D7">
              <w:t>2 or more</w:t>
            </w:r>
          </w:p>
        </w:tc>
        <w:tc>
          <w:tcPr>
            <w:tcW w:w="1007" w:type="dxa"/>
            <w:shd w:val="clear" w:color="auto" w:fill="auto"/>
          </w:tcPr>
          <w:p w14:paraId="2B74F881" w14:textId="77777777" w:rsidR="00DA478D" w:rsidRPr="00457CAE" w:rsidRDefault="00DA478D" w:rsidP="00DA478D">
            <w:pPr>
              <w:pStyle w:val="TAL"/>
              <w:rPr>
                <w:rFonts w:eastAsia="Calibri"/>
              </w:rPr>
            </w:pPr>
            <w:r w:rsidRPr="00E673D7">
              <w:t>30</w:t>
            </w:r>
            <w:r>
              <w:t> m</w:t>
            </w:r>
            <w:r w:rsidRPr="00E673D7">
              <w:t xml:space="preserve"> x 30</w:t>
            </w:r>
            <w:r>
              <w:t> m</w:t>
            </w:r>
          </w:p>
        </w:tc>
        <w:tc>
          <w:tcPr>
            <w:tcW w:w="1442" w:type="dxa"/>
            <w:shd w:val="clear" w:color="auto" w:fill="auto"/>
          </w:tcPr>
          <w:p w14:paraId="416E329F" w14:textId="77777777" w:rsidR="00DA478D" w:rsidRPr="00457CAE" w:rsidRDefault="00DA478D" w:rsidP="00DA478D">
            <w:pPr>
              <w:pStyle w:val="TAL"/>
              <w:rPr>
                <w:rFonts w:eastAsia="Calibri"/>
              </w:rPr>
            </w:pPr>
            <w:r w:rsidRPr="00E673D7">
              <w:rPr>
                <w:rFonts w:eastAsia="SimSun"/>
              </w:rPr>
              <w:t>Mobile Operation Panel: Manufacturing data stream</w:t>
            </w:r>
            <w:r>
              <w:rPr>
                <w:rFonts w:eastAsia="SimSun"/>
              </w:rPr>
              <w:t xml:space="preserve"> (A.2.4.1A)</w:t>
            </w:r>
          </w:p>
        </w:tc>
      </w:tr>
      <w:tr w:rsidR="00DA478D" w:rsidRPr="00457CAE" w14:paraId="7AD5066D" w14:textId="77777777" w:rsidTr="00DA478D">
        <w:tc>
          <w:tcPr>
            <w:tcW w:w="13858" w:type="dxa"/>
            <w:gridSpan w:val="10"/>
            <w:shd w:val="clear" w:color="auto" w:fill="auto"/>
          </w:tcPr>
          <w:p w14:paraId="72321980" w14:textId="77777777" w:rsidR="00DA478D" w:rsidRPr="00457CAE" w:rsidRDefault="00DA478D" w:rsidP="00DA478D">
            <w:pPr>
              <w:pStyle w:val="TAN"/>
              <w:rPr>
                <w:rFonts w:eastAsia="Calibri"/>
                <w:szCs w:val="22"/>
              </w:rPr>
            </w:pPr>
            <w:r w:rsidRPr="00457CAE">
              <w:rPr>
                <w:rFonts w:eastAsia="Calibri"/>
                <w:szCs w:val="22"/>
              </w:rPr>
              <w:t>NOTE 1:</w:t>
            </w:r>
            <w:r w:rsidRPr="00457CAE">
              <w:rPr>
                <w:rFonts w:eastAsia="Calibri"/>
                <w:szCs w:val="22"/>
              </w:rPr>
              <w:tab/>
              <w:t>Unless otherwise specified, all communication includes 1 wireless link (UE to network node or network node to UE) rather than two wireless links (UE to UE).</w:t>
            </w:r>
          </w:p>
          <w:p w14:paraId="070946C7" w14:textId="77777777" w:rsidR="00DA478D" w:rsidRPr="002B5665" w:rsidRDefault="00DA478D" w:rsidP="00DA478D">
            <w:pPr>
              <w:pStyle w:val="TAN"/>
              <w:rPr>
                <w:rFonts w:eastAsia="Calibri"/>
                <w:szCs w:val="22"/>
              </w:rPr>
            </w:pPr>
            <w:r w:rsidRPr="00457CAE">
              <w:rPr>
                <w:rFonts w:eastAsia="Calibri"/>
                <w:szCs w:val="22"/>
              </w:rPr>
              <w:t>NOTE 2:</w:t>
            </w:r>
            <w:r w:rsidRPr="00457CAE">
              <w:rPr>
                <w:rFonts w:eastAsia="Calibri"/>
                <w:szCs w:val="22"/>
              </w:rPr>
              <w:tab/>
              <w:t>(void)</w:t>
            </w:r>
            <w:r>
              <w:t xml:space="preserve"> </w:t>
            </w:r>
          </w:p>
          <w:p w14:paraId="09ECFCC4" w14:textId="77777777" w:rsidR="00DA478D" w:rsidRDefault="00DA478D" w:rsidP="00DA478D">
            <w:pPr>
              <w:pStyle w:val="TAN"/>
              <w:rPr>
                <w:rFonts w:eastAsia="Calibri"/>
                <w:szCs w:val="22"/>
              </w:rPr>
            </w:pPr>
            <w:r w:rsidRPr="002B5665">
              <w:rPr>
                <w:rFonts w:eastAsia="Calibri"/>
                <w:szCs w:val="22"/>
              </w:rPr>
              <w:t>NOTE 3:</w:t>
            </w:r>
            <w:r w:rsidR="001A398A">
              <w:rPr>
                <w:rFonts w:eastAsia="Calibri"/>
                <w:szCs w:val="22"/>
              </w:rPr>
              <w:t xml:space="preserve"> </w:t>
            </w:r>
            <w:r w:rsidR="001A398A">
              <w:rPr>
                <w:rFonts w:eastAsia="Calibri"/>
                <w:szCs w:val="22"/>
              </w:rPr>
              <w:tab/>
            </w:r>
            <w:r w:rsidRPr="002B5665">
              <w:rPr>
                <w:rFonts w:eastAsia="Calibri"/>
                <w:szCs w:val="22"/>
              </w:rPr>
              <w:t>It applies to both UL and DL unless stated otherwise.</w:t>
            </w:r>
          </w:p>
          <w:p w14:paraId="63A98EB8" w14:textId="77777777" w:rsidR="00DA478D" w:rsidRPr="00457CAE" w:rsidRDefault="00DA478D" w:rsidP="00DA478D">
            <w:pPr>
              <w:pStyle w:val="TAN"/>
              <w:rPr>
                <w:rFonts w:eastAsia="Calibri"/>
                <w:szCs w:val="22"/>
              </w:rPr>
            </w:pPr>
            <w:r w:rsidRPr="00DA478D">
              <w:rPr>
                <w:rFonts w:eastAsia="Calibri"/>
                <w:szCs w:val="22"/>
              </w:rPr>
              <w:t xml:space="preserve">NOTE </w:t>
            </w:r>
            <w:r>
              <w:rPr>
                <w:rFonts w:eastAsia="Calibri"/>
                <w:szCs w:val="22"/>
              </w:rPr>
              <w:t>4</w:t>
            </w:r>
            <w:r w:rsidRPr="00DA478D">
              <w:rPr>
                <w:rFonts w:eastAsia="Calibri"/>
                <w:szCs w:val="22"/>
              </w:rPr>
              <w:t>:</w:t>
            </w:r>
            <w:r w:rsidRPr="00DA478D">
              <w:rPr>
                <w:rFonts w:eastAsia="Calibri"/>
                <w:szCs w:val="22"/>
              </w:rPr>
              <w:tab/>
              <w:t>The mobile operation panel is connected wirelessly to the 5G system. If the mobile robot/production line is also connected wirelessly to the 5G system, the communication includes two wireless links.</w:t>
            </w:r>
          </w:p>
        </w:tc>
      </w:tr>
    </w:tbl>
    <w:p w14:paraId="59647EC7" w14:textId="77777777" w:rsidR="00301282" w:rsidRPr="00457CAE" w:rsidRDefault="00301282" w:rsidP="00301282"/>
    <w:p w14:paraId="7F6089CE" w14:textId="77777777" w:rsidR="00301282" w:rsidRPr="00457CAE" w:rsidRDefault="00301282" w:rsidP="00301282">
      <w:pPr>
        <w:rPr>
          <w:lang w:eastAsia="en-US"/>
        </w:rPr>
        <w:sectPr w:rsidR="00301282" w:rsidRPr="00457CAE" w:rsidSect="00AA0CF5">
          <w:footnotePr>
            <w:numRestart w:val="eachSect"/>
          </w:footnotePr>
          <w:pgSz w:w="16840" w:h="11907" w:orient="landscape" w:code="9"/>
          <w:pgMar w:top="1191" w:right="1418" w:bottom="1134" w:left="1134" w:header="851" w:footer="340" w:gutter="0"/>
          <w:cols w:space="720"/>
          <w:formProt w:val="0"/>
          <w:docGrid w:linePitch="272"/>
        </w:sectPr>
      </w:pPr>
    </w:p>
    <w:p w14:paraId="3593AB28" w14:textId="77777777" w:rsidR="00970301" w:rsidRPr="00457CAE" w:rsidRDefault="009B7166" w:rsidP="00DF3B60">
      <w:pPr>
        <w:pStyle w:val="Heading2"/>
        <w:rPr>
          <w:rFonts w:eastAsia="MS Mincho"/>
        </w:rPr>
      </w:pPr>
      <w:bookmarkStart w:id="59" w:name="_Hlk522832277"/>
      <w:bookmarkStart w:id="60" w:name="_Toc45387342"/>
      <w:bookmarkStart w:id="61" w:name="_Toc146301511"/>
      <w:r w:rsidRPr="00457CAE">
        <w:lastRenderedPageBreak/>
        <w:t>5.6</w:t>
      </w:r>
      <w:r w:rsidRPr="00457CAE">
        <w:tab/>
      </w:r>
      <w:r w:rsidR="00970301" w:rsidRPr="00457CAE">
        <w:rPr>
          <w:rFonts w:eastAsia="MS Mincho"/>
        </w:rPr>
        <w:t xml:space="preserve">Clock </w:t>
      </w:r>
      <w:r w:rsidRPr="00457CAE">
        <w:rPr>
          <w:rFonts w:eastAsia="MS Mincho"/>
        </w:rPr>
        <w:t>s</w:t>
      </w:r>
      <w:r w:rsidR="00970301" w:rsidRPr="00457CAE">
        <w:rPr>
          <w:rFonts w:eastAsia="MS Mincho"/>
        </w:rPr>
        <w:t>ynchronisation requirements</w:t>
      </w:r>
      <w:bookmarkEnd w:id="60"/>
      <w:bookmarkEnd w:id="61"/>
    </w:p>
    <w:p w14:paraId="7D19F92A" w14:textId="77777777" w:rsidR="005A46E7" w:rsidRDefault="005A46E7" w:rsidP="00DF3B60">
      <w:pPr>
        <w:pStyle w:val="Heading3"/>
        <w:rPr>
          <w:rFonts w:eastAsia="MS Mincho"/>
        </w:rPr>
      </w:pPr>
      <w:bookmarkStart w:id="62" w:name="_Toc45387343"/>
      <w:bookmarkStart w:id="63" w:name="_Toc146301512"/>
      <w:r>
        <w:rPr>
          <w:rFonts w:eastAsia="MS Mincho"/>
        </w:rPr>
        <w:t>5.6.0</w:t>
      </w:r>
      <w:r>
        <w:rPr>
          <w:rFonts w:eastAsia="MS Mincho"/>
        </w:rPr>
        <w:tab/>
        <w:t>Description</w:t>
      </w:r>
      <w:bookmarkEnd w:id="62"/>
      <w:bookmarkEnd w:id="63"/>
    </w:p>
    <w:p w14:paraId="6878C614" w14:textId="77777777" w:rsidR="005A46E7" w:rsidRDefault="005A46E7" w:rsidP="005A46E7">
      <w:r>
        <w:t xml:space="preserve">Clock synchronicity, or time synchronization precision, is defined between a sync master and a sync device. </w:t>
      </w:r>
      <w:r w:rsidR="00C25EBB">
        <w:t>T</w:t>
      </w:r>
      <w:r>
        <w:t xml:space="preserve">he requirement on the synchronicity budget for the 5G system </w:t>
      </w:r>
      <w:r w:rsidR="00C25EBB">
        <w:t>is the time error contribution between ingress and egress of the 5G system</w:t>
      </w:r>
      <w:r w:rsidR="00C25EBB" w:rsidRPr="00247C1A">
        <w:t xml:space="preserve"> on the path of clock synchronization messages</w:t>
      </w:r>
      <w:r w:rsidR="00C25EBB">
        <w:t>.</w:t>
      </w:r>
    </w:p>
    <w:p w14:paraId="7C53D6FC" w14:textId="77777777" w:rsidR="0066445C" w:rsidRDefault="0066445C" w:rsidP="0066445C">
      <w:pPr>
        <w:rPr>
          <w:lang w:eastAsia="de-DE"/>
        </w:rPr>
      </w:pPr>
      <w:bookmarkStart w:id="64" w:name="_Toc45387344"/>
      <w:r w:rsidRPr="009D7C7E">
        <w:rPr>
          <w:lang w:eastAsia="de-DE"/>
        </w:rPr>
        <w:t>Clock synchronisation requirements</w:t>
      </w:r>
      <w:r>
        <w:rPr>
          <w:lang w:eastAsia="de-DE"/>
        </w:rPr>
        <w:t xml:space="preserve"> specific for d</w:t>
      </w:r>
      <w:r w:rsidRPr="009D7C7E">
        <w:rPr>
          <w:lang w:eastAsia="de-DE"/>
        </w:rPr>
        <w:t>irect device connection and indirect network connection</w:t>
      </w:r>
      <w:r>
        <w:rPr>
          <w:lang w:eastAsia="de-DE"/>
        </w:rPr>
        <w:t xml:space="preserve"> are captured in section 7.2.3 and 8.2.3.</w:t>
      </w:r>
    </w:p>
    <w:p w14:paraId="376B8D10" w14:textId="77777777" w:rsidR="00970301" w:rsidRPr="00457CAE" w:rsidRDefault="009B7166" w:rsidP="00DF3B60">
      <w:pPr>
        <w:pStyle w:val="Heading3"/>
        <w:rPr>
          <w:rFonts w:eastAsia="MS Mincho"/>
        </w:rPr>
      </w:pPr>
      <w:bookmarkStart w:id="65" w:name="_Toc146301513"/>
      <w:r w:rsidRPr="00457CAE">
        <w:rPr>
          <w:rFonts w:eastAsia="MS Mincho"/>
        </w:rPr>
        <w:t>5.6</w:t>
      </w:r>
      <w:r w:rsidR="00970301" w:rsidRPr="00457CAE">
        <w:rPr>
          <w:rFonts w:eastAsia="MS Mincho"/>
        </w:rPr>
        <w:t>.1</w:t>
      </w:r>
      <w:r w:rsidR="00F97E14" w:rsidRPr="00457CAE">
        <w:rPr>
          <w:rFonts w:eastAsia="MS Mincho"/>
        </w:rPr>
        <w:tab/>
      </w:r>
      <w:r w:rsidR="00970301" w:rsidRPr="00457CAE">
        <w:rPr>
          <w:rFonts w:eastAsia="MS Mincho"/>
        </w:rPr>
        <w:t>Clock synchronisation service level requirements</w:t>
      </w:r>
      <w:bookmarkEnd w:id="64"/>
      <w:bookmarkEnd w:id="65"/>
    </w:p>
    <w:p w14:paraId="340F810B" w14:textId="77777777" w:rsidR="00970301" w:rsidRPr="00457CAE" w:rsidRDefault="00970301" w:rsidP="00970301">
      <w:r w:rsidRPr="00457CAE">
        <w:t>The 5G system shall support a mechanism to process and transmit IEEE</w:t>
      </w:r>
      <w:r w:rsidR="00432C47">
        <w:t xml:space="preserve"> </w:t>
      </w:r>
      <w:r w:rsidRPr="00457CAE">
        <w:t>1588</w:t>
      </w:r>
      <w:r w:rsidR="00871795" w:rsidRPr="00457CAE">
        <w:t>v2</w:t>
      </w:r>
      <w:r w:rsidRPr="00457CAE">
        <w:t xml:space="preserve"> / Pr</w:t>
      </w:r>
      <w:r w:rsidRPr="00457CAE">
        <w:t>e</w:t>
      </w:r>
      <w:r w:rsidRPr="00457CAE">
        <w:t>cision Time Protocol messages to support 3</w:t>
      </w:r>
      <w:r w:rsidRPr="00457CAE">
        <w:rPr>
          <w:vertAlign w:val="superscript"/>
        </w:rPr>
        <w:t>rd</w:t>
      </w:r>
      <w:r w:rsidRPr="00457CAE">
        <w:t>-party applications which use this protocol.</w:t>
      </w:r>
    </w:p>
    <w:p w14:paraId="51D661DB" w14:textId="77777777" w:rsidR="00EB7538" w:rsidRPr="00457CAE" w:rsidRDefault="00EB7538" w:rsidP="00113735">
      <w:pPr>
        <w:rPr>
          <w:rFonts w:eastAsia="MS Mincho"/>
          <w:lang w:eastAsia="ja-JP"/>
        </w:rPr>
      </w:pPr>
      <w:r w:rsidRPr="00457CAE">
        <w:rPr>
          <w:rFonts w:eastAsia="MS Mincho"/>
          <w:lang w:eastAsia="ja-JP"/>
        </w:rPr>
        <w:t>The 5G system shall support a mechanism to synchronise the user-specific time clock of UEs with a global clock.</w:t>
      </w:r>
    </w:p>
    <w:p w14:paraId="2874E6C0" w14:textId="77777777" w:rsidR="00EB7538" w:rsidRPr="00457CAE" w:rsidRDefault="00EB7538" w:rsidP="00EB7538">
      <w:pPr>
        <w:rPr>
          <w:rFonts w:eastAsia="MS Mincho"/>
          <w:lang w:eastAsia="ja-JP"/>
        </w:rPr>
      </w:pPr>
      <w:r w:rsidRPr="00457CAE">
        <w:rPr>
          <w:rFonts w:eastAsia="MS Mincho"/>
          <w:lang w:eastAsia="ja-JP"/>
        </w:rPr>
        <w:t>The 5G system shall support a mechanism to synchronize the user-specific time clock of UEs with a working clock.</w:t>
      </w:r>
    </w:p>
    <w:p w14:paraId="27C52593" w14:textId="77777777" w:rsidR="00871795" w:rsidRPr="00457CAE" w:rsidRDefault="00871795" w:rsidP="00871795">
      <w:r w:rsidRPr="00457CAE">
        <w:t>The 5G system shall support two types of synchronization clocks, the global time domain and the working clock domains.</w:t>
      </w:r>
    </w:p>
    <w:p w14:paraId="513F395D" w14:textId="77777777" w:rsidR="00871795" w:rsidRPr="00457CAE" w:rsidRDefault="00871795" w:rsidP="00871795">
      <w:r w:rsidRPr="00457CAE">
        <w:t xml:space="preserve">The 5G system shall support networks with up to </w:t>
      </w:r>
      <w:r w:rsidR="00AC04F6" w:rsidRPr="00457CAE">
        <w:t xml:space="preserve">128 </w:t>
      </w:r>
      <w:r w:rsidRPr="00457CAE">
        <w:t>working clock domains</w:t>
      </w:r>
      <w:r w:rsidR="00AC04F6" w:rsidRPr="00457CAE">
        <w:t xml:space="preserve"> (with different synchronization domain identifiers / domain numbers)</w:t>
      </w:r>
      <w:r w:rsidR="00AC04F6" w:rsidRPr="00457CAE">
        <w:rPr>
          <w:rFonts w:eastAsia="MS Mincho"/>
          <w:lang w:eastAsia="ja-JP"/>
        </w:rPr>
        <w:t>, including for UEs connected through the 5G network</w:t>
      </w:r>
      <w:r w:rsidRPr="00457CAE">
        <w:t>.</w:t>
      </w:r>
    </w:p>
    <w:p w14:paraId="01889123" w14:textId="77777777" w:rsidR="00871795" w:rsidRPr="00457CAE" w:rsidRDefault="00871795" w:rsidP="00B43BF6">
      <w:pPr>
        <w:pStyle w:val="NO"/>
      </w:pPr>
      <w:r w:rsidRPr="00457CAE">
        <w:t>NOTE 1:</w:t>
      </w:r>
      <w:r w:rsidRPr="00457CAE">
        <w:tab/>
        <w:t xml:space="preserve">The domain number (synchronization domain identifier) is defined with one octet in IEEE 802.1AS </w:t>
      </w:r>
      <w:r w:rsidR="00D8592D" w:rsidRPr="00457CAE">
        <w:t>[22]</w:t>
      </w:r>
      <w:r w:rsidRPr="00457CAE">
        <w:t xml:space="preserve">. </w:t>
      </w:r>
    </w:p>
    <w:p w14:paraId="6F3491DA" w14:textId="77777777" w:rsidR="00871795" w:rsidRPr="00457CAE" w:rsidRDefault="00871795" w:rsidP="00871795">
      <w:r w:rsidRPr="00457CAE">
        <w:t xml:space="preserve">The 5G system shall </w:t>
      </w:r>
      <w:r w:rsidR="00AC04F6" w:rsidRPr="00457CAE">
        <w:t xml:space="preserve">be able to </w:t>
      </w:r>
      <w:r w:rsidRPr="00457CAE">
        <w:t xml:space="preserve">support </w:t>
      </w:r>
      <w:r w:rsidR="00AC04F6" w:rsidRPr="00457CAE">
        <w:t>up to four</w:t>
      </w:r>
      <w:r w:rsidRPr="00457CAE">
        <w:t xml:space="preserve"> simultaneous </w:t>
      </w:r>
      <w:r w:rsidR="00AC04F6" w:rsidRPr="00457CAE">
        <w:t xml:space="preserve">synchronization </w:t>
      </w:r>
      <w:r w:rsidRPr="00457CAE">
        <w:t xml:space="preserve">domains on a UE. </w:t>
      </w:r>
    </w:p>
    <w:p w14:paraId="4ECC437E" w14:textId="77777777" w:rsidR="00AC04F6" w:rsidRPr="00457CAE" w:rsidRDefault="00AC04F6" w:rsidP="00AC04F6">
      <w:pPr>
        <w:pStyle w:val="NO"/>
      </w:pPr>
      <w:r w:rsidRPr="00457CAE">
        <w:t>NOTE 1A:</w:t>
      </w:r>
      <w:r w:rsidRPr="00457CAE">
        <w:tab/>
        <w:t>The four synchronization domains are used, for example, as two synchronization domains for global time and two working clock domains. One pair of global time and working clock is used as redundant synchronization domains for zero failover time.</w:t>
      </w:r>
    </w:p>
    <w:p w14:paraId="0D46225A" w14:textId="77777777" w:rsidR="00871795" w:rsidRPr="00457CAE" w:rsidRDefault="005A46E7" w:rsidP="00871795">
      <w:r>
        <w:t>The synchronicity budget for the 5G system within t</w:t>
      </w:r>
      <w:r w:rsidR="00871795" w:rsidRPr="00457CAE">
        <w:t xml:space="preserve">he global time domain shall </w:t>
      </w:r>
      <w:r>
        <w:t xml:space="preserve">not exceed </w:t>
      </w:r>
      <w:r w:rsidR="00C25EBB">
        <w:t>900 ns</w:t>
      </w:r>
      <w:r w:rsidR="00871795" w:rsidRPr="00457CAE">
        <w:t>.</w:t>
      </w:r>
    </w:p>
    <w:p w14:paraId="56A0878C" w14:textId="77777777" w:rsidR="00871795" w:rsidRPr="00457CAE" w:rsidRDefault="00871795" w:rsidP="00B43BF6">
      <w:pPr>
        <w:pStyle w:val="NO"/>
      </w:pPr>
      <w:r w:rsidRPr="00457CAE">
        <w:t>NOTE 2:</w:t>
      </w:r>
      <w:r w:rsidRPr="00457CAE">
        <w:tab/>
      </w:r>
      <w:r w:rsidR="005A46E7">
        <w:t xml:space="preserve">The global time domain requires in general a precision of 1 µs </w:t>
      </w:r>
      <w:r w:rsidR="005A46E7" w:rsidRPr="00A17E37">
        <w:t xml:space="preserve">between </w:t>
      </w:r>
      <w:r w:rsidR="005A46E7">
        <w:t xml:space="preserve">the sync master and </w:t>
      </w:r>
      <w:r w:rsidR="005A46E7" w:rsidRPr="00A17E37">
        <w:t>any device of the clock domain</w:t>
      </w:r>
      <w:r w:rsidR="00C25EBB">
        <w:t>.</w:t>
      </w:r>
      <w:r w:rsidR="005A46E7">
        <w:t xml:space="preserve"> </w:t>
      </w:r>
      <w:r w:rsidR="00C25EBB">
        <w:t>S</w:t>
      </w:r>
      <w:r w:rsidRPr="00457CAE">
        <w:t>ome use cases require only a precision of ≤ 100 µs for the global time domain if a working clock domain with precision of ≤ 1 µs is available.</w:t>
      </w:r>
    </w:p>
    <w:p w14:paraId="677CF02E" w14:textId="77777777" w:rsidR="00871795" w:rsidRPr="00457CAE" w:rsidRDefault="00871795" w:rsidP="00B43BF6">
      <w:pPr>
        <w:pStyle w:val="NO"/>
      </w:pPr>
      <w:r w:rsidRPr="00457CAE">
        <w:t>NOTE 3:</w:t>
      </w:r>
      <w:r w:rsidRPr="00457CAE">
        <w:tab/>
      </w:r>
      <w:r w:rsidR="005A46E7">
        <w:t>(void)</w:t>
      </w:r>
    </w:p>
    <w:p w14:paraId="3F170B3F" w14:textId="77777777" w:rsidR="00871795" w:rsidRPr="00457CAE" w:rsidRDefault="005A46E7" w:rsidP="00871795">
      <w:r>
        <w:t>The synchronicity budget for the 5G system within a</w:t>
      </w:r>
      <w:r w:rsidR="00871795" w:rsidRPr="00457CAE">
        <w:t xml:space="preserve"> working clock domain shall </w:t>
      </w:r>
      <w:r>
        <w:t xml:space="preserve">not exceed </w:t>
      </w:r>
      <w:r w:rsidR="00B377A1">
        <w:t>7</w:t>
      </w:r>
      <w:r w:rsidR="00C25EBB">
        <w:t>00 ns</w:t>
      </w:r>
      <w:r w:rsidR="00871795" w:rsidRPr="00457CAE">
        <w:t xml:space="preserve">. </w:t>
      </w:r>
    </w:p>
    <w:p w14:paraId="7217575C" w14:textId="77777777" w:rsidR="00871795" w:rsidRPr="00457CAE" w:rsidRDefault="00871795" w:rsidP="00B43BF6">
      <w:pPr>
        <w:pStyle w:val="NO"/>
      </w:pPr>
      <w:r w:rsidRPr="00457CAE">
        <w:t>NOTE 4:</w:t>
      </w:r>
      <w:r w:rsidR="00C25EBB" w:rsidRPr="00C25EBB">
        <w:t xml:space="preserve"> </w:t>
      </w:r>
      <w:r w:rsidR="00C25EBB">
        <w:tab/>
      </w:r>
      <w:r w:rsidR="005A46E7">
        <w:t>The working clock domains</w:t>
      </w:r>
      <w:r w:rsidR="00C25EBB">
        <w:t xml:space="preserve"> </w:t>
      </w:r>
      <w:r w:rsidRPr="00457CAE">
        <w:t>require</w:t>
      </w:r>
      <w:r w:rsidR="005A46E7">
        <w:t xml:space="preserve"> a</w:t>
      </w:r>
      <w:r w:rsidRPr="00457CAE">
        <w:t xml:space="preserve"> precision of ≤ 1 µs between the sync master and any device of the clock domain.</w:t>
      </w:r>
    </w:p>
    <w:p w14:paraId="047F5EB5" w14:textId="77777777" w:rsidR="00C25EBB" w:rsidRDefault="00871795" w:rsidP="00C25EBB">
      <w:pPr>
        <w:pStyle w:val="NO"/>
      </w:pPr>
      <w:r w:rsidRPr="00457CAE">
        <w:t>NOTE 5:</w:t>
      </w:r>
      <w:r w:rsidRPr="00457CAE">
        <w:tab/>
        <w:t>Different working clock domains are independent and can have different precision.</w:t>
      </w:r>
      <w:r w:rsidR="00C25EBB" w:rsidRPr="00C25EBB">
        <w:t xml:space="preserve"> </w:t>
      </w:r>
    </w:p>
    <w:p w14:paraId="25610A04" w14:textId="77777777" w:rsidR="00871795" w:rsidRPr="00457CAE" w:rsidRDefault="00C25EBB" w:rsidP="00C25EBB">
      <w:pPr>
        <w:pStyle w:val="NO"/>
      </w:pPr>
      <w:r>
        <w:t>NOTE 6:</w:t>
      </w:r>
      <w:r>
        <w:tab/>
      </w:r>
      <w:r w:rsidRPr="00247C1A">
        <w:t>The synchronicity budget for the 5G system is also applicable when the flow of clock synchronization messages traverses the air interface twice</w:t>
      </w:r>
      <w:r>
        <w:t>.</w:t>
      </w:r>
    </w:p>
    <w:p w14:paraId="16CA0124" w14:textId="77777777" w:rsidR="00871795" w:rsidRPr="00457CAE" w:rsidRDefault="00871795" w:rsidP="00871795">
      <w:r w:rsidRPr="00457CAE">
        <w:t>The 5G system shall provide a media</w:t>
      </w:r>
      <w:r w:rsidR="00432C47">
        <w:t>-</w:t>
      </w:r>
      <w:r w:rsidRPr="00457CAE">
        <w:t xml:space="preserve">dependent interface for one or multiple </w:t>
      </w:r>
      <w:r w:rsidR="00432C47">
        <w:t xml:space="preserve">IEEE </w:t>
      </w:r>
      <w:r w:rsidRPr="00457CAE">
        <w:t xml:space="preserve">802.1AS sync domains </w:t>
      </w:r>
      <w:r w:rsidR="00D8592D" w:rsidRPr="00457CAE">
        <w:t>[22]</w:t>
      </w:r>
      <w:r w:rsidRPr="00457CAE">
        <w:t xml:space="preserve">. </w:t>
      </w:r>
    </w:p>
    <w:p w14:paraId="5E9A72B4" w14:textId="77777777" w:rsidR="00871795" w:rsidRPr="00457CAE" w:rsidRDefault="00871795" w:rsidP="00871795">
      <w:r w:rsidRPr="00457CAE">
        <w:t>The 5G system shall provide an interface to the 5G sync domain which can be used by applications to derive their working clock domain or global time domain (Reference Clock Model).</w:t>
      </w:r>
    </w:p>
    <w:p w14:paraId="662F5F2C" w14:textId="77777777" w:rsidR="00871795" w:rsidRPr="00457CAE" w:rsidRDefault="00871795" w:rsidP="00871795">
      <w:r w:rsidRPr="00457CAE">
        <w:t>The 5G system shall provide an interface at the UE to determine and to configure the precision and time scale of the working clock domain.</w:t>
      </w:r>
    </w:p>
    <w:p w14:paraId="4262F785" w14:textId="77777777" w:rsidR="00AC04F6" w:rsidRPr="00457CAE" w:rsidRDefault="00AC04F6" w:rsidP="00AC04F6">
      <w:r w:rsidRPr="00457CAE">
        <w:t>The 5G system shall be able to support arbitrary placement of sync master functionality and sync device functionality in integrated 5G / non-3GPP TSN networks.</w:t>
      </w:r>
    </w:p>
    <w:p w14:paraId="69BE8FAB" w14:textId="77777777" w:rsidR="00AC04F6" w:rsidRPr="00457CAE" w:rsidRDefault="00AC04F6" w:rsidP="00AC04F6">
      <w:r w:rsidRPr="00457CAE">
        <w:lastRenderedPageBreak/>
        <w:t>The 5G system shall be able to support clock synchronization through the 5G network if the sync master and the sync devices are served by different UEs. (Flow of clock synchronization messages is in either direction, UL and DL.)</w:t>
      </w:r>
    </w:p>
    <w:p w14:paraId="4E9A719B" w14:textId="77777777" w:rsidR="00AC04F6" w:rsidRDefault="00AC04F6" w:rsidP="00AC04F6">
      <w:r w:rsidRPr="00457CAE">
        <w:t>The 5G system shall provide a suitable means to support the management of the merging and separation of working clock domains, that is interoperable with the corresponding mechanisms of TSN and IEEE 802.1AS.</w:t>
      </w:r>
    </w:p>
    <w:p w14:paraId="16052306" w14:textId="77777777" w:rsidR="00CE2761" w:rsidRDefault="00CE2761" w:rsidP="00CE2761">
      <w:r>
        <w:t>The 5G system shall provide a suitable means to support precise time distribution, clock synchronization and synchrophasor communication functionalities specific to smart grid applications, e.g.:</w:t>
      </w:r>
    </w:p>
    <w:p w14:paraId="5E1D5D3E" w14:textId="77777777" w:rsidR="00CE2761" w:rsidRDefault="00CE2761" w:rsidP="00CE2761">
      <w:pPr>
        <w:pStyle w:val="B1"/>
      </w:pPr>
      <w:r>
        <w:t>- IEC 61850-9-3 [30] profile and IEEE Std C37.238-2017 [31].</w:t>
      </w:r>
    </w:p>
    <w:p w14:paraId="278EF8FA" w14:textId="77777777" w:rsidR="00CE2761" w:rsidRDefault="00CE2761" w:rsidP="00CE2761">
      <w:pPr>
        <w:pStyle w:val="B1"/>
      </w:pPr>
      <w:r>
        <w:t xml:space="preserve">- at least one of the two profiles for synchrophasor communications: IEC 61850-90-5:2012 [32], or IEEE Std C37.118.2-2011 [33]. </w:t>
      </w:r>
    </w:p>
    <w:p w14:paraId="32F2666A" w14:textId="77777777" w:rsidR="00D56197" w:rsidRPr="00457CAE" w:rsidRDefault="00B377A1" w:rsidP="00CE2761">
      <w:r>
        <w:t>7</w:t>
      </w:r>
      <w:r w:rsidR="00CE2761">
        <w:t>NOTE 7:</w:t>
      </w:r>
      <w:r w:rsidR="00CE2761">
        <w:tab/>
        <w:t xml:space="preserve">The requirement above assumes the ability to support all main clock synchronization functionalities defined in the respective references, unless explicitly indicated. Support of IEC 61850-90-5 can entail supporting multiple profiles (e.g. A-profile, T-profile, KDC-profile and IEEE 802.1Q QoS profiles can be applicable for support of synchrophasor communications). </w:t>
      </w:r>
    </w:p>
    <w:p w14:paraId="184FB0F3" w14:textId="77777777" w:rsidR="00970301" w:rsidRPr="00457CAE" w:rsidRDefault="009B7166" w:rsidP="00DF3B60">
      <w:pPr>
        <w:pStyle w:val="Heading3"/>
        <w:rPr>
          <w:rFonts w:eastAsia="MS Mincho"/>
        </w:rPr>
      </w:pPr>
      <w:bookmarkStart w:id="66" w:name="_Toc45387345"/>
      <w:bookmarkStart w:id="67" w:name="_Toc146301514"/>
      <w:r w:rsidRPr="00457CAE">
        <w:rPr>
          <w:rFonts w:eastAsia="MS Mincho"/>
        </w:rPr>
        <w:lastRenderedPageBreak/>
        <w:t>5.6</w:t>
      </w:r>
      <w:r w:rsidR="00970301" w:rsidRPr="00457CAE">
        <w:rPr>
          <w:rFonts w:eastAsia="MS Mincho"/>
        </w:rPr>
        <w:t>.2</w:t>
      </w:r>
      <w:r w:rsidR="00AE7664" w:rsidRPr="00457CAE">
        <w:rPr>
          <w:rFonts w:eastAsia="MS Mincho"/>
        </w:rPr>
        <w:tab/>
      </w:r>
      <w:r w:rsidR="00970301" w:rsidRPr="00457CAE">
        <w:rPr>
          <w:rFonts w:eastAsia="MS Mincho"/>
        </w:rPr>
        <w:t>Clock synchronisation service performance requirements</w:t>
      </w:r>
      <w:bookmarkEnd w:id="66"/>
      <w:bookmarkEnd w:id="67"/>
    </w:p>
    <w:p w14:paraId="444415D8" w14:textId="77777777" w:rsidR="00AE7664" w:rsidRPr="00457CAE" w:rsidRDefault="00AE7664" w:rsidP="00AE7664">
      <w:pPr>
        <w:pStyle w:val="TH"/>
        <w:rPr>
          <w:rFonts w:eastAsia="MS Mincho"/>
        </w:rPr>
      </w:pPr>
      <w:r w:rsidRPr="00457CAE">
        <w:rPr>
          <w:rFonts w:eastAsia="MS Mincho"/>
        </w:rPr>
        <w:t>Table 5.6.2-1</w:t>
      </w:r>
      <w:r w:rsidR="005256C2" w:rsidRPr="00457CAE">
        <w:rPr>
          <w:rFonts w:eastAsia="MS Mincho"/>
        </w:rPr>
        <w:t>:</w:t>
      </w:r>
      <w:r w:rsidRPr="00457CAE">
        <w:rPr>
          <w:rFonts w:eastAsia="MS Mincho"/>
        </w:rPr>
        <w:t xml:space="preserve"> Clock synchronization service performance requirements</w:t>
      </w:r>
      <w:r w:rsidR="005A46E7" w:rsidRPr="005A46E7">
        <w:t xml:space="preserve"> </w:t>
      </w:r>
      <w:r w:rsidR="005A46E7" w:rsidRPr="005A46E7">
        <w:rPr>
          <w:rFonts w:eastAsia="MS Mincho"/>
        </w:rPr>
        <w:t>for 5G System</w:t>
      </w:r>
    </w:p>
    <w:tbl>
      <w:tblPr>
        <w:tblW w:w="53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2555"/>
        <w:gridCol w:w="1827"/>
        <w:gridCol w:w="1710"/>
        <w:gridCol w:w="2372"/>
      </w:tblGrid>
      <w:tr w:rsidR="00970301" w:rsidRPr="00457CAE" w14:paraId="5C64FF2E" w14:textId="77777777" w:rsidTr="00AE7664">
        <w:tc>
          <w:tcPr>
            <w:tcW w:w="896" w:type="pct"/>
            <w:shd w:val="clear" w:color="auto" w:fill="auto"/>
          </w:tcPr>
          <w:p w14:paraId="0306E8D2" w14:textId="77777777" w:rsidR="00970301" w:rsidRPr="00457CAE" w:rsidRDefault="00EB7538" w:rsidP="00CE3A99">
            <w:pPr>
              <w:pStyle w:val="TAH"/>
            </w:pPr>
            <w:r w:rsidRPr="00457CAE">
              <w:t>User-specific c</w:t>
            </w:r>
            <w:r w:rsidR="00970301" w:rsidRPr="00457CAE">
              <w:t>lock synchronicity acc</w:t>
            </w:r>
            <w:r w:rsidR="00970301" w:rsidRPr="00457CAE">
              <w:t>u</w:t>
            </w:r>
            <w:r w:rsidR="00970301" w:rsidRPr="00457CAE">
              <w:t xml:space="preserve">racy level </w:t>
            </w:r>
          </w:p>
        </w:tc>
        <w:tc>
          <w:tcPr>
            <w:tcW w:w="1239" w:type="pct"/>
            <w:shd w:val="clear" w:color="auto" w:fill="auto"/>
          </w:tcPr>
          <w:p w14:paraId="3B1E829A" w14:textId="77777777" w:rsidR="00970301" w:rsidRPr="00457CAE" w:rsidRDefault="00970301" w:rsidP="00CE3A99">
            <w:pPr>
              <w:pStyle w:val="TAH"/>
            </w:pPr>
            <w:r w:rsidRPr="00457CAE">
              <w:t xml:space="preserve">Number of devices in one </w:t>
            </w:r>
            <w:r w:rsidR="0097697B">
              <w:t>c</w:t>
            </w:r>
            <w:r w:rsidRPr="00457CAE">
              <w:t>ommunic</w:t>
            </w:r>
            <w:r w:rsidRPr="00457CAE">
              <w:t>a</w:t>
            </w:r>
            <w:r w:rsidRPr="00457CAE">
              <w:t>tion group for clock sy</w:t>
            </w:r>
            <w:r w:rsidRPr="00457CAE">
              <w:t>n</w:t>
            </w:r>
            <w:r w:rsidRPr="00457CAE">
              <w:t>chronisation</w:t>
            </w:r>
          </w:p>
        </w:tc>
        <w:tc>
          <w:tcPr>
            <w:tcW w:w="886" w:type="pct"/>
            <w:shd w:val="clear" w:color="auto" w:fill="auto"/>
          </w:tcPr>
          <w:p w14:paraId="1C851E46" w14:textId="77777777" w:rsidR="005A46E7" w:rsidRDefault="00C25EBB" w:rsidP="005A46E7">
            <w:pPr>
              <w:pStyle w:val="TAH"/>
            </w:pPr>
            <w:r w:rsidRPr="00247C1A">
              <w:t xml:space="preserve">5GS </w:t>
            </w:r>
            <w:r>
              <w:t>s</w:t>
            </w:r>
            <w:r w:rsidR="00970301" w:rsidRPr="00457CAE">
              <w:t>ynchroni</w:t>
            </w:r>
            <w:r w:rsidR="00970301" w:rsidRPr="00457CAE">
              <w:t>c</w:t>
            </w:r>
            <w:r w:rsidR="00970301" w:rsidRPr="00457CAE">
              <w:t xml:space="preserve">ity </w:t>
            </w:r>
            <w:r w:rsidR="005A46E7">
              <w:t xml:space="preserve">budget </w:t>
            </w:r>
            <w:r w:rsidR="00970301" w:rsidRPr="00457CAE">
              <w:t>requir</w:t>
            </w:r>
            <w:r w:rsidR="00970301" w:rsidRPr="00457CAE">
              <w:t>e</w:t>
            </w:r>
            <w:r w:rsidR="00970301" w:rsidRPr="00457CAE">
              <w:t xml:space="preserve">ment </w:t>
            </w:r>
          </w:p>
          <w:p w14:paraId="39E7231F" w14:textId="77777777" w:rsidR="00970301" w:rsidRPr="00457CAE" w:rsidRDefault="005A46E7" w:rsidP="005A46E7">
            <w:pPr>
              <w:pStyle w:val="TAH"/>
            </w:pPr>
            <w:r>
              <w:t>(note</w:t>
            </w:r>
            <w:r w:rsidR="0097697B">
              <w:t xml:space="preserve"> 1</w:t>
            </w:r>
            <w:r>
              <w:t>)</w:t>
            </w:r>
          </w:p>
        </w:tc>
        <w:tc>
          <w:tcPr>
            <w:tcW w:w="829" w:type="pct"/>
          </w:tcPr>
          <w:p w14:paraId="733B1EDF" w14:textId="77777777" w:rsidR="00970301" w:rsidRPr="00457CAE" w:rsidRDefault="00970301" w:rsidP="00CE3A99">
            <w:pPr>
              <w:pStyle w:val="TAH"/>
            </w:pPr>
            <w:r w:rsidRPr="00457CAE">
              <w:t xml:space="preserve">Service area </w:t>
            </w:r>
          </w:p>
        </w:tc>
        <w:tc>
          <w:tcPr>
            <w:tcW w:w="1150" w:type="pct"/>
            <w:shd w:val="clear" w:color="auto" w:fill="auto"/>
          </w:tcPr>
          <w:p w14:paraId="3E1C3D35" w14:textId="77777777" w:rsidR="00970301" w:rsidRPr="00457CAE" w:rsidRDefault="00970301" w:rsidP="00CE3A99">
            <w:pPr>
              <w:pStyle w:val="TAH"/>
            </w:pPr>
            <w:r w:rsidRPr="00457CAE">
              <w:t>Scenario</w:t>
            </w:r>
          </w:p>
        </w:tc>
      </w:tr>
      <w:tr w:rsidR="00970301" w:rsidRPr="00457CAE" w14:paraId="5E9B93FE" w14:textId="77777777" w:rsidTr="00AE7664">
        <w:tc>
          <w:tcPr>
            <w:tcW w:w="896" w:type="pct"/>
            <w:shd w:val="clear" w:color="auto" w:fill="auto"/>
          </w:tcPr>
          <w:p w14:paraId="299E7B41" w14:textId="77777777" w:rsidR="00970301" w:rsidRPr="00457CAE" w:rsidRDefault="00970301" w:rsidP="00CE3A99">
            <w:pPr>
              <w:pStyle w:val="TAL"/>
              <w:rPr>
                <w:szCs w:val="24"/>
              </w:rPr>
            </w:pPr>
            <w:r w:rsidRPr="00457CAE">
              <w:rPr>
                <w:szCs w:val="24"/>
              </w:rPr>
              <w:t>1</w:t>
            </w:r>
          </w:p>
        </w:tc>
        <w:tc>
          <w:tcPr>
            <w:tcW w:w="1239" w:type="pct"/>
            <w:shd w:val="clear" w:color="auto" w:fill="auto"/>
          </w:tcPr>
          <w:p w14:paraId="3FEB2389" w14:textId="77777777" w:rsidR="00970301" w:rsidRPr="00457CAE" w:rsidRDefault="00EE308A" w:rsidP="00CE3A99">
            <w:pPr>
              <w:pStyle w:val="TAL"/>
              <w:rPr>
                <w:szCs w:val="24"/>
              </w:rPr>
            </w:pPr>
            <w:r>
              <w:rPr>
                <w:szCs w:val="24"/>
              </w:rPr>
              <w:t>u</w:t>
            </w:r>
            <w:r w:rsidR="00970301" w:rsidRPr="00457CAE">
              <w:rPr>
                <w:szCs w:val="24"/>
              </w:rPr>
              <w:t>p to 300 UEs</w:t>
            </w:r>
          </w:p>
        </w:tc>
        <w:tc>
          <w:tcPr>
            <w:tcW w:w="886" w:type="pct"/>
            <w:shd w:val="clear" w:color="auto" w:fill="auto"/>
          </w:tcPr>
          <w:p w14:paraId="3ABF1E14" w14:textId="77777777" w:rsidR="00970301" w:rsidRPr="00457CAE" w:rsidRDefault="00C25EBB" w:rsidP="00CE3A99">
            <w:pPr>
              <w:pStyle w:val="TAL"/>
              <w:rPr>
                <w:szCs w:val="24"/>
              </w:rPr>
            </w:pPr>
            <w:r>
              <w:rPr>
                <w:rFonts w:cs="Arial"/>
                <w:szCs w:val="24"/>
              </w:rPr>
              <w:t>≤</w:t>
            </w:r>
            <w:r w:rsidR="00AD028E">
              <w:rPr>
                <w:rFonts w:cs="Arial"/>
                <w:szCs w:val="24"/>
              </w:rPr>
              <w:t> </w:t>
            </w:r>
            <w:r w:rsidR="00B377A1">
              <w:rPr>
                <w:szCs w:val="24"/>
              </w:rPr>
              <w:t>7</w:t>
            </w:r>
            <w:r>
              <w:rPr>
                <w:szCs w:val="24"/>
              </w:rPr>
              <w:t>00 ns</w:t>
            </w:r>
            <w:r w:rsidR="00B377A1">
              <w:rPr>
                <w:szCs w:val="24"/>
              </w:rPr>
              <w:t xml:space="preserve"> (note 4)</w:t>
            </w:r>
          </w:p>
        </w:tc>
        <w:tc>
          <w:tcPr>
            <w:tcW w:w="829" w:type="pct"/>
          </w:tcPr>
          <w:p w14:paraId="50F1C0E7" w14:textId="77777777" w:rsidR="00970301" w:rsidRPr="00457CAE" w:rsidRDefault="00970301" w:rsidP="00CE3A99">
            <w:pPr>
              <w:pStyle w:val="TAL"/>
              <w:rPr>
                <w:szCs w:val="24"/>
              </w:rPr>
            </w:pPr>
            <w:r w:rsidRPr="00457CAE">
              <w:rPr>
                <w:szCs w:val="24"/>
              </w:rPr>
              <w:t>≤ 100 m</w:t>
            </w:r>
            <w:r w:rsidR="00EB7538" w:rsidRPr="00457CAE">
              <w:rPr>
                <w:szCs w:val="24"/>
              </w:rPr>
              <w:t xml:space="preserve"> x 100 m</w:t>
            </w:r>
          </w:p>
        </w:tc>
        <w:tc>
          <w:tcPr>
            <w:tcW w:w="1150" w:type="pct"/>
            <w:shd w:val="clear" w:color="auto" w:fill="auto"/>
          </w:tcPr>
          <w:p w14:paraId="65823D60"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Motion control</w:t>
            </w:r>
            <w:r w:rsidR="00EE308A" w:rsidRPr="00AD028E">
              <w:t xml:space="preserve"> (A.2.2.1)</w:t>
            </w:r>
          </w:p>
          <w:p w14:paraId="50797573"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Control-to-</w:t>
            </w:r>
            <w:r w:rsidR="00F97E14" w:rsidRPr="00AD028E">
              <w:t>control communication</w:t>
            </w:r>
            <w:r w:rsidRPr="00AD028E">
              <w:t xml:space="preserve"> for industrial controller</w:t>
            </w:r>
            <w:r w:rsidR="00EE308A">
              <w:t xml:space="preserve"> (A.2.2.2)</w:t>
            </w:r>
          </w:p>
        </w:tc>
      </w:tr>
      <w:tr w:rsidR="003B6F45" w:rsidRPr="00457CAE" w14:paraId="27A4D846" w14:textId="77777777" w:rsidTr="00BF3C6B">
        <w:tc>
          <w:tcPr>
            <w:tcW w:w="896" w:type="pct"/>
            <w:shd w:val="clear" w:color="auto" w:fill="auto"/>
          </w:tcPr>
          <w:p w14:paraId="1189619A" w14:textId="77777777" w:rsidR="003B6F45" w:rsidRPr="00457CAE" w:rsidRDefault="003B6F45" w:rsidP="00D643B4">
            <w:pPr>
              <w:pStyle w:val="TAL"/>
              <w:rPr>
                <w:szCs w:val="24"/>
              </w:rPr>
            </w:pPr>
            <w:r w:rsidRPr="00457CAE">
              <w:rPr>
                <w:szCs w:val="24"/>
              </w:rPr>
              <w:t>2</w:t>
            </w:r>
          </w:p>
        </w:tc>
        <w:tc>
          <w:tcPr>
            <w:tcW w:w="1239" w:type="pct"/>
            <w:shd w:val="clear" w:color="auto" w:fill="auto"/>
          </w:tcPr>
          <w:p w14:paraId="5E71FAC1" w14:textId="77777777" w:rsidR="003B6F45" w:rsidRPr="00457CAE" w:rsidRDefault="00EE308A" w:rsidP="00D643B4">
            <w:pPr>
              <w:pStyle w:val="TAL"/>
              <w:rPr>
                <w:szCs w:val="24"/>
              </w:rPr>
            </w:pPr>
            <w:r>
              <w:rPr>
                <w:szCs w:val="24"/>
              </w:rPr>
              <w:t>u</w:t>
            </w:r>
            <w:r w:rsidR="003B6F45" w:rsidRPr="00457CAE">
              <w:rPr>
                <w:szCs w:val="24"/>
              </w:rPr>
              <w:t>p to 300 UEs</w:t>
            </w:r>
          </w:p>
        </w:tc>
        <w:tc>
          <w:tcPr>
            <w:tcW w:w="886" w:type="pct"/>
            <w:shd w:val="clear" w:color="auto" w:fill="auto"/>
          </w:tcPr>
          <w:p w14:paraId="55ADA597" w14:textId="77777777" w:rsidR="003B6F45" w:rsidRPr="00457CAE" w:rsidRDefault="00C25EBB" w:rsidP="00C25EBB">
            <w:pPr>
              <w:pStyle w:val="TAL"/>
              <w:tabs>
                <w:tab w:val="left" w:pos="1018"/>
              </w:tabs>
              <w:rPr>
                <w:szCs w:val="24"/>
              </w:rPr>
            </w:pPr>
            <w:r>
              <w:rPr>
                <w:rFonts w:cs="Arial"/>
                <w:szCs w:val="24"/>
              </w:rPr>
              <w:t>≤</w:t>
            </w:r>
            <w:r w:rsidR="00AD028E">
              <w:rPr>
                <w:rFonts w:cs="Arial"/>
                <w:szCs w:val="24"/>
              </w:rPr>
              <w:t> </w:t>
            </w:r>
            <w:r w:rsidR="00B377A1">
              <w:rPr>
                <w:szCs w:val="24"/>
              </w:rPr>
              <w:t>7</w:t>
            </w:r>
            <w:r>
              <w:rPr>
                <w:szCs w:val="24"/>
              </w:rPr>
              <w:t>00 ns</w:t>
            </w:r>
            <w:r w:rsidR="00B377A1">
              <w:rPr>
                <w:szCs w:val="24"/>
              </w:rPr>
              <w:t xml:space="preserve"> (note 4)</w:t>
            </w:r>
          </w:p>
        </w:tc>
        <w:tc>
          <w:tcPr>
            <w:tcW w:w="829" w:type="pct"/>
          </w:tcPr>
          <w:p w14:paraId="01B665C7" w14:textId="77777777" w:rsidR="003B6F45" w:rsidRPr="00457CAE" w:rsidRDefault="003B6F45" w:rsidP="00D643B4">
            <w:pPr>
              <w:pStyle w:val="TAL"/>
              <w:rPr>
                <w:szCs w:val="24"/>
              </w:rPr>
            </w:pPr>
            <w:r w:rsidRPr="00457CAE">
              <w:rPr>
                <w:szCs w:val="24"/>
              </w:rPr>
              <w:t>≤ 1</w:t>
            </w:r>
            <w:r w:rsidR="00EE308A">
              <w:rPr>
                <w:szCs w:val="24"/>
              </w:rPr>
              <w:t>,</w:t>
            </w:r>
            <w:r w:rsidRPr="00457CAE">
              <w:rPr>
                <w:szCs w:val="24"/>
              </w:rPr>
              <w:t>000 m x 100 m</w:t>
            </w:r>
          </w:p>
        </w:tc>
        <w:tc>
          <w:tcPr>
            <w:tcW w:w="1150" w:type="pct"/>
            <w:shd w:val="clear" w:color="auto" w:fill="auto"/>
          </w:tcPr>
          <w:p w14:paraId="4D6B478D" w14:textId="77777777" w:rsidR="003B6F45" w:rsidRPr="00AD028E" w:rsidRDefault="003B6F45" w:rsidP="00AD028E">
            <w:pPr>
              <w:pStyle w:val="TAL"/>
              <w:numPr>
                <w:ilvl w:val="0"/>
                <w:numId w:val="13"/>
              </w:numPr>
              <w:overflowPunct/>
              <w:autoSpaceDE/>
              <w:autoSpaceDN/>
              <w:adjustRightInd/>
              <w:ind w:left="240" w:hanging="240"/>
              <w:textAlignment w:val="auto"/>
            </w:pPr>
            <w:r w:rsidRPr="00AD028E">
              <w:t>Control-to-control communication for industrial controller</w:t>
            </w:r>
            <w:r w:rsidR="00EE308A">
              <w:t xml:space="preserve"> (A.2.2.2)</w:t>
            </w:r>
          </w:p>
        </w:tc>
      </w:tr>
      <w:tr w:rsidR="00970301" w:rsidRPr="00457CAE" w14:paraId="3CC851D2" w14:textId="77777777" w:rsidTr="00AE7664">
        <w:tc>
          <w:tcPr>
            <w:tcW w:w="896" w:type="pct"/>
            <w:shd w:val="clear" w:color="auto" w:fill="auto"/>
          </w:tcPr>
          <w:p w14:paraId="7A09BD0F" w14:textId="77777777" w:rsidR="00970301" w:rsidRPr="00457CAE" w:rsidRDefault="003B6F45" w:rsidP="00CE3A99">
            <w:pPr>
              <w:pStyle w:val="TAL"/>
              <w:rPr>
                <w:szCs w:val="24"/>
              </w:rPr>
            </w:pPr>
            <w:r w:rsidRPr="00457CAE">
              <w:rPr>
                <w:szCs w:val="24"/>
              </w:rPr>
              <w:t>3</w:t>
            </w:r>
          </w:p>
        </w:tc>
        <w:tc>
          <w:tcPr>
            <w:tcW w:w="1239" w:type="pct"/>
            <w:shd w:val="clear" w:color="auto" w:fill="auto"/>
          </w:tcPr>
          <w:p w14:paraId="62A6DB2A" w14:textId="77777777" w:rsidR="00970301" w:rsidRPr="00457CAE" w:rsidRDefault="00EE308A" w:rsidP="00CE3A99">
            <w:pPr>
              <w:pStyle w:val="TAL"/>
              <w:rPr>
                <w:szCs w:val="24"/>
              </w:rPr>
            </w:pPr>
            <w:r>
              <w:rPr>
                <w:szCs w:val="24"/>
              </w:rPr>
              <w:t>u</w:t>
            </w:r>
            <w:r w:rsidR="00970301" w:rsidRPr="00457CAE">
              <w:rPr>
                <w:szCs w:val="24"/>
              </w:rPr>
              <w:t>p to 10 UEs</w:t>
            </w:r>
          </w:p>
        </w:tc>
        <w:tc>
          <w:tcPr>
            <w:tcW w:w="886" w:type="pct"/>
            <w:shd w:val="clear" w:color="auto" w:fill="auto"/>
          </w:tcPr>
          <w:p w14:paraId="3632B7B2" w14:textId="77777777" w:rsidR="00970301" w:rsidRPr="00457CAE" w:rsidRDefault="00970301" w:rsidP="00CE3A99">
            <w:pPr>
              <w:pStyle w:val="TAL"/>
              <w:rPr>
                <w:szCs w:val="24"/>
              </w:rPr>
            </w:pPr>
            <w:r w:rsidRPr="00457CAE">
              <w:rPr>
                <w:szCs w:val="24"/>
              </w:rPr>
              <w:t>&lt; 10 µs</w:t>
            </w:r>
          </w:p>
        </w:tc>
        <w:tc>
          <w:tcPr>
            <w:tcW w:w="829" w:type="pct"/>
          </w:tcPr>
          <w:p w14:paraId="52BDEE8C" w14:textId="77777777" w:rsidR="00970301" w:rsidRPr="00457CAE" w:rsidRDefault="00970301" w:rsidP="00CE3A99">
            <w:pPr>
              <w:pStyle w:val="TAL"/>
              <w:rPr>
                <w:szCs w:val="24"/>
              </w:rPr>
            </w:pPr>
            <w:r w:rsidRPr="00457CAE">
              <w:rPr>
                <w:rFonts w:eastAsia="MS Mincho"/>
                <w:szCs w:val="24"/>
              </w:rPr>
              <w:t>≤ 2</w:t>
            </w:r>
            <w:r w:rsidR="00EE308A">
              <w:rPr>
                <w:rFonts w:eastAsia="MS Mincho"/>
                <w:szCs w:val="24"/>
              </w:rPr>
              <w:t>,</w:t>
            </w:r>
            <w:r w:rsidRPr="00457CAE">
              <w:rPr>
                <w:rFonts w:eastAsia="MS Mincho"/>
                <w:szCs w:val="24"/>
              </w:rPr>
              <w:t>500 m</w:t>
            </w:r>
            <w:r w:rsidRPr="00457CAE">
              <w:rPr>
                <w:rFonts w:eastAsia="MS Mincho"/>
                <w:szCs w:val="24"/>
                <w:vertAlign w:val="superscript"/>
              </w:rPr>
              <w:t>2</w:t>
            </w:r>
          </w:p>
        </w:tc>
        <w:tc>
          <w:tcPr>
            <w:tcW w:w="1150" w:type="pct"/>
            <w:shd w:val="clear" w:color="auto" w:fill="auto"/>
          </w:tcPr>
          <w:p w14:paraId="5B754441"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High data rate video streaming</w:t>
            </w:r>
          </w:p>
        </w:tc>
      </w:tr>
      <w:tr w:rsidR="00BF3C6B" w:rsidRPr="00457CAE" w14:paraId="6071141B" w14:textId="77777777" w:rsidTr="00916CBF">
        <w:tc>
          <w:tcPr>
            <w:tcW w:w="896" w:type="pct"/>
            <w:shd w:val="clear" w:color="auto" w:fill="auto"/>
          </w:tcPr>
          <w:p w14:paraId="6BF7C7D1" w14:textId="77777777" w:rsidR="00BF3C6B" w:rsidRPr="00457CAE" w:rsidRDefault="00BF3C6B" w:rsidP="00916CBF">
            <w:pPr>
              <w:pStyle w:val="TAL"/>
              <w:rPr>
                <w:szCs w:val="24"/>
              </w:rPr>
            </w:pPr>
            <w:r>
              <w:rPr>
                <w:szCs w:val="24"/>
              </w:rPr>
              <w:t>3a</w:t>
            </w:r>
          </w:p>
        </w:tc>
        <w:tc>
          <w:tcPr>
            <w:tcW w:w="1239" w:type="pct"/>
            <w:shd w:val="clear" w:color="auto" w:fill="auto"/>
          </w:tcPr>
          <w:p w14:paraId="1BB997A9" w14:textId="77777777" w:rsidR="00BF3C6B" w:rsidRPr="00457CAE" w:rsidRDefault="00EE308A" w:rsidP="00916CBF">
            <w:pPr>
              <w:pStyle w:val="TAL"/>
              <w:rPr>
                <w:szCs w:val="24"/>
              </w:rPr>
            </w:pPr>
            <w:r>
              <w:rPr>
                <w:szCs w:val="24"/>
              </w:rPr>
              <w:t>u</w:t>
            </w:r>
            <w:r w:rsidR="00BF3C6B">
              <w:rPr>
                <w:szCs w:val="24"/>
              </w:rPr>
              <w:t>p to 100 UEs</w:t>
            </w:r>
          </w:p>
        </w:tc>
        <w:tc>
          <w:tcPr>
            <w:tcW w:w="886" w:type="pct"/>
            <w:shd w:val="clear" w:color="auto" w:fill="auto"/>
          </w:tcPr>
          <w:p w14:paraId="39FBF640" w14:textId="77777777" w:rsidR="00BF3C6B" w:rsidRPr="00457CAE" w:rsidRDefault="00BF3C6B" w:rsidP="00916CBF">
            <w:pPr>
              <w:pStyle w:val="TAL"/>
              <w:rPr>
                <w:szCs w:val="24"/>
              </w:rPr>
            </w:pPr>
            <w:r>
              <w:rPr>
                <w:szCs w:val="24"/>
              </w:rPr>
              <w:t>&lt;</w:t>
            </w:r>
            <w:r w:rsidR="00DF5D75">
              <w:rPr>
                <w:szCs w:val="24"/>
              </w:rPr>
              <w:t> </w:t>
            </w:r>
            <w:r>
              <w:rPr>
                <w:szCs w:val="24"/>
              </w:rPr>
              <w:t xml:space="preserve">1 </w:t>
            </w:r>
            <w:r w:rsidRPr="00457CAE">
              <w:rPr>
                <w:szCs w:val="24"/>
              </w:rPr>
              <w:t>µs</w:t>
            </w:r>
          </w:p>
        </w:tc>
        <w:tc>
          <w:tcPr>
            <w:tcW w:w="829" w:type="pct"/>
          </w:tcPr>
          <w:p w14:paraId="1222D683" w14:textId="77777777" w:rsidR="00BF3C6B" w:rsidRPr="00457CAE" w:rsidRDefault="00BF3C6B" w:rsidP="00916CBF">
            <w:pPr>
              <w:pStyle w:val="TAL"/>
              <w:rPr>
                <w:rFonts w:eastAsia="MS Mincho"/>
                <w:szCs w:val="24"/>
              </w:rPr>
            </w:pPr>
            <w:r w:rsidRPr="00457CAE">
              <w:rPr>
                <w:rFonts w:eastAsia="MS Mincho"/>
                <w:szCs w:val="24"/>
              </w:rPr>
              <w:t>≤</w:t>
            </w:r>
            <w:r w:rsidR="00DF5D75">
              <w:rPr>
                <w:rFonts w:eastAsia="MS Mincho"/>
                <w:szCs w:val="24"/>
              </w:rPr>
              <w:t> </w:t>
            </w:r>
            <w:r>
              <w:rPr>
                <w:rFonts w:eastAsia="MS Mincho"/>
                <w:szCs w:val="24"/>
              </w:rPr>
              <w:t xml:space="preserve">10 </w:t>
            </w:r>
            <w:r w:rsidRPr="00457CAE">
              <w:rPr>
                <w:rFonts w:eastAsia="Microsoft YaHei" w:cs="Arial"/>
                <w:color w:val="000000"/>
                <w:szCs w:val="18"/>
              </w:rPr>
              <w:t>km</w:t>
            </w:r>
            <w:r w:rsidRPr="00457CAE">
              <w:rPr>
                <w:rFonts w:eastAsia="Microsoft YaHei" w:cs="Arial"/>
                <w:color w:val="000000"/>
                <w:szCs w:val="18"/>
                <w:vertAlign w:val="superscript"/>
              </w:rPr>
              <w:t>2</w:t>
            </w:r>
          </w:p>
        </w:tc>
        <w:tc>
          <w:tcPr>
            <w:tcW w:w="1150" w:type="pct"/>
            <w:shd w:val="clear" w:color="auto" w:fill="auto"/>
          </w:tcPr>
          <w:p w14:paraId="5D8C0A39" w14:textId="77777777" w:rsidR="00BF3C6B" w:rsidRPr="00AD028E" w:rsidRDefault="00EE308A" w:rsidP="00AD028E">
            <w:pPr>
              <w:pStyle w:val="TAL"/>
              <w:numPr>
                <w:ilvl w:val="0"/>
                <w:numId w:val="13"/>
              </w:numPr>
              <w:overflowPunct/>
              <w:autoSpaceDE/>
              <w:autoSpaceDN/>
              <w:adjustRightInd/>
              <w:ind w:left="240" w:hanging="240"/>
              <w:textAlignment w:val="auto"/>
            </w:pPr>
            <w:r w:rsidRPr="00AD028E">
              <w:t xml:space="preserve">AVPROD </w:t>
            </w:r>
            <w:r w:rsidR="00BF3C6B" w:rsidRPr="00AD028E">
              <w:t>synchronisation</w:t>
            </w:r>
            <w:r w:rsidR="00322142">
              <w:t xml:space="preserve"> </w:t>
            </w:r>
            <w:r w:rsidR="00BF3C6B" w:rsidRPr="00AD028E">
              <w:t>and packet timing</w:t>
            </w:r>
          </w:p>
        </w:tc>
      </w:tr>
      <w:tr w:rsidR="00EB7538" w:rsidRPr="00457CAE" w14:paraId="6F2EE847" w14:textId="77777777" w:rsidTr="00363B98">
        <w:tc>
          <w:tcPr>
            <w:tcW w:w="896" w:type="pct"/>
            <w:shd w:val="clear" w:color="auto" w:fill="auto"/>
          </w:tcPr>
          <w:p w14:paraId="6D1D431F" w14:textId="77777777" w:rsidR="00EB7538" w:rsidRPr="00457CAE" w:rsidRDefault="003B6F45" w:rsidP="00363B98">
            <w:pPr>
              <w:pStyle w:val="TAL"/>
              <w:rPr>
                <w:rFonts w:cs="Arial"/>
                <w:szCs w:val="18"/>
              </w:rPr>
            </w:pPr>
            <w:r w:rsidRPr="00457CAE">
              <w:rPr>
                <w:rFonts w:cs="Arial"/>
                <w:szCs w:val="18"/>
              </w:rPr>
              <w:t>4</w:t>
            </w:r>
          </w:p>
        </w:tc>
        <w:tc>
          <w:tcPr>
            <w:tcW w:w="1239" w:type="pct"/>
            <w:shd w:val="clear" w:color="auto" w:fill="auto"/>
          </w:tcPr>
          <w:p w14:paraId="16A4EB02" w14:textId="77777777" w:rsidR="00EB7538" w:rsidRPr="00457CAE" w:rsidRDefault="00EE308A" w:rsidP="00363B98">
            <w:pPr>
              <w:pStyle w:val="TAL"/>
              <w:rPr>
                <w:rFonts w:cs="Arial"/>
                <w:szCs w:val="18"/>
              </w:rPr>
            </w:pPr>
            <w:r>
              <w:rPr>
                <w:rFonts w:cs="Arial"/>
                <w:szCs w:val="18"/>
              </w:rPr>
              <w:t>u</w:t>
            </w:r>
            <w:r w:rsidR="00EB7538" w:rsidRPr="00457CAE">
              <w:rPr>
                <w:rFonts w:cs="Arial"/>
                <w:szCs w:val="18"/>
              </w:rPr>
              <w:t>p to 100 UEs</w:t>
            </w:r>
          </w:p>
        </w:tc>
        <w:tc>
          <w:tcPr>
            <w:tcW w:w="886" w:type="pct"/>
            <w:shd w:val="clear" w:color="auto" w:fill="auto"/>
          </w:tcPr>
          <w:p w14:paraId="4FD8712F" w14:textId="77777777" w:rsidR="00EB7538" w:rsidRPr="00457CAE" w:rsidRDefault="00EB7538" w:rsidP="00363B98">
            <w:pPr>
              <w:pStyle w:val="TAL"/>
              <w:rPr>
                <w:rFonts w:cs="Arial"/>
                <w:szCs w:val="18"/>
              </w:rPr>
            </w:pPr>
            <w:r w:rsidRPr="00457CAE">
              <w:rPr>
                <w:rFonts w:cs="Arial"/>
                <w:szCs w:val="18"/>
              </w:rPr>
              <w:t>&lt;</w:t>
            </w:r>
            <w:r w:rsidR="00DF5D75">
              <w:rPr>
                <w:rFonts w:cs="Arial"/>
                <w:szCs w:val="18"/>
              </w:rPr>
              <w:t> </w:t>
            </w:r>
            <w:r w:rsidR="00C25EBB">
              <w:rPr>
                <w:rFonts w:cs="Arial"/>
                <w:szCs w:val="18"/>
              </w:rPr>
              <w:t>1</w:t>
            </w:r>
            <w:r w:rsidR="005A46E7" w:rsidRPr="00457CAE" w:rsidDel="005A46E7">
              <w:rPr>
                <w:rFonts w:cs="Arial"/>
                <w:szCs w:val="18"/>
              </w:rPr>
              <w:t xml:space="preserve"> </w:t>
            </w:r>
            <w:r w:rsidRPr="00457CAE">
              <w:rPr>
                <w:rFonts w:cs="Arial"/>
                <w:szCs w:val="18"/>
              </w:rPr>
              <w:t>µs</w:t>
            </w:r>
          </w:p>
        </w:tc>
        <w:tc>
          <w:tcPr>
            <w:tcW w:w="829" w:type="pct"/>
          </w:tcPr>
          <w:p w14:paraId="3D7B0086" w14:textId="77777777" w:rsidR="00EB7538" w:rsidRPr="00457CAE" w:rsidRDefault="00EB7538" w:rsidP="00363B98">
            <w:pPr>
              <w:pStyle w:val="TAL"/>
              <w:rPr>
                <w:rFonts w:eastAsia="Microsoft YaHei" w:cs="Arial"/>
                <w:color w:val="000000"/>
                <w:szCs w:val="18"/>
              </w:rPr>
            </w:pPr>
            <w:r w:rsidRPr="00457CAE">
              <w:rPr>
                <w:rFonts w:eastAsia="Microsoft YaHei" w:cs="Arial"/>
                <w:color w:val="000000"/>
                <w:szCs w:val="18"/>
              </w:rPr>
              <w:t>&lt; 20 km</w:t>
            </w:r>
            <w:r w:rsidRPr="00457CAE">
              <w:rPr>
                <w:rFonts w:eastAsia="Microsoft YaHei" w:cs="Arial"/>
                <w:color w:val="000000"/>
                <w:szCs w:val="18"/>
                <w:vertAlign w:val="superscript"/>
              </w:rPr>
              <w:t>2</w:t>
            </w:r>
          </w:p>
        </w:tc>
        <w:tc>
          <w:tcPr>
            <w:tcW w:w="1150" w:type="pct"/>
            <w:shd w:val="clear" w:color="auto" w:fill="auto"/>
          </w:tcPr>
          <w:p w14:paraId="32CFF676" w14:textId="77777777" w:rsidR="00EB7538" w:rsidRPr="00AD028E" w:rsidRDefault="00EB7538" w:rsidP="00AD028E">
            <w:pPr>
              <w:pStyle w:val="TAL"/>
              <w:numPr>
                <w:ilvl w:val="0"/>
                <w:numId w:val="13"/>
              </w:numPr>
              <w:overflowPunct/>
              <w:autoSpaceDE/>
              <w:autoSpaceDN/>
              <w:adjustRightInd/>
              <w:ind w:left="240" w:hanging="240"/>
              <w:textAlignment w:val="auto"/>
            </w:pPr>
            <w:r w:rsidRPr="00AD028E">
              <w:t>Smart Grid: synchronicity between PMUs</w:t>
            </w:r>
          </w:p>
        </w:tc>
      </w:tr>
      <w:tr w:rsidR="0097697B" w14:paraId="4BCAF4A1" w14:textId="77777777" w:rsidTr="00176FE2">
        <w:tc>
          <w:tcPr>
            <w:tcW w:w="896" w:type="pct"/>
            <w:tcBorders>
              <w:top w:val="single" w:sz="4" w:space="0" w:color="auto"/>
              <w:left w:val="single" w:sz="4" w:space="0" w:color="auto"/>
              <w:bottom w:val="single" w:sz="4" w:space="0" w:color="auto"/>
              <w:right w:val="single" w:sz="4" w:space="0" w:color="auto"/>
            </w:tcBorders>
          </w:tcPr>
          <w:p w14:paraId="7591DCB5" w14:textId="77777777" w:rsidR="0097697B" w:rsidRPr="00EE0F6D" w:rsidRDefault="0097697B" w:rsidP="00176FE2">
            <w:pPr>
              <w:pStyle w:val="TAL"/>
              <w:ind w:left="240" w:hanging="240"/>
            </w:pPr>
            <w:r w:rsidRPr="00EE0F6D">
              <w:rPr>
                <w:rFonts w:hint="eastAsia"/>
              </w:rPr>
              <w:t>4</w:t>
            </w:r>
            <w:r w:rsidRPr="00EE0F6D">
              <w:t>a</w:t>
            </w:r>
          </w:p>
        </w:tc>
        <w:tc>
          <w:tcPr>
            <w:tcW w:w="1239" w:type="pct"/>
            <w:tcBorders>
              <w:top w:val="single" w:sz="4" w:space="0" w:color="auto"/>
              <w:left w:val="nil"/>
              <w:bottom w:val="single" w:sz="4" w:space="0" w:color="auto"/>
              <w:right w:val="single" w:sz="4" w:space="0" w:color="auto"/>
            </w:tcBorders>
            <w:vAlign w:val="center"/>
          </w:tcPr>
          <w:p w14:paraId="77CD01C3"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0EC99958" w14:textId="77777777" w:rsidR="0097697B" w:rsidRPr="00EE0F6D" w:rsidRDefault="0097697B" w:rsidP="00176FE2">
            <w:pPr>
              <w:pStyle w:val="TAL"/>
              <w:ind w:left="240" w:hanging="240"/>
            </w:pPr>
            <w:r w:rsidRPr="00EE0F6D">
              <w:t>&lt; 250 ns to 1 µs</w:t>
            </w:r>
          </w:p>
        </w:tc>
        <w:tc>
          <w:tcPr>
            <w:tcW w:w="829" w:type="pct"/>
            <w:tcBorders>
              <w:top w:val="single" w:sz="4" w:space="0" w:color="auto"/>
              <w:left w:val="nil"/>
              <w:bottom w:val="single" w:sz="4" w:space="0" w:color="auto"/>
              <w:right w:val="single" w:sz="4" w:space="0" w:color="auto"/>
            </w:tcBorders>
            <w:vAlign w:val="center"/>
          </w:tcPr>
          <w:p w14:paraId="670C700D"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63338D92" w14:textId="77777777" w:rsidR="0097697B" w:rsidRPr="00EE0F6D" w:rsidRDefault="0097697B" w:rsidP="00176FE2">
            <w:pPr>
              <w:pStyle w:val="TAL"/>
              <w:ind w:left="240" w:hanging="240"/>
            </w:pPr>
            <w:r>
              <w:t xml:space="preserve">Smart Grid: </w:t>
            </w:r>
            <w:r w:rsidRPr="009A05BE">
              <w:t>IEC 61850-9-2 Sampled Values</w:t>
            </w:r>
            <w:r w:rsidDel="009902B3">
              <w:t xml:space="preserve"> </w:t>
            </w:r>
          </w:p>
        </w:tc>
      </w:tr>
      <w:tr w:rsidR="0097697B" w14:paraId="47802AC3" w14:textId="77777777" w:rsidTr="00176FE2">
        <w:tc>
          <w:tcPr>
            <w:tcW w:w="896" w:type="pct"/>
            <w:tcBorders>
              <w:top w:val="single" w:sz="4" w:space="0" w:color="auto"/>
              <w:left w:val="single" w:sz="4" w:space="0" w:color="auto"/>
              <w:bottom w:val="single" w:sz="4" w:space="0" w:color="auto"/>
              <w:right w:val="single" w:sz="4" w:space="0" w:color="auto"/>
            </w:tcBorders>
          </w:tcPr>
          <w:p w14:paraId="44178F1E" w14:textId="77777777" w:rsidR="0097697B" w:rsidRPr="00EE0F6D" w:rsidRDefault="0097697B" w:rsidP="00176FE2">
            <w:pPr>
              <w:pStyle w:val="TAL"/>
              <w:ind w:left="240" w:hanging="240"/>
            </w:pPr>
            <w:r w:rsidRPr="00EE0F6D">
              <w:rPr>
                <w:rFonts w:hint="eastAsia"/>
              </w:rPr>
              <w:t>4</w:t>
            </w:r>
            <w:r w:rsidRPr="00EE0F6D">
              <w:t>b</w:t>
            </w:r>
          </w:p>
        </w:tc>
        <w:tc>
          <w:tcPr>
            <w:tcW w:w="1239" w:type="pct"/>
            <w:tcBorders>
              <w:top w:val="single" w:sz="4" w:space="0" w:color="auto"/>
              <w:left w:val="nil"/>
              <w:bottom w:val="single" w:sz="4" w:space="0" w:color="auto"/>
              <w:right w:val="single" w:sz="4" w:space="0" w:color="auto"/>
            </w:tcBorders>
            <w:vAlign w:val="center"/>
          </w:tcPr>
          <w:p w14:paraId="56DA4871"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0F19E907" w14:textId="77777777" w:rsidR="0097697B" w:rsidRPr="00EE0F6D" w:rsidRDefault="0097697B" w:rsidP="00176FE2">
            <w:pPr>
              <w:pStyle w:val="TAL"/>
              <w:ind w:left="240" w:hanging="240"/>
            </w:pPr>
            <w:r w:rsidRPr="00EE0F6D">
              <w:t>&lt;10-20 µs</w:t>
            </w:r>
          </w:p>
        </w:tc>
        <w:tc>
          <w:tcPr>
            <w:tcW w:w="829" w:type="pct"/>
            <w:tcBorders>
              <w:top w:val="single" w:sz="4" w:space="0" w:color="auto"/>
              <w:left w:val="nil"/>
              <w:bottom w:val="single" w:sz="4" w:space="0" w:color="auto"/>
              <w:right w:val="single" w:sz="4" w:space="0" w:color="auto"/>
            </w:tcBorders>
            <w:vAlign w:val="center"/>
          </w:tcPr>
          <w:p w14:paraId="700D5A14"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4B45955F" w14:textId="77777777" w:rsidR="0097697B" w:rsidRPr="00EE0F6D" w:rsidRDefault="0097697B" w:rsidP="00176FE2">
            <w:pPr>
              <w:pStyle w:val="TAL"/>
              <w:ind w:left="240" w:hanging="240"/>
            </w:pPr>
            <w:r>
              <w:t xml:space="preserve">Smart Grid: </w:t>
            </w:r>
            <w:r w:rsidRPr="009A05BE">
              <w:t>IEC 61850-9-2 Sampled Values</w:t>
            </w:r>
            <w:r>
              <w:t xml:space="preserve"> – </w:t>
            </w:r>
            <w:r w:rsidRPr="00EE0F6D">
              <w:t xml:space="preserve">Power system protection in digital substation </w:t>
            </w:r>
          </w:p>
        </w:tc>
      </w:tr>
      <w:tr w:rsidR="0097697B" w14:paraId="1D4002B6" w14:textId="77777777" w:rsidTr="00176FE2">
        <w:tc>
          <w:tcPr>
            <w:tcW w:w="896" w:type="pct"/>
            <w:tcBorders>
              <w:top w:val="single" w:sz="4" w:space="0" w:color="auto"/>
              <w:left w:val="single" w:sz="4" w:space="0" w:color="auto"/>
              <w:bottom w:val="single" w:sz="4" w:space="0" w:color="auto"/>
              <w:right w:val="single" w:sz="4" w:space="0" w:color="auto"/>
            </w:tcBorders>
          </w:tcPr>
          <w:p w14:paraId="1AF55F19" w14:textId="77777777" w:rsidR="0097697B" w:rsidRPr="00EE0F6D" w:rsidRDefault="0097697B" w:rsidP="00176FE2">
            <w:pPr>
              <w:pStyle w:val="TAL"/>
              <w:ind w:left="240" w:hanging="240"/>
            </w:pPr>
            <w:r w:rsidRPr="00EE0F6D">
              <w:rPr>
                <w:rFonts w:hint="eastAsia"/>
              </w:rPr>
              <w:t>4</w:t>
            </w:r>
            <w:r w:rsidRPr="00EE0F6D">
              <w:t>c</w:t>
            </w:r>
          </w:p>
        </w:tc>
        <w:tc>
          <w:tcPr>
            <w:tcW w:w="1239" w:type="pct"/>
            <w:tcBorders>
              <w:top w:val="single" w:sz="4" w:space="0" w:color="auto"/>
              <w:left w:val="nil"/>
              <w:bottom w:val="single" w:sz="4" w:space="0" w:color="auto"/>
              <w:right w:val="single" w:sz="4" w:space="0" w:color="auto"/>
            </w:tcBorders>
          </w:tcPr>
          <w:p w14:paraId="524DF6E8" w14:textId="77777777" w:rsidR="0097697B" w:rsidRPr="00EE0F6D" w:rsidRDefault="0097697B" w:rsidP="00176FE2">
            <w:pPr>
              <w:pStyle w:val="TAL"/>
              <w:ind w:left="240" w:hanging="240"/>
            </w:pPr>
            <w:r w:rsidRPr="00EE0F6D">
              <w:rPr>
                <w:rFonts w:hint="eastAsia"/>
              </w:rPr>
              <w:t>5</w:t>
            </w:r>
            <w:r w:rsidRPr="00EE0F6D">
              <w:t>4/km</w:t>
            </w:r>
            <w:r w:rsidRPr="00EE0F6D">
              <w:rPr>
                <w:rFonts w:hint="eastAsia"/>
              </w:rPr>
              <w:t>²</w:t>
            </w:r>
            <w:r>
              <w:rPr>
                <w:rFonts w:hint="eastAsia"/>
              </w:rPr>
              <w:t xml:space="preserve"> </w:t>
            </w:r>
            <w:r w:rsidRPr="00EE0F6D">
              <w:t>(note 2)</w:t>
            </w:r>
          </w:p>
          <w:p w14:paraId="1405FE4C" w14:textId="77777777" w:rsidR="0097697B" w:rsidRPr="00EE0F6D" w:rsidRDefault="0097697B" w:rsidP="00176FE2">
            <w:pPr>
              <w:pStyle w:val="TAL"/>
              <w:ind w:left="240" w:hanging="240"/>
            </w:pPr>
            <w:r w:rsidRPr="00EE0F6D">
              <w:t>78/km</w:t>
            </w:r>
            <w:r w:rsidRPr="003440E5">
              <w:rPr>
                <w:vertAlign w:val="superscript"/>
              </w:rPr>
              <w:t>2</w:t>
            </w:r>
            <w:r w:rsidRPr="00EE0F6D">
              <w:t xml:space="preserve"> (note 3)</w:t>
            </w:r>
          </w:p>
        </w:tc>
        <w:tc>
          <w:tcPr>
            <w:tcW w:w="886" w:type="pct"/>
            <w:tcBorders>
              <w:top w:val="single" w:sz="4" w:space="0" w:color="auto"/>
              <w:left w:val="nil"/>
              <w:bottom w:val="single" w:sz="4" w:space="0" w:color="auto"/>
              <w:right w:val="single" w:sz="4" w:space="0" w:color="auto"/>
            </w:tcBorders>
          </w:tcPr>
          <w:p w14:paraId="44F95F2F" w14:textId="77777777" w:rsidR="0097697B" w:rsidRPr="00EE0F6D" w:rsidRDefault="0097697B" w:rsidP="00176FE2">
            <w:pPr>
              <w:pStyle w:val="TAL"/>
              <w:ind w:left="240" w:hanging="240"/>
            </w:pPr>
            <w:r w:rsidRPr="00EE0F6D">
              <w:t xml:space="preserve">&lt; </w:t>
            </w:r>
            <w:r w:rsidRPr="00EE0F6D">
              <w:rPr>
                <w:rFonts w:hint="eastAsia"/>
              </w:rPr>
              <w:t>10 µs</w:t>
            </w:r>
            <w:r w:rsidRPr="00EE0F6D">
              <w:t xml:space="preserve"> </w:t>
            </w:r>
          </w:p>
        </w:tc>
        <w:tc>
          <w:tcPr>
            <w:tcW w:w="829" w:type="pct"/>
            <w:tcBorders>
              <w:top w:val="single" w:sz="4" w:space="0" w:color="auto"/>
              <w:left w:val="nil"/>
              <w:bottom w:val="single" w:sz="4" w:space="0" w:color="auto"/>
              <w:right w:val="single" w:sz="4" w:space="0" w:color="auto"/>
            </w:tcBorders>
          </w:tcPr>
          <w:p w14:paraId="2DC5630B" w14:textId="77777777" w:rsidR="0097697B" w:rsidRPr="00EE0F6D" w:rsidRDefault="0097697B" w:rsidP="00176FE2">
            <w:pPr>
              <w:pStyle w:val="TAL"/>
              <w:ind w:left="240" w:hanging="240"/>
            </w:pPr>
            <w:r w:rsidRPr="00EE0F6D">
              <w:t>several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08757617" w14:textId="77777777" w:rsidR="0097697B" w:rsidRPr="00EE0F6D" w:rsidRDefault="0097697B" w:rsidP="00176FE2">
            <w:pPr>
              <w:pStyle w:val="TAL"/>
              <w:ind w:left="240" w:hanging="240"/>
            </w:pPr>
            <w:r>
              <w:t xml:space="preserve">Smart Grid: </w:t>
            </w:r>
            <w:r w:rsidRPr="00EE0F6D">
              <w:t>Intelligent Distributed Feeder Automation</w:t>
            </w:r>
            <w:r>
              <w:t xml:space="preserve"> </w:t>
            </w:r>
            <w:r w:rsidRPr="00EE0F6D">
              <w:t>(A.4.4</w:t>
            </w:r>
            <w:r>
              <w:t>.3</w:t>
            </w:r>
            <w:r w:rsidRPr="00EE0F6D">
              <w:t>)</w:t>
            </w:r>
          </w:p>
        </w:tc>
      </w:tr>
      <w:tr w:rsidR="0097697B" w14:paraId="0DA235BC" w14:textId="77777777" w:rsidTr="00176FE2">
        <w:tc>
          <w:tcPr>
            <w:tcW w:w="896" w:type="pct"/>
            <w:tcBorders>
              <w:top w:val="single" w:sz="4" w:space="0" w:color="auto"/>
              <w:left w:val="single" w:sz="4" w:space="0" w:color="auto"/>
              <w:bottom w:val="single" w:sz="4" w:space="0" w:color="auto"/>
              <w:right w:val="single" w:sz="4" w:space="0" w:color="auto"/>
            </w:tcBorders>
            <w:vAlign w:val="center"/>
          </w:tcPr>
          <w:p w14:paraId="3BB4B5FE" w14:textId="77777777" w:rsidR="0097697B" w:rsidRPr="00EE0F6D" w:rsidRDefault="0097697B" w:rsidP="00176FE2">
            <w:pPr>
              <w:pStyle w:val="TAL"/>
              <w:ind w:left="240" w:hanging="240"/>
            </w:pPr>
            <w:r w:rsidRPr="00EE0F6D">
              <w:rPr>
                <w:rFonts w:hint="eastAsia"/>
              </w:rPr>
              <w:t>4</w:t>
            </w:r>
            <w:r w:rsidRPr="00EE0F6D">
              <w:t>d</w:t>
            </w:r>
          </w:p>
        </w:tc>
        <w:tc>
          <w:tcPr>
            <w:tcW w:w="1239" w:type="pct"/>
            <w:tcBorders>
              <w:top w:val="single" w:sz="4" w:space="0" w:color="auto"/>
              <w:left w:val="nil"/>
              <w:bottom w:val="single" w:sz="4" w:space="0" w:color="auto"/>
              <w:right w:val="single" w:sz="4" w:space="0" w:color="auto"/>
            </w:tcBorders>
            <w:vAlign w:val="center"/>
          </w:tcPr>
          <w:p w14:paraId="1EB69BC1"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5E8203B8" w14:textId="77777777" w:rsidR="0097697B" w:rsidRPr="00EE0F6D" w:rsidRDefault="0097697B" w:rsidP="00176FE2">
            <w:pPr>
              <w:pStyle w:val="TAL"/>
              <w:ind w:left="240" w:hanging="240"/>
            </w:pPr>
            <w:r w:rsidRPr="00EE0F6D">
              <w:t>&lt;1 ms</w:t>
            </w:r>
          </w:p>
        </w:tc>
        <w:tc>
          <w:tcPr>
            <w:tcW w:w="829" w:type="pct"/>
            <w:tcBorders>
              <w:top w:val="single" w:sz="4" w:space="0" w:color="auto"/>
              <w:left w:val="nil"/>
              <w:bottom w:val="single" w:sz="4" w:space="0" w:color="auto"/>
              <w:right w:val="single" w:sz="4" w:space="0" w:color="auto"/>
            </w:tcBorders>
            <w:vAlign w:val="center"/>
          </w:tcPr>
          <w:p w14:paraId="3CD5840F"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66380199" w14:textId="77777777" w:rsidR="0097697B" w:rsidRPr="00EE0F6D" w:rsidRDefault="0097697B" w:rsidP="00176FE2">
            <w:pPr>
              <w:pStyle w:val="TAL"/>
              <w:ind w:left="240" w:hanging="240"/>
            </w:pPr>
            <w:r>
              <w:t xml:space="preserve">Smart Grid: </w:t>
            </w:r>
            <w:r w:rsidRPr="00EE0F6D">
              <w:t>IEC 61850-9-2 Sampled Values</w:t>
            </w:r>
            <w:r>
              <w:t xml:space="preserve"> – </w:t>
            </w:r>
            <w:r w:rsidRPr="00EE0F6D">
              <w:t xml:space="preserve">Event reporting and Disturbance recording </w:t>
            </w:r>
          </w:p>
        </w:tc>
      </w:tr>
      <w:tr w:rsidR="00BB7FAE" w:rsidRPr="00457CAE" w14:paraId="4A15BA79" w14:textId="77777777" w:rsidTr="00BB7FAE">
        <w:tc>
          <w:tcPr>
            <w:tcW w:w="896" w:type="pct"/>
            <w:shd w:val="clear" w:color="auto" w:fill="auto"/>
          </w:tcPr>
          <w:p w14:paraId="22F41709" w14:textId="77777777" w:rsidR="00BB7FAE" w:rsidRPr="00457CAE" w:rsidRDefault="003B6F45" w:rsidP="00BB7FAE">
            <w:pPr>
              <w:keepNext/>
              <w:keepLines/>
              <w:spacing w:after="0"/>
              <w:rPr>
                <w:rFonts w:ascii="Arial" w:hAnsi="Arial" w:cs="Arial"/>
                <w:sz w:val="18"/>
                <w:szCs w:val="18"/>
              </w:rPr>
            </w:pPr>
            <w:r w:rsidRPr="00457CAE">
              <w:rPr>
                <w:rFonts w:ascii="Arial" w:hAnsi="Arial" w:cs="Arial"/>
                <w:sz w:val="18"/>
                <w:szCs w:val="18"/>
              </w:rPr>
              <w:t>5</w:t>
            </w:r>
          </w:p>
        </w:tc>
        <w:tc>
          <w:tcPr>
            <w:tcW w:w="1239" w:type="pct"/>
            <w:shd w:val="clear" w:color="auto" w:fill="auto"/>
          </w:tcPr>
          <w:p w14:paraId="09246E6B" w14:textId="77777777" w:rsidR="00BB7FAE" w:rsidRPr="00457CAE" w:rsidRDefault="00EE308A" w:rsidP="00BB7FAE">
            <w:pPr>
              <w:keepNext/>
              <w:keepLines/>
              <w:spacing w:after="0"/>
              <w:rPr>
                <w:rFonts w:ascii="Arial" w:hAnsi="Arial" w:cs="Arial"/>
                <w:sz w:val="18"/>
                <w:szCs w:val="18"/>
              </w:rPr>
            </w:pPr>
            <w:r>
              <w:rPr>
                <w:rFonts w:ascii="Arial" w:hAnsi="Arial"/>
                <w:sz w:val="18"/>
                <w:szCs w:val="24"/>
              </w:rPr>
              <w:t>u</w:t>
            </w:r>
            <w:r w:rsidR="00BB7FAE" w:rsidRPr="00457CAE">
              <w:rPr>
                <w:rFonts w:ascii="Arial" w:hAnsi="Arial"/>
                <w:sz w:val="18"/>
                <w:szCs w:val="24"/>
              </w:rPr>
              <w:t>p to 10 UEs</w:t>
            </w:r>
          </w:p>
        </w:tc>
        <w:tc>
          <w:tcPr>
            <w:tcW w:w="886" w:type="pct"/>
            <w:shd w:val="clear" w:color="auto" w:fill="auto"/>
          </w:tcPr>
          <w:p w14:paraId="55ACB08C" w14:textId="77777777" w:rsidR="00BB7FAE" w:rsidRPr="00457CAE" w:rsidRDefault="00BB7FAE" w:rsidP="00BB7FAE">
            <w:pPr>
              <w:keepNext/>
              <w:keepLines/>
              <w:spacing w:after="0"/>
              <w:rPr>
                <w:rFonts w:ascii="Arial" w:hAnsi="Arial" w:cs="Arial"/>
                <w:sz w:val="18"/>
                <w:szCs w:val="18"/>
              </w:rPr>
            </w:pPr>
            <w:r w:rsidRPr="00457CAE">
              <w:rPr>
                <w:rFonts w:ascii="Arial" w:hAnsi="Arial" w:cs="Arial"/>
                <w:sz w:val="18"/>
                <w:szCs w:val="18"/>
              </w:rPr>
              <w:t>&lt; 50 µs</w:t>
            </w:r>
          </w:p>
        </w:tc>
        <w:tc>
          <w:tcPr>
            <w:tcW w:w="829" w:type="pct"/>
          </w:tcPr>
          <w:p w14:paraId="5CFDD51B" w14:textId="77777777" w:rsidR="00BB7FAE" w:rsidRPr="00457CAE" w:rsidRDefault="00BB7FAE" w:rsidP="00BB7FAE">
            <w:pPr>
              <w:keepNext/>
              <w:keepLines/>
              <w:spacing w:after="0"/>
              <w:rPr>
                <w:rFonts w:ascii="Arial" w:eastAsia="Microsoft YaHei" w:hAnsi="Arial" w:cs="Arial"/>
                <w:color w:val="000000"/>
                <w:sz w:val="18"/>
                <w:szCs w:val="18"/>
              </w:rPr>
            </w:pPr>
            <w:r w:rsidRPr="00457CAE">
              <w:rPr>
                <w:rFonts w:ascii="Arial" w:eastAsia="Microsoft YaHei" w:hAnsi="Arial" w:cs="Arial"/>
                <w:color w:val="000000"/>
                <w:sz w:val="18"/>
                <w:szCs w:val="18"/>
              </w:rPr>
              <w:t>400 km</w:t>
            </w:r>
          </w:p>
        </w:tc>
        <w:tc>
          <w:tcPr>
            <w:tcW w:w="1150" w:type="pct"/>
            <w:shd w:val="clear" w:color="auto" w:fill="auto"/>
          </w:tcPr>
          <w:p w14:paraId="10E55C61" w14:textId="77777777" w:rsidR="00BB7FAE" w:rsidRPr="00457CAE" w:rsidRDefault="00BB7FAE" w:rsidP="00BB7FAE">
            <w:pPr>
              <w:pStyle w:val="TAL"/>
              <w:numPr>
                <w:ilvl w:val="0"/>
                <w:numId w:val="13"/>
              </w:numPr>
              <w:overflowPunct/>
              <w:autoSpaceDE/>
              <w:autoSpaceDN/>
              <w:adjustRightInd/>
              <w:ind w:left="240" w:hanging="240"/>
              <w:textAlignment w:val="auto"/>
            </w:pPr>
            <w:r w:rsidRPr="00457CAE">
              <w:t xml:space="preserve">Telesurgery </w:t>
            </w:r>
            <w:r w:rsidR="00EE308A">
              <w:t xml:space="preserve">(A.6.2) </w:t>
            </w:r>
            <w:r w:rsidRPr="00457CAE">
              <w:t>and telediagnosis</w:t>
            </w:r>
            <w:r w:rsidR="00EE308A">
              <w:t xml:space="preserve"> (A.6.3)</w:t>
            </w:r>
          </w:p>
        </w:tc>
      </w:tr>
      <w:tr w:rsidR="005A46E7" w:rsidRPr="00457CAE" w14:paraId="055D7B41" w14:textId="77777777" w:rsidTr="0097697B">
        <w:tc>
          <w:tcPr>
            <w:tcW w:w="5000" w:type="pct"/>
            <w:gridSpan w:val="5"/>
            <w:shd w:val="clear" w:color="auto" w:fill="auto"/>
          </w:tcPr>
          <w:p w14:paraId="3E9F8781" w14:textId="77777777" w:rsidR="000B10E8" w:rsidRDefault="005A46E7" w:rsidP="000B10E8">
            <w:pPr>
              <w:pStyle w:val="TAL"/>
              <w:ind w:left="851" w:hanging="851"/>
              <w:rPr>
                <w:rFonts w:eastAsia="Calibri"/>
              </w:rPr>
            </w:pPr>
            <w:r w:rsidRPr="00457CAE">
              <w:rPr>
                <w:rFonts w:eastAsia="Calibri"/>
                <w:szCs w:val="22"/>
              </w:rPr>
              <w:t>NOTE</w:t>
            </w:r>
            <w:r w:rsidR="000B10E8">
              <w:rPr>
                <w:rFonts w:eastAsia="Calibri"/>
              </w:rPr>
              <w:t xml:space="preserve"> 1</w:t>
            </w:r>
            <w:r w:rsidRPr="00457CAE">
              <w:rPr>
                <w:rFonts w:eastAsia="Calibri"/>
                <w:szCs w:val="22"/>
              </w:rPr>
              <w:t>:</w:t>
            </w:r>
            <w:r w:rsidRPr="00457CAE">
              <w:rPr>
                <w:rFonts w:eastAsia="Calibri"/>
                <w:szCs w:val="22"/>
              </w:rPr>
              <w:tab/>
            </w:r>
            <w:r>
              <w:rPr>
                <w:rFonts w:eastAsia="Calibri"/>
                <w:szCs w:val="22"/>
              </w:rPr>
              <w:t>The clock synchronicity requirement refers to the clock synchronicity budget for the 5G system, as described in Clause 5.6.1.</w:t>
            </w:r>
          </w:p>
          <w:p w14:paraId="091E27A6" w14:textId="77777777" w:rsidR="000B10E8" w:rsidRPr="00947364" w:rsidRDefault="000B10E8" w:rsidP="000B10E8">
            <w:pPr>
              <w:pStyle w:val="TAL"/>
              <w:ind w:left="851" w:hanging="851"/>
              <w:rPr>
                <w:rFonts w:eastAsia="Calibri"/>
              </w:rPr>
            </w:pPr>
            <w:r w:rsidRPr="00947364">
              <w:rPr>
                <w:rFonts w:eastAsia="Calibri"/>
              </w:rPr>
              <w:t>NOTE 2:</w:t>
            </w:r>
            <w:r>
              <w:rPr>
                <w:rFonts w:eastAsia="Calibri"/>
              </w:rPr>
              <w:t xml:space="preserve"> </w:t>
            </w:r>
            <w:r>
              <w:rPr>
                <w:rFonts w:eastAsia="Calibri"/>
              </w:rPr>
              <w:tab/>
            </w:r>
            <w:r w:rsidRPr="006A0F89">
              <w:t>When the distributed terminals are deployed along overhead line, about 54 terminals will be distributed along overhead lines in one square kilometre</w:t>
            </w:r>
            <w:r>
              <w:t xml:space="preserve">. The resulting </w:t>
            </w:r>
            <w:r w:rsidRPr="006A0F89">
              <w:t>power load density is 20</w:t>
            </w:r>
            <w:r>
              <w:t xml:space="preserve"> </w:t>
            </w:r>
            <w:r w:rsidRPr="006A0F89">
              <w:t>MW/km</w:t>
            </w:r>
            <w:r w:rsidRPr="00C03482">
              <w:rPr>
                <w:vertAlign w:val="superscript"/>
              </w:rPr>
              <w:t>2</w:t>
            </w:r>
            <w:r w:rsidRPr="00947364">
              <w:rPr>
                <w:rFonts w:eastAsia="Calibri"/>
              </w:rPr>
              <w:t>.</w:t>
            </w:r>
          </w:p>
          <w:p w14:paraId="64E3BF3A" w14:textId="77777777" w:rsidR="00B377A1" w:rsidRDefault="000B10E8" w:rsidP="00B377A1">
            <w:pPr>
              <w:pStyle w:val="TAL"/>
              <w:ind w:left="851" w:hanging="851"/>
            </w:pPr>
            <w:r w:rsidRPr="00947364">
              <w:rPr>
                <w:rFonts w:eastAsia="Calibri"/>
              </w:rPr>
              <w:t>NOTE 3:</w:t>
            </w:r>
            <w:r>
              <w:rPr>
                <w:rFonts w:eastAsia="Calibri"/>
              </w:rPr>
              <w:t xml:space="preserve"> </w:t>
            </w:r>
            <w:r>
              <w:rPr>
                <w:rFonts w:eastAsia="Calibri"/>
              </w:rPr>
              <w:tab/>
            </w:r>
            <w:r>
              <w:tab/>
            </w:r>
            <w:r w:rsidRPr="006A0F89">
              <w:t xml:space="preserve">When the distributed terminals are deployed in power distribution cabinets, there are about 78 terminals in one square kilometre. </w:t>
            </w:r>
            <w:r>
              <w:t>T</w:t>
            </w:r>
            <w:r w:rsidRPr="006A0F89">
              <w:t xml:space="preserve">he </w:t>
            </w:r>
            <w:r>
              <w:t xml:space="preserve">resulting </w:t>
            </w:r>
            <w:r w:rsidRPr="006A0F89">
              <w:t>power load density is 20 MW/km</w:t>
            </w:r>
            <w:r w:rsidRPr="0038007A">
              <w:rPr>
                <w:vertAlign w:val="superscript"/>
              </w:rPr>
              <w:t>2</w:t>
            </w:r>
            <w:r w:rsidR="00B377A1">
              <w:t>.</w:t>
            </w:r>
          </w:p>
          <w:p w14:paraId="102C0F8E" w14:textId="77777777" w:rsidR="005A46E7" w:rsidRPr="00457CAE" w:rsidRDefault="00B377A1" w:rsidP="00B377A1">
            <w:pPr>
              <w:pStyle w:val="TAL"/>
              <w:ind w:left="851" w:hanging="851"/>
            </w:pPr>
            <w:r>
              <w:rPr>
                <w:rFonts w:eastAsia="Calibri"/>
              </w:rPr>
              <w:t>NOTE 4</w:t>
            </w:r>
            <w:r w:rsidRPr="003C008B">
              <w:t>:</w:t>
            </w:r>
            <w:r>
              <w:tab/>
            </w:r>
            <w:r w:rsidRPr="00247C1A">
              <w:t xml:space="preserve">5GS </w:t>
            </w:r>
            <w:r>
              <w:t>s</w:t>
            </w:r>
            <w:r w:rsidRPr="00457CAE">
              <w:t xml:space="preserve">ynchronicity </w:t>
            </w:r>
            <w:r>
              <w:t xml:space="preserve">budget </w:t>
            </w:r>
            <w:r w:rsidRPr="00457CAE">
              <w:t>requirement</w:t>
            </w:r>
            <w:r>
              <w:t xml:space="preserve"> refers to working clock domain for a localized set of UEs callaborating on a specific task or work function.</w:t>
            </w:r>
          </w:p>
        </w:tc>
      </w:tr>
    </w:tbl>
    <w:p w14:paraId="6E4E16B8" w14:textId="77777777" w:rsidR="00970301" w:rsidRPr="00457CAE" w:rsidRDefault="00970301" w:rsidP="00113735">
      <w:pPr>
        <w:rPr>
          <w:lang w:eastAsia="zh-CN"/>
        </w:rPr>
      </w:pPr>
    </w:p>
    <w:p w14:paraId="44CA9431" w14:textId="77777777" w:rsidR="002F1204" w:rsidRPr="00457CAE" w:rsidRDefault="002F1204" w:rsidP="00DF3B60">
      <w:pPr>
        <w:pStyle w:val="Heading2"/>
        <w:rPr>
          <w:rFonts w:eastAsia="MS Mincho"/>
        </w:rPr>
      </w:pPr>
      <w:bookmarkStart w:id="68" w:name="_Toc45387346"/>
      <w:bookmarkStart w:id="69" w:name="_Toc146301515"/>
      <w:bookmarkEnd w:id="59"/>
      <w:r w:rsidRPr="00457CAE">
        <w:t>5.6A</w:t>
      </w:r>
      <w:r w:rsidRPr="00457CAE">
        <w:tab/>
      </w:r>
      <w:r w:rsidRPr="00457CAE">
        <w:rPr>
          <w:rFonts w:eastAsia="MS Mincho"/>
        </w:rPr>
        <w:t>Time-sensitive communication requirements</w:t>
      </w:r>
      <w:bookmarkEnd w:id="68"/>
      <w:bookmarkEnd w:id="69"/>
    </w:p>
    <w:p w14:paraId="2AA405AD" w14:textId="77777777" w:rsidR="002F1204" w:rsidRPr="00457CAE" w:rsidRDefault="002F1204" w:rsidP="002F1204">
      <w:bookmarkStart w:id="70" w:name="_Hlk16234095"/>
      <w:r w:rsidRPr="00457CAE">
        <w:t>The 5G system shall support the fully distributed model for configuration of time-sensitive networking.</w:t>
      </w:r>
    </w:p>
    <w:p w14:paraId="717A8A92" w14:textId="77777777" w:rsidR="002F1204" w:rsidRPr="00457CAE" w:rsidRDefault="002F1204" w:rsidP="002F1204">
      <w:r w:rsidRPr="00457CAE">
        <w:t xml:space="preserve">The 5G system shall support the fully distributed model for configuration of time-sensitive networking that is aligned with </w:t>
      </w:r>
      <w:r w:rsidRPr="00457CAE">
        <w:rPr>
          <w:lang w:val="en-US"/>
        </w:rPr>
        <w:t>Multiple Stream Registration Protocol (</w:t>
      </w:r>
      <w:r w:rsidRPr="00457CAE">
        <w:t xml:space="preserve">MSRP, </w:t>
      </w:r>
      <w:r w:rsidRPr="00457CAE">
        <w:rPr>
          <w:lang w:val="en-US"/>
        </w:rPr>
        <w:t>IEEE 802.1Q [19] clause 35.1), IEEE P802.1CS Link-local Registration Protocol (LRP) [24], and IEEE P802.1Qdd Resource Allocation Protocol (RAP) [25].</w:t>
      </w:r>
    </w:p>
    <w:p w14:paraId="0523033F" w14:textId="77777777" w:rsidR="002F1204" w:rsidRPr="00457CAE" w:rsidRDefault="002F1204" w:rsidP="002F1204">
      <w:r w:rsidRPr="00457CAE">
        <w:t>The 5G system shall support the user-network / network-network interface for the dynamic configuration of the fully distributed model for time-sensitive networking.</w:t>
      </w:r>
    </w:p>
    <w:p w14:paraId="2B403346" w14:textId="77777777" w:rsidR="00252FE3" w:rsidRPr="005B5DCF" w:rsidRDefault="00252FE3" w:rsidP="00DF3B60">
      <w:pPr>
        <w:pStyle w:val="Heading2"/>
        <w:rPr>
          <w:rFonts w:eastAsia="MS Mincho"/>
        </w:rPr>
      </w:pPr>
      <w:bookmarkStart w:id="71" w:name="_Toc45387347"/>
      <w:bookmarkStart w:id="72" w:name="_Toc146301516"/>
      <w:bookmarkEnd w:id="70"/>
      <w:r w:rsidRPr="005B5DCF">
        <w:lastRenderedPageBreak/>
        <w:t>5.6</w:t>
      </w:r>
      <w:r>
        <w:t>B</w:t>
      </w:r>
      <w:r w:rsidRPr="005B5DCF">
        <w:tab/>
      </w:r>
      <w:r w:rsidRPr="005B5DCF">
        <w:rPr>
          <w:rFonts w:eastAsia="MS Mincho"/>
        </w:rPr>
        <w:t>5G Timing Resiliency</w:t>
      </w:r>
      <w:bookmarkEnd w:id="72"/>
    </w:p>
    <w:p w14:paraId="58FBBE6C" w14:textId="77777777" w:rsidR="00252FE3" w:rsidRDefault="00252FE3" w:rsidP="00252FE3">
      <w:r>
        <w:t>To enable support of many critical services within the 5G network, additional requirements and KPIs that enhance the 5G system with timing resiliency are specified in TS 22.261 [2] clauses 6.36 and 7.8. Those enhancements enable use of the 5G system for time critical services in collaboration with or as a backup to other timing solution such as loss or degradation of GNSS reference timing.</w:t>
      </w:r>
    </w:p>
    <w:p w14:paraId="4CC525B4" w14:textId="77777777" w:rsidR="00D56197" w:rsidRDefault="00D56197" w:rsidP="00DF3B60">
      <w:pPr>
        <w:pStyle w:val="Heading2"/>
      </w:pPr>
      <w:bookmarkStart w:id="73" w:name="_Toc146301517"/>
      <w:r>
        <w:t>5.6C</w:t>
      </w:r>
      <w:r>
        <w:tab/>
        <w:t>Support for infrastructure protection of electrical transmission</w:t>
      </w:r>
      <w:bookmarkEnd w:id="73"/>
    </w:p>
    <w:p w14:paraId="42443685" w14:textId="77777777" w:rsidR="00D56197" w:rsidRDefault="00D56197" w:rsidP="00DF3B60">
      <w:pPr>
        <w:pStyle w:val="Heading3"/>
        <w:rPr>
          <w:lang w:val="en-US"/>
        </w:rPr>
      </w:pPr>
      <w:bookmarkStart w:id="74" w:name="_Toc146301518"/>
      <w:r>
        <w:rPr>
          <w:lang w:val="en-US"/>
        </w:rPr>
        <w:t>5.6C</w:t>
      </w:r>
      <w:r w:rsidRPr="0061140D">
        <w:rPr>
          <w:lang w:val="en-US"/>
        </w:rPr>
        <w:t>.1</w:t>
      </w:r>
      <w:r>
        <w:rPr>
          <w:lang w:val="en-US"/>
        </w:rPr>
        <w:tab/>
        <w:t>Description</w:t>
      </w:r>
      <w:bookmarkEnd w:id="74"/>
    </w:p>
    <w:p w14:paraId="4DEC54C6" w14:textId="77777777" w:rsidR="00D56197" w:rsidRPr="0061140D" w:rsidRDefault="00D56197" w:rsidP="00D56197">
      <w:pPr>
        <w:rPr>
          <w:lang w:val="en-US"/>
        </w:rPr>
      </w:pPr>
      <w:r>
        <w:rPr>
          <w:lang w:val="en-US"/>
        </w:rPr>
        <w:t>Transmission infrastructure is a key component of the energy system. Communication enables protection of this infrastructure. The algorithms involved depend on certain constraints must be met, particularly concerning the end-to-end latency.</w:t>
      </w:r>
    </w:p>
    <w:p w14:paraId="7E7CFC34" w14:textId="77777777" w:rsidR="00D56197" w:rsidRPr="0061140D" w:rsidRDefault="00D56197" w:rsidP="00DF3B60">
      <w:pPr>
        <w:pStyle w:val="Heading3"/>
        <w:rPr>
          <w:lang w:val="en-US"/>
        </w:rPr>
      </w:pPr>
      <w:bookmarkStart w:id="75" w:name="_Toc146301519"/>
      <w:r>
        <w:rPr>
          <w:lang w:val="en-US"/>
        </w:rPr>
        <w:t>5.6C.2</w:t>
      </w:r>
      <w:r>
        <w:rPr>
          <w:lang w:val="en-US"/>
        </w:rPr>
        <w:tab/>
        <w:t>Requirements</w:t>
      </w:r>
      <w:bookmarkEnd w:id="75"/>
    </w:p>
    <w:p w14:paraId="1BE453A6" w14:textId="77777777" w:rsidR="00D56197" w:rsidRDefault="00D56197" w:rsidP="00D56197">
      <w:r w:rsidRPr="00110C64">
        <w:t>The 5G system shall support an end-to-end latency of less than 5</w:t>
      </w:r>
      <w:r>
        <w:t xml:space="preserve"> </w:t>
      </w:r>
      <w:r w:rsidRPr="00110C64">
        <w:t>ms or 10</w:t>
      </w:r>
      <w:r>
        <w:t xml:space="preserve"> </w:t>
      </w:r>
      <w:r w:rsidRPr="00110C64">
        <w:t>ms, as requested by the UE initiating the communication.</w:t>
      </w:r>
    </w:p>
    <w:p w14:paraId="2169CB6B" w14:textId="77777777" w:rsidR="00D56197" w:rsidRDefault="00D56197" w:rsidP="00D56197">
      <w:pPr>
        <w:pStyle w:val="NO"/>
        <w:rPr>
          <w:rFonts w:eastAsia="SimSun"/>
          <w:lang w:val="en-US" w:eastAsia="zh-CN"/>
        </w:rPr>
      </w:pPr>
      <w:r>
        <w:t xml:space="preserve">NOTE 1: Whether the </w:t>
      </w:r>
      <w:r w:rsidRPr="00110C64">
        <w:t xml:space="preserve">end-to-end latency </w:t>
      </w:r>
      <w:r>
        <w:t xml:space="preserve">is 5 ms or 10 ms </w:t>
      </w:r>
      <w:r>
        <w:rPr>
          <w:rFonts w:eastAsia="SimSun"/>
          <w:lang w:val="en-US" w:eastAsia="zh-CN"/>
        </w:rPr>
        <w:t xml:space="preserve">depends on the applied voltage level. </w:t>
      </w:r>
    </w:p>
    <w:p w14:paraId="72AD7F9D" w14:textId="77777777" w:rsidR="00D56197" w:rsidRDefault="00D56197" w:rsidP="00D56197">
      <w:pPr>
        <w:pStyle w:val="NO"/>
      </w:pPr>
      <w:r>
        <w:rPr>
          <w:lang w:val="en-US" w:eastAsia="zh-CN"/>
        </w:rPr>
        <w:t>NOTE 2: The end-to-end latency is between two UEs, including two wireless links.</w:t>
      </w:r>
    </w:p>
    <w:p w14:paraId="0505AFA3" w14:textId="77777777" w:rsidR="00D56197" w:rsidRDefault="00D56197" w:rsidP="00252FE3">
      <w:r>
        <w:t xml:space="preserve">The 5G system shall support communication channel symmetry in terms of end-to-end latency (latency from UE1 to UE2, and end-to-end latency from UE2 to UE1), with an asymmetry of &lt; 2ms. </w:t>
      </w:r>
    </w:p>
    <w:p w14:paraId="462FAE98" w14:textId="77777777" w:rsidR="00623670" w:rsidRPr="00457CAE" w:rsidRDefault="00AE7664" w:rsidP="00DF3B60">
      <w:pPr>
        <w:pStyle w:val="Heading2"/>
      </w:pPr>
      <w:bookmarkStart w:id="76" w:name="_Toc146301520"/>
      <w:r w:rsidRPr="00457CAE">
        <w:t>5.7</w:t>
      </w:r>
      <w:r w:rsidRPr="00457CAE">
        <w:tab/>
      </w:r>
      <w:r w:rsidR="00623670" w:rsidRPr="00457CAE">
        <w:rPr>
          <w:rFonts w:eastAsia="MS Mincho"/>
        </w:rPr>
        <w:t xml:space="preserve">Positioning </w:t>
      </w:r>
      <w:r w:rsidRPr="00457CAE">
        <w:t>p</w:t>
      </w:r>
      <w:r w:rsidR="00623670" w:rsidRPr="00457CAE">
        <w:t xml:space="preserve">erformance </w:t>
      </w:r>
      <w:r w:rsidRPr="00457CAE">
        <w:t>r</w:t>
      </w:r>
      <w:r w:rsidR="00623670" w:rsidRPr="00457CAE">
        <w:t>equirements</w:t>
      </w:r>
      <w:bookmarkEnd w:id="71"/>
      <w:bookmarkEnd w:id="76"/>
    </w:p>
    <w:p w14:paraId="2E49E7C5" w14:textId="77777777" w:rsidR="004163E0" w:rsidRDefault="004163E0" w:rsidP="00DF3B60">
      <w:pPr>
        <w:pStyle w:val="Heading3"/>
      </w:pPr>
      <w:bookmarkStart w:id="77" w:name="_Toc146301521"/>
      <w:r>
        <w:t>5.7.1</w:t>
      </w:r>
      <w:r>
        <w:tab/>
        <w:t>General</w:t>
      </w:r>
      <w:r w:rsidRPr="00457CAE">
        <w:t xml:space="preserve"> </w:t>
      </w:r>
      <w:r>
        <w:t>requirements</w:t>
      </w:r>
      <w:bookmarkEnd w:id="77"/>
    </w:p>
    <w:p w14:paraId="644D2F48" w14:textId="77777777" w:rsidR="00623670" w:rsidRPr="00457CAE" w:rsidRDefault="00623670" w:rsidP="00F97E14">
      <w:r w:rsidRPr="00457CAE">
        <w:t>High accuracy positioning is becoming essential for Factories of the Future. The reason for this is that tracking of mobile devices as well as mobile assets is becoming increasingly important in improving processes and increasing flexibility in industrial environments</w:t>
      </w:r>
      <w:r w:rsidR="001C613D" w:rsidRPr="00457CAE">
        <w:t>.</w:t>
      </w:r>
    </w:p>
    <w:p w14:paraId="001BB846" w14:textId="77777777" w:rsidR="003B6F45" w:rsidRPr="00457CAE" w:rsidRDefault="003B6F45" w:rsidP="003B6F45">
      <w:pPr>
        <w:rPr>
          <w:rFonts w:eastAsia="SimSun"/>
        </w:rPr>
      </w:pPr>
      <w:r w:rsidRPr="00457CAE">
        <w:rPr>
          <w:rFonts w:eastAsia="SimSun"/>
        </w:rPr>
        <w:t>The 5G system shall provide positioning information for a UE that is out of coverage of the network, with accuracy of &lt;</w:t>
      </w:r>
      <w:r w:rsidR="00D5087F" w:rsidRPr="00457CAE">
        <w:rPr>
          <w:rFonts w:eastAsia="SimSun"/>
        </w:rPr>
        <w:t> </w:t>
      </w:r>
      <w:r w:rsidRPr="00457CAE">
        <w:rPr>
          <w:rFonts w:eastAsia="SimSun"/>
        </w:rPr>
        <w:t>[1 m] relative to other UEs that are in proximity and in coverage of the network.</w:t>
      </w:r>
    </w:p>
    <w:p w14:paraId="4279041C" w14:textId="77777777" w:rsidR="00623670" w:rsidRPr="00457CAE" w:rsidRDefault="00F522B5" w:rsidP="00F97E14">
      <w:r w:rsidRPr="00457CAE">
        <w:t>Table 5.7</w:t>
      </w:r>
      <w:r w:rsidR="004163E0">
        <w:t>.1</w:t>
      </w:r>
      <w:r w:rsidRPr="00457CAE">
        <w:t xml:space="preserve">-1 </w:t>
      </w:r>
      <w:r w:rsidR="00623670" w:rsidRPr="00457CAE">
        <w:t xml:space="preserve">below lists typical scenarios and the corresponding high positioning requirements for horizontal </w:t>
      </w:r>
      <w:r w:rsidR="00F50EC8" w:rsidRPr="00457CAE">
        <w:t xml:space="preserve">and vertical </w:t>
      </w:r>
      <w:r w:rsidR="00623670" w:rsidRPr="00457CAE">
        <w:t>accuracy, availability, heading, latency</w:t>
      </w:r>
      <w:r w:rsidR="001C613D" w:rsidRPr="00457CAE">
        <w:t>,</w:t>
      </w:r>
      <w:r w:rsidR="00623670" w:rsidRPr="00457CAE">
        <w:t xml:space="preserve"> and UE</w:t>
      </w:r>
      <w:r w:rsidR="00FA2866" w:rsidRPr="00457CAE">
        <w:t xml:space="preserve"> </w:t>
      </w:r>
      <w:r w:rsidRPr="00457CAE">
        <w:t>speed</w:t>
      </w:r>
      <w:r w:rsidR="00623670" w:rsidRPr="00457CAE">
        <w:t>.</w:t>
      </w:r>
    </w:p>
    <w:p w14:paraId="379F863B" w14:textId="77777777" w:rsidR="00623670" w:rsidRPr="00457CAE" w:rsidRDefault="00623670" w:rsidP="00920D52">
      <w:pPr>
        <w:pStyle w:val="NO"/>
      </w:pPr>
      <w:r w:rsidRPr="00457CAE">
        <w:t>N</w:t>
      </w:r>
      <w:r w:rsidR="00FA2866" w:rsidRPr="00457CAE">
        <w:t>OTE</w:t>
      </w:r>
      <w:r w:rsidRPr="00457CAE">
        <w:t>:</w:t>
      </w:r>
      <w:r w:rsidR="00FA2866" w:rsidRPr="00457CAE">
        <w:tab/>
      </w:r>
      <w:r w:rsidRPr="00457CAE">
        <w:t xml:space="preserve">The column on </w:t>
      </w:r>
      <w:r w:rsidR="00501EF3" w:rsidRPr="00457CAE">
        <w:t>"</w:t>
      </w:r>
      <w:r w:rsidRPr="00457CAE">
        <w:t>Corresponding Positioning Service Level in TS 22.261</w:t>
      </w:r>
      <w:r w:rsidR="00501EF3" w:rsidRPr="00457CAE">
        <w:t>"</w:t>
      </w:r>
      <w:r w:rsidRPr="00457CAE">
        <w:t xml:space="preserve"> </w:t>
      </w:r>
      <w:r w:rsidR="00325EA8" w:rsidRPr="00457CAE">
        <w:t xml:space="preserve">maps </w:t>
      </w:r>
      <w:r w:rsidRPr="00457CAE">
        <w:t xml:space="preserve">the scenarios listed </w:t>
      </w:r>
      <w:r w:rsidR="00325EA8" w:rsidRPr="00457CAE">
        <w:t>in Table 5.7</w:t>
      </w:r>
      <w:r w:rsidR="004163E0">
        <w:t>.1</w:t>
      </w:r>
      <w:r w:rsidR="00325EA8" w:rsidRPr="00457CAE">
        <w:t xml:space="preserve">-1 </w:t>
      </w:r>
      <w:r w:rsidRPr="00457CAE">
        <w:t>to the service levels defined in TS 22.261</w:t>
      </w:r>
      <w:r w:rsidR="00501EF3" w:rsidRPr="00457CAE">
        <w:t xml:space="preserve"> </w:t>
      </w:r>
      <w:r w:rsidR="005A2107" w:rsidRPr="00457CAE">
        <w:t>[2]</w:t>
      </w:r>
      <w:r w:rsidRPr="00457CAE">
        <w:t>.</w:t>
      </w:r>
    </w:p>
    <w:p w14:paraId="7DED6869" w14:textId="77777777" w:rsidR="00F522B5" w:rsidRPr="00457CAE" w:rsidRDefault="00F522B5" w:rsidP="00F522B5">
      <w:pPr>
        <w:pStyle w:val="TH"/>
        <w:rPr>
          <w:rFonts w:eastAsia="MS Mincho"/>
        </w:rPr>
      </w:pPr>
      <w:r w:rsidRPr="00457CAE">
        <w:rPr>
          <w:rFonts w:eastAsia="MS Mincho"/>
        </w:rPr>
        <w:lastRenderedPageBreak/>
        <w:t>Table 5.7</w:t>
      </w:r>
      <w:r w:rsidR="004163E0">
        <w:rPr>
          <w:rFonts w:eastAsia="MS Mincho"/>
        </w:rPr>
        <w:t>.1</w:t>
      </w:r>
      <w:r w:rsidRPr="00457CAE">
        <w:rPr>
          <w:rFonts w:eastAsia="MS Mincho"/>
        </w:rPr>
        <w:t>-1</w:t>
      </w:r>
      <w:r w:rsidR="005256C2" w:rsidRPr="00457CAE">
        <w:rPr>
          <w:rFonts w:eastAsia="MS Mincho"/>
        </w:rPr>
        <w:t>:</w:t>
      </w:r>
      <w:r w:rsidRPr="00457CAE">
        <w:rPr>
          <w:rFonts w:eastAsia="MS Mincho"/>
        </w:rPr>
        <w:t xml:space="preserve"> Positioning performance requirements</w:t>
      </w:r>
    </w:p>
    <w:tbl>
      <w:tblPr>
        <w:tblW w:w="103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35"/>
        <w:gridCol w:w="1275"/>
        <w:gridCol w:w="993"/>
        <w:gridCol w:w="993"/>
        <w:gridCol w:w="1134"/>
        <w:gridCol w:w="1191"/>
        <w:gridCol w:w="1134"/>
        <w:gridCol w:w="1417"/>
      </w:tblGrid>
      <w:tr w:rsidR="00F50EC8" w:rsidRPr="00457CAE" w14:paraId="65A561AB" w14:textId="77777777" w:rsidTr="004163E0">
        <w:tc>
          <w:tcPr>
            <w:tcW w:w="2235" w:type="dxa"/>
            <w:tcMar>
              <w:top w:w="0" w:type="dxa"/>
              <w:left w:w="108" w:type="dxa"/>
              <w:bottom w:w="0" w:type="dxa"/>
              <w:right w:w="108" w:type="dxa"/>
            </w:tcMar>
            <w:hideMark/>
          </w:tcPr>
          <w:p w14:paraId="17CB8254" w14:textId="77777777" w:rsidR="00F50EC8" w:rsidRPr="00457CAE" w:rsidRDefault="00F50EC8" w:rsidP="00F50EC8">
            <w:pPr>
              <w:pStyle w:val="TAH"/>
            </w:pPr>
            <w:r w:rsidRPr="00457CAE">
              <w:t>Scenario</w:t>
            </w:r>
          </w:p>
        </w:tc>
        <w:tc>
          <w:tcPr>
            <w:tcW w:w="1275" w:type="dxa"/>
            <w:tcMar>
              <w:top w:w="0" w:type="dxa"/>
              <w:left w:w="108" w:type="dxa"/>
              <w:bottom w:w="0" w:type="dxa"/>
              <w:right w:w="108" w:type="dxa"/>
            </w:tcMar>
            <w:hideMark/>
          </w:tcPr>
          <w:p w14:paraId="75537F7E" w14:textId="77777777" w:rsidR="00F50EC8" w:rsidRPr="00457CAE" w:rsidRDefault="00F50EC8" w:rsidP="00F50EC8">
            <w:pPr>
              <w:pStyle w:val="TAH"/>
            </w:pPr>
            <w:r w:rsidRPr="00457CAE">
              <w:t>Horizontal accuracy</w:t>
            </w:r>
          </w:p>
        </w:tc>
        <w:tc>
          <w:tcPr>
            <w:tcW w:w="993" w:type="dxa"/>
          </w:tcPr>
          <w:p w14:paraId="1F4F00B5" w14:textId="77777777" w:rsidR="00F50EC8" w:rsidRPr="00457CAE" w:rsidRDefault="00F50EC8" w:rsidP="00F50EC8">
            <w:pPr>
              <w:keepNext/>
              <w:keepLines/>
              <w:spacing w:after="0"/>
              <w:jc w:val="center"/>
              <w:rPr>
                <w:rFonts w:ascii="Arial" w:hAnsi="Arial"/>
                <w:b/>
                <w:sz w:val="18"/>
              </w:rPr>
            </w:pPr>
            <w:r w:rsidRPr="00457CAE">
              <w:rPr>
                <w:rFonts w:ascii="Arial" w:hAnsi="Arial"/>
                <w:b/>
                <w:sz w:val="18"/>
              </w:rPr>
              <w:t>Vertical accuracy</w:t>
            </w:r>
          </w:p>
        </w:tc>
        <w:tc>
          <w:tcPr>
            <w:tcW w:w="993" w:type="dxa"/>
          </w:tcPr>
          <w:p w14:paraId="34DAE404" w14:textId="77777777" w:rsidR="00F50EC8" w:rsidRPr="00457CAE" w:rsidRDefault="00F50EC8" w:rsidP="00F50EC8">
            <w:pPr>
              <w:pStyle w:val="TAH"/>
            </w:pPr>
            <w:r w:rsidRPr="00457CAE">
              <w:t>Availability</w:t>
            </w:r>
          </w:p>
        </w:tc>
        <w:tc>
          <w:tcPr>
            <w:tcW w:w="1134" w:type="dxa"/>
            <w:tcMar>
              <w:top w:w="0" w:type="dxa"/>
              <w:left w:w="108" w:type="dxa"/>
              <w:bottom w:w="0" w:type="dxa"/>
              <w:right w:w="108" w:type="dxa"/>
            </w:tcMar>
            <w:hideMark/>
          </w:tcPr>
          <w:p w14:paraId="4C6A3323" w14:textId="77777777" w:rsidR="00F50EC8" w:rsidRPr="00457CAE" w:rsidRDefault="00F50EC8" w:rsidP="00F50EC8">
            <w:pPr>
              <w:pStyle w:val="TAH"/>
            </w:pPr>
            <w:r w:rsidRPr="00457CAE">
              <w:t>Heading</w:t>
            </w:r>
          </w:p>
        </w:tc>
        <w:tc>
          <w:tcPr>
            <w:tcW w:w="1191" w:type="dxa"/>
            <w:tcMar>
              <w:top w:w="0" w:type="dxa"/>
              <w:left w:w="108" w:type="dxa"/>
              <w:bottom w:w="0" w:type="dxa"/>
              <w:right w:w="108" w:type="dxa"/>
            </w:tcMar>
            <w:hideMark/>
          </w:tcPr>
          <w:p w14:paraId="21389CB5" w14:textId="77777777" w:rsidR="00F50EC8" w:rsidRPr="00457CAE" w:rsidRDefault="00F50EC8" w:rsidP="00F50EC8">
            <w:pPr>
              <w:pStyle w:val="TAH"/>
            </w:pPr>
            <w:r w:rsidRPr="00457CAE">
              <w:t>Latency for position estimation of UE</w:t>
            </w:r>
          </w:p>
        </w:tc>
        <w:tc>
          <w:tcPr>
            <w:tcW w:w="1134" w:type="dxa"/>
            <w:tcMar>
              <w:top w:w="0" w:type="dxa"/>
              <w:left w:w="108" w:type="dxa"/>
              <w:bottom w:w="0" w:type="dxa"/>
              <w:right w:w="108" w:type="dxa"/>
            </w:tcMar>
            <w:hideMark/>
          </w:tcPr>
          <w:p w14:paraId="13E0A12D" w14:textId="77777777" w:rsidR="00F50EC8" w:rsidRPr="00457CAE" w:rsidRDefault="00F50EC8" w:rsidP="00F50EC8">
            <w:pPr>
              <w:pStyle w:val="TAH"/>
            </w:pPr>
            <w:r w:rsidRPr="00457CAE">
              <w:t xml:space="preserve">UE </w:t>
            </w:r>
            <w:r w:rsidR="004163E0">
              <w:t>s</w:t>
            </w:r>
            <w:r w:rsidRPr="00457CAE">
              <w:t>peed</w:t>
            </w:r>
          </w:p>
        </w:tc>
        <w:tc>
          <w:tcPr>
            <w:tcW w:w="1417" w:type="dxa"/>
          </w:tcPr>
          <w:p w14:paraId="2B93F186" w14:textId="77777777" w:rsidR="00F50EC8" w:rsidRPr="00457CAE" w:rsidRDefault="00F50EC8" w:rsidP="00F50EC8">
            <w:pPr>
              <w:pStyle w:val="TAH"/>
            </w:pPr>
            <w:r w:rsidRPr="00457CAE">
              <w:t>Corresponding Positioning Service Level in TS 22.261</w:t>
            </w:r>
          </w:p>
        </w:tc>
      </w:tr>
      <w:tr w:rsidR="00F50EC8" w:rsidRPr="00457CAE" w14:paraId="1C81EFEA" w14:textId="77777777" w:rsidTr="004163E0">
        <w:tc>
          <w:tcPr>
            <w:tcW w:w="2235" w:type="dxa"/>
            <w:tcMar>
              <w:top w:w="0" w:type="dxa"/>
              <w:left w:w="108" w:type="dxa"/>
              <w:bottom w:w="0" w:type="dxa"/>
              <w:right w:w="108" w:type="dxa"/>
            </w:tcMar>
            <w:hideMark/>
          </w:tcPr>
          <w:p w14:paraId="14A0BB9C" w14:textId="77777777" w:rsidR="00F50EC8" w:rsidRPr="00457CAE" w:rsidRDefault="00F50EC8" w:rsidP="00F50EC8">
            <w:pPr>
              <w:pStyle w:val="TAL"/>
            </w:pPr>
            <w:r w:rsidRPr="00457CAE">
              <w:rPr>
                <w:rFonts w:eastAsia="SimSun"/>
              </w:rPr>
              <w:t>Mobile control panels with safety functions (non-danger zones)</w:t>
            </w:r>
          </w:p>
        </w:tc>
        <w:tc>
          <w:tcPr>
            <w:tcW w:w="1275" w:type="dxa"/>
            <w:tcMar>
              <w:top w:w="0" w:type="dxa"/>
              <w:left w:w="108" w:type="dxa"/>
              <w:bottom w:w="0" w:type="dxa"/>
              <w:right w:w="108" w:type="dxa"/>
            </w:tcMar>
            <w:hideMark/>
          </w:tcPr>
          <w:p w14:paraId="754A0505" w14:textId="77777777" w:rsidR="00F50EC8" w:rsidRPr="00457CAE" w:rsidRDefault="00F50EC8" w:rsidP="00F50EC8">
            <w:pPr>
              <w:pStyle w:val="TAL"/>
            </w:pPr>
            <w:r w:rsidRPr="00457CAE">
              <w:t xml:space="preserve">&lt; 5 m </w:t>
            </w:r>
          </w:p>
        </w:tc>
        <w:tc>
          <w:tcPr>
            <w:tcW w:w="993" w:type="dxa"/>
          </w:tcPr>
          <w:p w14:paraId="33AF773F"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6D7E6B0C"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hideMark/>
          </w:tcPr>
          <w:p w14:paraId="25DDB049" w14:textId="77777777" w:rsidR="00F50EC8" w:rsidRPr="00457CAE" w:rsidRDefault="00EE308A" w:rsidP="00F50EC8">
            <w:pPr>
              <w:pStyle w:val="TAL"/>
            </w:pPr>
            <w:r>
              <w:t>n/a</w:t>
            </w:r>
          </w:p>
        </w:tc>
        <w:tc>
          <w:tcPr>
            <w:tcW w:w="1191" w:type="dxa"/>
            <w:tcMar>
              <w:top w:w="0" w:type="dxa"/>
              <w:left w:w="108" w:type="dxa"/>
              <w:bottom w:w="0" w:type="dxa"/>
              <w:right w:w="108" w:type="dxa"/>
            </w:tcMar>
            <w:hideMark/>
          </w:tcPr>
          <w:p w14:paraId="44C09CFD" w14:textId="77777777" w:rsidR="00F50EC8" w:rsidRPr="00457CAE" w:rsidRDefault="00F50EC8" w:rsidP="00F50EC8">
            <w:pPr>
              <w:pStyle w:val="TAL"/>
            </w:pPr>
            <w:r w:rsidRPr="00457CAE">
              <w:t>&lt; 5 s</w:t>
            </w:r>
          </w:p>
        </w:tc>
        <w:tc>
          <w:tcPr>
            <w:tcW w:w="1134" w:type="dxa"/>
            <w:tcMar>
              <w:top w:w="0" w:type="dxa"/>
              <w:left w:w="108" w:type="dxa"/>
              <w:bottom w:w="0" w:type="dxa"/>
              <w:right w:w="108" w:type="dxa"/>
            </w:tcMar>
            <w:hideMark/>
          </w:tcPr>
          <w:p w14:paraId="2C535FCA" w14:textId="77777777" w:rsidR="00F50EC8" w:rsidRPr="00457CAE" w:rsidRDefault="00EE308A" w:rsidP="00F50EC8">
            <w:pPr>
              <w:pStyle w:val="TAL"/>
            </w:pPr>
            <w:r>
              <w:t>n/a</w:t>
            </w:r>
          </w:p>
        </w:tc>
        <w:tc>
          <w:tcPr>
            <w:tcW w:w="1417" w:type="dxa"/>
          </w:tcPr>
          <w:p w14:paraId="158EA5F9" w14:textId="77777777" w:rsidR="00F50EC8" w:rsidRPr="00457CAE" w:rsidRDefault="00F50EC8" w:rsidP="00F50EC8">
            <w:pPr>
              <w:pStyle w:val="TAL"/>
              <w:rPr>
                <w:rFonts w:eastAsia="SimSun"/>
              </w:rPr>
            </w:pPr>
            <w:r w:rsidRPr="00457CAE">
              <w:rPr>
                <w:rFonts w:eastAsia="SimSun"/>
              </w:rPr>
              <w:t>Service Level 2</w:t>
            </w:r>
          </w:p>
        </w:tc>
      </w:tr>
      <w:tr w:rsidR="00F50EC8" w:rsidRPr="00457CAE" w14:paraId="544BA1B9" w14:textId="77777777" w:rsidTr="004163E0">
        <w:tc>
          <w:tcPr>
            <w:tcW w:w="2235" w:type="dxa"/>
            <w:tcMar>
              <w:top w:w="0" w:type="dxa"/>
              <w:left w:w="108" w:type="dxa"/>
              <w:bottom w:w="0" w:type="dxa"/>
              <w:right w:w="108" w:type="dxa"/>
            </w:tcMar>
          </w:tcPr>
          <w:p w14:paraId="3FDDAF29" w14:textId="77777777" w:rsidR="00F50EC8" w:rsidRPr="00457CAE" w:rsidRDefault="00F50EC8" w:rsidP="00F50EC8">
            <w:pPr>
              <w:pStyle w:val="TAL"/>
            </w:pPr>
            <w:r w:rsidRPr="00457CAE">
              <w:rPr>
                <w:rFonts w:eastAsia="SimSun"/>
              </w:rPr>
              <w:t>Process automation – plant asset management</w:t>
            </w:r>
          </w:p>
        </w:tc>
        <w:tc>
          <w:tcPr>
            <w:tcW w:w="1275" w:type="dxa"/>
            <w:tcMar>
              <w:top w:w="0" w:type="dxa"/>
              <w:left w:w="108" w:type="dxa"/>
              <w:bottom w:w="0" w:type="dxa"/>
              <w:right w:w="108" w:type="dxa"/>
            </w:tcMar>
          </w:tcPr>
          <w:p w14:paraId="369598DA" w14:textId="77777777" w:rsidR="00F50EC8" w:rsidRPr="00457CAE" w:rsidRDefault="00F50EC8" w:rsidP="00F50EC8">
            <w:pPr>
              <w:pStyle w:val="TAL"/>
            </w:pPr>
            <w:r w:rsidRPr="00457CAE">
              <w:t>&lt; 1 m</w:t>
            </w:r>
          </w:p>
        </w:tc>
        <w:tc>
          <w:tcPr>
            <w:tcW w:w="993" w:type="dxa"/>
          </w:tcPr>
          <w:p w14:paraId="2415BEAF"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71411118"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tcPr>
          <w:p w14:paraId="6839B788" w14:textId="77777777" w:rsidR="00F50EC8" w:rsidRPr="00457CAE" w:rsidRDefault="00EE308A" w:rsidP="00F50EC8">
            <w:pPr>
              <w:pStyle w:val="TAL"/>
            </w:pPr>
            <w:r>
              <w:t>n/a</w:t>
            </w:r>
          </w:p>
        </w:tc>
        <w:tc>
          <w:tcPr>
            <w:tcW w:w="1191" w:type="dxa"/>
            <w:tcMar>
              <w:top w:w="0" w:type="dxa"/>
              <w:left w:w="108" w:type="dxa"/>
              <w:bottom w:w="0" w:type="dxa"/>
              <w:right w:w="108" w:type="dxa"/>
            </w:tcMar>
          </w:tcPr>
          <w:p w14:paraId="0942D951" w14:textId="77777777" w:rsidR="00F50EC8" w:rsidRPr="00457CAE" w:rsidRDefault="00F50EC8" w:rsidP="00F50EC8">
            <w:pPr>
              <w:pStyle w:val="TAL"/>
            </w:pPr>
            <w:r w:rsidRPr="00457CAE">
              <w:t>&lt; 2 s</w:t>
            </w:r>
          </w:p>
        </w:tc>
        <w:tc>
          <w:tcPr>
            <w:tcW w:w="1134" w:type="dxa"/>
            <w:tcMar>
              <w:top w:w="0" w:type="dxa"/>
              <w:left w:w="108" w:type="dxa"/>
              <w:bottom w:w="0" w:type="dxa"/>
              <w:right w:w="108" w:type="dxa"/>
            </w:tcMar>
          </w:tcPr>
          <w:p w14:paraId="6497A408" w14:textId="77777777" w:rsidR="00F50EC8" w:rsidRPr="00457CAE" w:rsidRDefault="00F50EC8" w:rsidP="00F50EC8">
            <w:pPr>
              <w:pStyle w:val="TAL"/>
            </w:pPr>
            <w:r w:rsidRPr="00457CAE">
              <w:t>&lt; 30 km/h</w:t>
            </w:r>
          </w:p>
        </w:tc>
        <w:tc>
          <w:tcPr>
            <w:tcW w:w="1417" w:type="dxa"/>
          </w:tcPr>
          <w:p w14:paraId="287CBC2C"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405426AE" w14:textId="77777777" w:rsidTr="004163E0">
        <w:tc>
          <w:tcPr>
            <w:tcW w:w="2235" w:type="dxa"/>
            <w:tcMar>
              <w:top w:w="0" w:type="dxa"/>
              <w:left w:w="108" w:type="dxa"/>
              <w:bottom w:w="0" w:type="dxa"/>
              <w:right w:w="108" w:type="dxa"/>
            </w:tcMar>
          </w:tcPr>
          <w:p w14:paraId="748829D2" w14:textId="77777777" w:rsidR="00F50EC8" w:rsidRPr="00457CAE" w:rsidRDefault="00F50EC8" w:rsidP="00F50EC8">
            <w:pPr>
              <w:pStyle w:val="TAL"/>
              <w:rPr>
                <w:rFonts w:eastAsia="SimSun"/>
              </w:rPr>
            </w:pPr>
            <w:r w:rsidRPr="00457CAE">
              <w:rPr>
                <w:rFonts w:eastAsia="SimSun"/>
              </w:rPr>
              <w:t>Flexible, modular assembly area in smart factories (</w:t>
            </w:r>
            <w:r w:rsidRPr="00457CAE">
              <w:t>for tracking of tools at the work-place location)</w:t>
            </w:r>
          </w:p>
        </w:tc>
        <w:tc>
          <w:tcPr>
            <w:tcW w:w="1275" w:type="dxa"/>
            <w:tcMar>
              <w:top w:w="0" w:type="dxa"/>
              <w:left w:w="108" w:type="dxa"/>
              <w:bottom w:w="0" w:type="dxa"/>
              <w:right w:w="108" w:type="dxa"/>
            </w:tcMar>
          </w:tcPr>
          <w:p w14:paraId="26B9418C" w14:textId="77777777" w:rsidR="00F50EC8" w:rsidRPr="00457CAE" w:rsidRDefault="00F50EC8" w:rsidP="00F50EC8">
            <w:pPr>
              <w:pStyle w:val="TAL"/>
            </w:pPr>
            <w:r w:rsidRPr="00457CAE">
              <w:t>&lt; 1 m (relative positioning)</w:t>
            </w:r>
          </w:p>
        </w:tc>
        <w:tc>
          <w:tcPr>
            <w:tcW w:w="993" w:type="dxa"/>
          </w:tcPr>
          <w:p w14:paraId="2C144CD6" w14:textId="77777777" w:rsidR="00F50EC8" w:rsidRPr="00457CAE" w:rsidRDefault="00EE308A" w:rsidP="00B16612">
            <w:pPr>
              <w:pStyle w:val="TAL"/>
              <w:ind w:left="136"/>
            </w:pPr>
            <w:r>
              <w:t>n/a</w:t>
            </w:r>
          </w:p>
        </w:tc>
        <w:tc>
          <w:tcPr>
            <w:tcW w:w="993" w:type="dxa"/>
          </w:tcPr>
          <w:p w14:paraId="21D47154"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6E0C7735" w14:textId="77777777" w:rsidR="00F50EC8" w:rsidRPr="00457CAE" w:rsidRDefault="00EE308A" w:rsidP="00F50EC8">
            <w:pPr>
              <w:pStyle w:val="TAL"/>
            </w:pPr>
            <w:r>
              <w:t>n/a</w:t>
            </w:r>
          </w:p>
        </w:tc>
        <w:tc>
          <w:tcPr>
            <w:tcW w:w="1191" w:type="dxa"/>
            <w:tcMar>
              <w:top w:w="0" w:type="dxa"/>
              <w:left w:w="108" w:type="dxa"/>
              <w:bottom w:w="0" w:type="dxa"/>
              <w:right w:w="108" w:type="dxa"/>
            </w:tcMar>
          </w:tcPr>
          <w:p w14:paraId="6F462855"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71863D49" w14:textId="77777777" w:rsidR="00F50EC8" w:rsidRPr="00457CAE" w:rsidRDefault="00F50EC8" w:rsidP="00F50EC8">
            <w:pPr>
              <w:pStyle w:val="TAL"/>
            </w:pPr>
            <w:r w:rsidRPr="00457CAE">
              <w:t>&lt; 30 km/h</w:t>
            </w:r>
          </w:p>
        </w:tc>
        <w:tc>
          <w:tcPr>
            <w:tcW w:w="1417" w:type="dxa"/>
          </w:tcPr>
          <w:p w14:paraId="45EA15D3"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6D6CEB06" w14:textId="77777777" w:rsidTr="004163E0">
        <w:tc>
          <w:tcPr>
            <w:tcW w:w="2235" w:type="dxa"/>
            <w:tcMar>
              <w:top w:w="0" w:type="dxa"/>
              <w:left w:w="108" w:type="dxa"/>
              <w:bottom w:w="0" w:type="dxa"/>
              <w:right w:w="108" w:type="dxa"/>
            </w:tcMar>
          </w:tcPr>
          <w:p w14:paraId="775CB1AE" w14:textId="77777777" w:rsidR="00F50EC8" w:rsidRPr="00457CAE" w:rsidRDefault="00F50EC8" w:rsidP="00F50EC8">
            <w:pPr>
              <w:pStyle w:val="TAL"/>
            </w:pPr>
            <w:r w:rsidRPr="00457CAE">
              <w:rPr>
                <w:rFonts w:eastAsia="SimSun"/>
              </w:rPr>
              <w:t>Augmented reality in smart factories</w:t>
            </w:r>
          </w:p>
        </w:tc>
        <w:tc>
          <w:tcPr>
            <w:tcW w:w="1275" w:type="dxa"/>
            <w:tcMar>
              <w:top w:w="0" w:type="dxa"/>
              <w:left w:w="108" w:type="dxa"/>
              <w:bottom w:w="0" w:type="dxa"/>
              <w:right w:w="108" w:type="dxa"/>
            </w:tcMar>
          </w:tcPr>
          <w:p w14:paraId="3A196390" w14:textId="77777777" w:rsidR="00F50EC8" w:rsidRPr="00457CAE" w:rsidRDefault="00F50EC8" w:rsidP="00F50EC8">
            <w:pPr>
              <w:pStyle w:val="TAL"/>
            </w:pPr>
            <w:r w:rsidRPr="00457CAE">
              <w:t>&lt; 1 m</w:t>
            </w:r>
          </w:p>
        </w:tc>
        <w:tc>
          <w:tcPr>
            <w:tcW w:w="993" w:type="dxa"/>
          </w:tcPr>
          <w:p w14:paraId="7B0D4ED2"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895C161"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34288014" w14:textId="77777777" w:rsidR="00F50EC8" w:rsidRPr="00457CAE" w:rsidRDefault="00F50EC8" w:rsidP="00F50EC8">
            <w:pPr>
              <w:pStyle w:val="TAL"/>
            </w:pPr>
            <w:r w:rsidRPr="00457CAE">
              <w:t>&lt; 0</w:t>
            </w:r>
            <w:r w:rsidR="00EE308A">
              <w:t>.</w:t>
            </w:r>
            <w:r w:rsidRPr="00457CAE">
              <w:t xml:space="preserve">17 rad </w:t>
            </w:r>
          </w:p>
        </w:tc>
        <w:tc>
          <w:tcPr>
            <w:tcW w:w="1191" w:type="dxa"/>
            <w:tcMar>
              <w:top w:w="0" w:type="dxa"/>
              <w:left w:w="108" w:type="dxa"/>
              <w:bottom w:w="0" w:type="dxa"/>
              <w:right w:w="108" w:type="dxa"/>
            </w:tcMar>
          </w:tcPr>
          <w:p w14:paraId="10C650F1" w14:textId="77777777" w:rsidR="00F50EC8" w:rsidRPr="00457CAE" w:rsidRDefault="00F50EC8" w:rsidP="00F50EC8">
            <w:pPr>
              <w:pStyle w:val="TAL"/>
            </w:pPr>
            <w:r w:rsidRPr="00457CAE">
              <w:t>&lt; 15 ms</w:t>
            </w:r>
          </w:p>
        </w:tc>
        <w:tc>
          <w:tcPr>
            <w:tcW w:w="1134" w:type="dxa"/>
            <w:tcMar>
              <w:top w:w="0" w:type="dxa"/>
              <w:left w:w="108" w:type="dxa"/>
              <w:bottom w:w="0" w:type="dxa"/>
              <w:right w:w="108" w:type="dxa"/>
            </w:tcMar>
          </w:tcPr>
          <w:p w14:paraId="231BE094" w14:textId="77777777" w:rsidR="00F50EC8" w:rsidRPr="00457CAE" w:rsidRDefault="00F50EC8" w:rsidP="00F50EC8">
            <w:pPr>
              <w:pStyle w:val="TAL"/>
            </w:pPr>
            <w:r w:rsidRPr="00457CAE">
              <w:t>&lt; 10 km/h</w:t>
            </w:r>
          </w:p>
        </w:tc>
        <w:tc>
          <w:tcPr>
            <w:tcW w:w="1417" w:type="dxa"/>
          </w:tcPr>
          <w:p w14:paraId="7F835BFD"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5D3E992E" w14:textId="77777777" w:rsidTr="004163E0">
        <w:tc>
          <w:tcPr>
            <w:tcW w:w="2235" w:type="dxa"/>
            <w:tcMar>
              <w:top w:w="0" w:type="dxa"/>
              <w:left w:w="108" w:type="dxa"/>
              <w:bottom w:w="0" w:type="dxa"/>
              <w:right w:w="108" w:type="dxa"/>
            </w:tcMar>
            <w:hideMark/>
          </w:tcPr>
          <w:p w14:paraId="06813799" w14:textId="77777777" w:rsidR="00F50EC8" w:rsidRPr="00457CAE" w:rsidRDefault="00F50EC8" w:rsidP="00F50EC8">
            <w:pPr>
              <w:pStyle w:val="TAL"/>
            </w:pPr>
            <w:r w:rsidRPr="00457CAE">
              <w:rPr>
                <w:rFonts w:eastAsia="SimSun"/>
              </w:rPr>
              <w:t>Mobile control panels with safety functions in smart factories (</w:t>
            </w:r>
            <w:r w:rsidRPr="00457CAE">
              <w:t>within factory danger zones)</w:t>
            </w:r>
          </w:p>
        </w:tc>
        <w:tc>
          <w:tcPr>
            <w:tcW w:w="1275" w:type="dxa"/>
            <w:tcMar>
              <w:top w:w="0" w:type="dxa"/>
              <w:left w:w="108" w:type="dxa"/>
              <w:bottom w:w="0" w:type="dxa"/>
              <w:right w:w="108" w:type="dxa"/>
            </w:tcMar>
            <w:hideMark/>
          </w:tcPr>
          <w:p w14:paraId="263EAA25" w14:textId="77777777" w:rsidR="00F50EC8" w:rsidRPr="00457CAE" w:rsidRDefault="00F50EC8" w:rsidP="00F50EC8">
            <w:pPr>
              <w:pStyle w:val="TAL"/>
            </w:pPr>
            <w:r w:rsidRPr="00457CAE">
              <w:t>&lt; 1 m</w:t>
            </w:r>
          </w:p>
        </w:tc>
        <w:tc>
          <w:tcPr>
            <w:tcW w:w="993" w:type="dxa"/>
          </w:tcPr>
          <w:p w14:paraId="4D1224CF"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C1AEB18" w14:textId="77777777" w:rsidR="00F50EC8" w:rsidRPr="00457CAE" w:rsidRDefault="00F50EC8" w:rsidP="00F50EC8">
            <w:pPr>
              <w:pStyle w:val="TAL"/>
              <w:ind w:left="134"/>
            </w:pPr>
            <w:r w:rsidRPr="00457CAE">
              <w:t>99</w:t>
            </w:r>
            <w:r w:rsidR="00EE308A">
              <w:t>.</w:t>
            </w:r>
            <w:r w:rsidRPr="00457CAE">
              <w:t xml:space="preserve">9 % </w:t>
            </w:r>
          </w:p>
        </w:tc>
        <w:tc>
          <w:tcPr>
            <w:tcW w:w="1134" w:type="dxa"/>
            <w:tcMar>
              <w:top w:w="0" w:type="dxa"/>
              <w:left w:w="108" w:type="dxa"/>
              <w:bottom w:w="0" w:type="dxa"/>
              <w:right w:w="108" w:type="dxa"/>
            </w:tcMar>
            <w:hideMark/>
          </w:tcPr>
          <w:p w14:paraId="3FB9E603" w14:textId="77777777" w:rsidR="00F50EC8" w:rsidRPr="00457CAE" w:rsidRDefault="00F50EC8" w:rsidP="00F50EC8">
            <w:pPr>
              <w:pStyle w:val="TAL"/>
            </w:pPr>
            <w:r w:rsidRPr="00457CAE">
              <w:t>&lt; 0</w:t>
            </w:r>
            <w:r w:rsidR="00EE308A">
              <w:t>.</w:t>
            </w:r>
            <w:r w:rsidRPr="00457CAE">
              <w:t>54 rad</w:t>
            </w:r>
          </w:p>
        </w:tc>
        <w:tc>
          <w:tcPr>
            <w:tcW w:w="1191" w:type="dxa"/>
            <w:tcMar>
              <w:top w:w="0" w:type="dxa"/>
              <w:left w:w="108" w:type="dxa"/>
              <w:bottom w:w="0" w:type="dxa"/>
              <w:right w:w="108" w:type="dxa"/>
            </w:tcMar>
            <w:hideMark/>
          </w:tcPr>
          <w:p w14:paraId="59B9E950"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hideMark/>
          </w:tcPr>
          <w:p w14:paraId="4C38954D" w14:textId="77777777" w:rsidR="00F50EC8" w:rsidRPr="00457CAE" w:rsidRDefault="00EE308A" w:rsidP="00F50EC8">
            <w:pPr>
              <w:pStyle w:val="TAL"/>
            </w:pPr>
            <w:r>
              <w:t>n/a</w:t>
            </w:r>
          </w:p>
        </w:tc>
        <w:tc>
          <w:tcPr>
            <w:tcW w:w="1417" w:type="dxa"/>
          </w:tcPr>
          <w:p w14:paraId="31C492C0"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1F842233" w14:textId="77777777" w:rsidTr="004163E0">
        <w:tc>
          <w:tcPr>
            <w:tcW w:w="2235" w:type="dxa"/>
            <w:tcMar>
              <w:top w:w="0" w:type="dxa"/>
              <w:left w:w="108" w:type="dxa"/>
              <w:bottom w:w="0" w:type="dxa"/>
              <w:right w:w="108" w:type="dxa"/>
            </w:tcMar>
          </w:tcPr>
          <w:p w14:paraId="458753DA" w14:textId="77777777" w:rsidR="00F50EC8" w:rsidRPr="00457CAE" w:rsidRDefault="00F50EC8" w:rsidP="00F50EC8">
            <w:pPr>
              <w:pStyle w:val="TAL"/>
            </w:pPr>
            <w:r w:rsidRPr="00457CAE">
              <w:rPr>
                <w:rFonts w:eastAsia="SimSun"/>
              </w:rPr>
              <w:t xml:space="preserve">Flexible, modular assembly area in smart factories (for </w:t>
            </w:r>
            <w:r w:rsidRPr="00457CAE">
              <w:t>auton</w:t>
            </w:r>
            <w:r w:rsidRPr="00457CAE">
              <w:t>o</w:t>
            </w:r>
            <w:r w:rsidRPr="00457CAE">
              <w:t>mous vehicles, only for monitoring p</w:t>
            </w:r>
            <w:r w:rsidR="00EE308A">
              <w:t>u</w:t>
            </w:r>
            <w:r w:rsidRPr="00457CAE">
              <w:t>rposes)</w:t>
            </w:r>
          </w:p>
        </w:tc>
        <w:tc>
          <w:tcPr>
            <w:tcW w:w="1275" w:type="dxa"/>
            <w:tcMar>
              <w:top w:w="0" w:type="dxa"/>
              <w:left w:w="108" w:type="dxa"/>
              <w:bottom w:w="0" w:type="dxa"/>
              <w:right w:w="108" w:type="dxa"/>
            </w:tcMar>
          </w:tcPr>
          <w:p w14:paraId="73A89960" w14:textId="77777777" w:rsidR="00F50EC8" w:rsidRPr="00457CAE" w:rsidRDefault="00F50EC8" w:rsidP="00F50EC8">
            <w:pPr>
              <w:pStyle w:val="TAL"/>
            </w:pPr>
            <w:r w:rsidRPr="00457CAE">
              <w:t>&lt; 50 cm</w:t>
            </w:r>
          </w:p>
        </w:tc>
        <w:tc>
          <w:tcPr>
            <w:tcW w:w="993" w:type="dxa"/>
          </w:tcPr>
          <w:p w14:paraId="2610E725"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7180463D"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61137D28" w14:textId="77777777" w:rsidR="00F50EC8" w:rsidRPr="00457CAE" w:rsidRDefault="00EE308A" w:rsidP="00F50EC8">
            <w:pPr>
              <w:pStyle w:val="TAL"/>
            </w:pPr>
            <w:r>
              <w:t>n/a</w:t>
            </w:r>
          </w:p>
        </w:tc>
        <w:tc>
          <w:tcPr>
            <w:tcW w:w="1191" w:type="dxa"/>
            <w:tcMar>
              <w:top w:w="0" w:type="dxa"/>
              <w:left w:w="108" w:type="dxa"/>
              <w:bottom w:w="0" w:type="dxa"/>
              <w:right w:w="108" w:type="dxa"/>
            </w:tcMar>
          </w:tcPr>
          <w:p w14:paraId="43B5500E"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1DCD11D7" w14:textId="77777777" w:rsidR="00F50EC8" w:rsidRPr="00457CAE" w:rsidRDefault="00F50EC8" w:rsidP="00F50EC8">
            <w:pPr>
              <w:pStyle w:val="TAL"/>
            </w:pPr>
            <w:r w:rsidRPr="00457CAE">
              <w:t>&lt; 30 km/h</w:t>
            </w:r>
          </w:p>
        </w:tc>
        <w:tc>
          <w:tcPr>
            <w:tcW w:w="1417" w:type="dxa"/>
          </w:tcPr>
          <w:p w14:paraId="5F321608" w14:textId="77777777" w:rsidR="00F50EC8" w:rsidRPr="00457CAE" w:rsidRDefault="00F50EC8" w:rsidP="00F50EC8">
            <w:pPr>
              <w:pStyle w:val="TAL"/>
              <w:rPr>
                <w:rFonts w:eastAsia="SimSun"/>
              </w:rPr>
            </w:pPr>
            <w:r w:rsidRPr="00457CAE">
              <w:rPr>
                <w:rFonts w:eastAsia="SimSun"/>
              </w:rPr>
              <w:t>Service Level 5</w:t>
            </w:r>
          </w:p>
        </w:tc>
      </w:tr>
      <w:tr w:rsidR="00F50EC8" w:rsidRPr="00457CAE" w14:paraId="5C2AFCBD" w14:textId="77777777" w:rsidTr="004163E0">
        <w:tc>
          <w:tcPr>
            <w:tcW w:w="2235" w:type="dxa"/>
            <w:tcMar>
              <w:top w:w="0" w:type="dxa"/>
              <w:left w:w="108" w:type="dxa"/>
              <w:bottom w:w="0" w:type="dxa"/>
              <w:right w:w="108" w:type="dxa"/>
            </w:tcMar>
          </w:tcPr>
          <w:p w14:paraId="2B20CA95" w14:textId="77777777" w:rsidR="00F50EC8" w:rsidRPr="00457CAE" w:rsidRDefault="00F50EC8" w:rsidP="00F50EC8">
            <w:pPr>
              <w:pStyle w:val="TAL"/>
            </w:pPr>
            <w:r w:rsidRPr="00457CAE">
              <w:rPr>
                <w:rFonts w:eastAsia="SimSun"/>
              </w:rPr>
              <w:t>Inbound logistics for manufacturing (</w:t>
            </w:r>
            <w:r w:rsidRPr="00457CAE">
              <w:t>for driving tr</w:t>
            </w:r>
            <w:r w:rsidRPr="00457CAE">
              <w:t>a</w:t>
            </w:r>
            <w:r w:rsidRPr="00457CAE">
              <w:t>jectories (if supported by further sensors like camera, GNSS, IMU) of indoor autonomous driving systems))</w:t>
            </w:r>
          </w:p>
        </w:tc>
        <w:tc>
          <w:tcPr>
            <w:tcW w:w="1275" w:type="dxa"/>
            <w:tcMar>
              <w:top w:w="0" w:type="dxa"/>
              <w:left w:w="108" w:type="dxa"/>
              <w:bottom w:w="0" w:type="dxa"/>
              <w:right w:w="108" w:type="dxa"/>
            </w:tcMar>
          </w:tcPr>
          <w:p w14:paraId="2408779E" w14:textId="77777777" w:rsidR="00F50EC8" w:rsidRPr="00457CAE" w:rsidRDefault="00F50EC8" w:rsidP="00F50EC8">
            <w:pPr>
              <w:pStyle w:val="TAL"/>
            </w:pPr>
            <w:r w:rsidRPr="00457CAE">
              <w:t xml:space="preserve">&lt; 30 cm (if supported by further sensors like camera, GNSS, IMU) </w:t>
            </w:r>
          </w:p>
        </w:tc>
        <w:tc>
          <w:tcPr>
            <w:tcW w:w="993" w:type="dxa"/>
          </w:tcPr>
          <w:p w14:paraId="73E1B8CB"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357B4021" w14:textId="77777777" w:rsidR="00F50EC8" w:rsidRPr="00457CAE" w:rsidRDefault="00F50EC8" w:rsidP="00F50EC8">
            <w:pPr>
              <w:pStyle w:val="TAL"/>
              <w:ind w:left="134"/>
            </w:pPr>
            <w:r w:rsidRPr="00457CAE">
              <w:t>99</w:t>
            </w:r>
            <w:r w:rsidR="00EE308A">
              <w:t>.</w:t>
            </w:r>
            <w:r w:rsidRPr="00457CAE">
              <w:t>9 %</w:t>
            </w:r>
          </w:p>
        </w:tc>
        <w:tc>
          <w:tcPr>
            <w:tcW w:w="1134" w:type="dxa"/>
            <w:tcMar>
              <w:top w:w="0" w:type="dxa"/>
              <w:left w:w="108" w:type="dxa"/>
              <w:bottom w:w="0" w:type="dxa"/>
              <w:right w:w="108" w:type="dxa"/>
            </w:tcMar>
          </w:tcPr>
          <w:p w14:paraId="5457F98B" w14:textId="77777777" w:rsidR="00F50EC8" w:rsidRPr="00457CAE" w:rsidRDefault="00EE308A" w:rsidP="00F50EC8">
            <w:pPr>
              <w:pStyle w:val="TAL"/>
            </w:pPr>
            <w:r>
              <w:t>n/a</w:t>
            </w:r>
          </w:p>
        </w:tc>
        <w:tc>
          <w:tcPr>
            <w:tcW w:w="1191" w:type="dxa"/>
            <w:tcMar>
              <w:top w:w="0" w:type="dxa"/>
              <w:left w:w="108" w:type="dxa"/>
              <w:bottom w:w="0" w:type="dxa"/>
              <w:right w:w="108" w:type="dxa"/>
            </w:tcMar>
          </w:tcPr>
          <w:p w14:paraId="4E0D353E" w14:textId="77777777" w:rsidR="00F50EC8" w:rsidRPr="00457CAE" w:rsidRDefault="00F50EC8" w:rsidP="00F50EC8">
            <w:pPr>
              <w:pStyle w:val="TAL"/>
            </w:pPr>
            <w:r w:rsidRPr="00457CAE">
              <w:t>10 ms</w:t>
            </w:r>
          </w:p>
        </w:tc>
        <w:tc>
          <w:tcPr>
            <w:tcW w:w="1134" w:type="dxa"/>
            <w:tcMar>
              <w:top w:w="0" w:type="dxa"/>
              <w:left w:w="108" w:type="dxa"/>
              <w:bottom w:w="0" w:type="dxa"/>
              <w:right w:w="108" w:type="dxa"/>
            </w:tcMar>
          </w:tcPr>
          <w:p w14:paraId="6BC06D01" w14:textId="77777777" w:rsidR="00F50EC8" w:rsidRPr="00457CAE" w:rsidRDefault="00F50EC8" w:rsidP="00F50EC8">
            <w:pPr>
              <w:pStyle w:val="TAL"/>
            </w:pPr>
            <w:r w:rsidRPr="00457CAE">
              <w:t>&lt; 30 km/h</w:t>
            </w:r>
          </w:p>
        </w:tc>
        <w:tc>
          <w:tcPr>
            <w:tcW w:w="1417" w:type="dxa"/>
          </w:tcPr>
          <w:p w14:paraId="5022A544" w14:textId="77777777" w:rsidR="00F50EC8" w:rsidRPr="00457CAE" w:rsidRDefault="00F50EC8" w:rsidP="00F50EC8">
            <w:pPr>
              <w:pStyle w:val="TAL"/>
              <w:rPr>
                <w:rFonts w:eastAsia="SimSun"/>
              </w:rPr>
            </w:pPr>
            <w:r w:rsidRPr="00457CAE">
              <w:rPr>
                <w:rFonts w:eastAsia="SimSun"/>
              </w:rPr>
              <w:t>Service Level 6</w:t>
            </w:r>
          </w:p>
        </w:tc>
      </w:tr>
      <w:tr w:rsidR="00F50EC8" w:rsidRPr="00457CAE" w14:paraId="340D0B3D" w14:textId="77777777" w:rsidTr="004163E0">
        <w:tc>
          <w:tcPr>
            <w:tcW w:w="2235" w:type="dxa"/>
            <w:tcMar>
              <w:top w:w="0" w:type="dxa"/>
              <w:left w:w="108" w:type="dxa"/>
              <w:bottom w:w="0" w:type="dxa"/>
              <w:right w:w="108" w:type="dxa"/>
            </w:tcMar>
          </w:tcPr>
          <w:p w14:paraId="782ED318" w14:textId="77777777" w:rsidR="00F50EC8" w:rsidRPr="00457CAE" w:rsidRDefault="00F50EC8" w:rsidP="00F50EC8">
            <w:pPr>
              <w:pStyle w:val="TAL"/>
            </w:pPr>
            <w:r w:rsidRPr="00457CAE">
              <w:rPr>
                <w:rFonts w:eastAsia="SimSun"/>
              </w:rPr>
              <w:t>Inbound logistics for manufacturing (</w:t>
            </w:r>
            <w:r w:rsidRPr="00457CAE">
              <w:t>for storage of goods)</w:t>
            </w:r>
          </w:p>
        </w:tc>
        <w:tc>
          <w:tcPr>
            <w:tcW w:w="1275" w:type="dxa"/>
            <w:tcMar>
              <w:top w:w="0" w:type="dxa"/>
              <w:left w:w="108" w:type="dxa"/>
              <w:bottom w:w="0" w:type="dxa"/>
              <w:right w:w="108" w:type="dxa"/>
            </w:tcMar>
          </w:tcPr>
          <w:p w14:paraId="37654A43" w14:textId="77777777" w:rsidR="00F50EC8" w:rsidRPr="00457CAE" w:rsidRDefault="00F50EC8" w:rsidP="00F50EC8">
            <w:pPr>
              <w:pStyle w:val="TAL"/>
            </w:pPr>
            <w:r w:rsidRPr="00457CAE">
              <w:t>&lt; 20 cm</w:t>
            </w:r>
          </w:p>
        </w:tc>
        <w:tc>
          <w:tcPr>
            <w:tcW w:w="993" w:type="dxa"/>
          </w:tcPr>
          <w:p w14:paraId="43DEC0A2"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20 cm</w:t>
            </w:r>
          </w:p>
        </w:tc>
        <w:tc>
          <w:tcPr>
            <w:tcW w:w="993" w:type="dxa"/>
          </w:tcPr>
          <w:p w14:paraId="5390EDF4"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7A058114" w14:textId="77777777" w:rsidR="00F50EC8" w:rsidRPr="00457CAE" w:rsidRDefault="00EE308A" w:rsidP="00F50EC8">
            <w:pPr>
              <w:pStyle w:val="TAL"/>
            </w:pPr>
            <w:r>
              <w:t>n/a</w:t>
            </w:r>
          </w:p>
        </w:tc>
        <w:tc>
          <w:tcPr>
            <w:tcW w:w="1191" w:type="dxa"/>
            <w:tcMar>
              <w:top w:w="0" w:type="dxa"/>
              <w:left w:w="108" w:type="dxa"/>
              <w:bottom w:w="0" w:type="dxa"/>
              <w:right w:w="108" w:type="dxa"/>
            </w:tcMar>
          </w:tcPr>
          <w:p w14:paraId="4035DB7F"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tcPr>
          <w:p w14:paraId="6D325B18" w14:textId="77777777" w:rsidR="00F50EC8" w:rsidRPr="00457CAE" w:rsidRDefault="00F50EC8" w:rsidP="00F50EC8">
            <w:pPr>
              <w:pStyle w:val="TAL"/>
            </w:pPr>
            <w:r w:rsidRPr="00457CAE">
              <w:t>&lt; 30 km/h</w:t>
            </w:r>
          </w:p>
        </w:tc>
        <w:tc>
          <w:tcPr>
            <w:tcW w:w="1417" w:type="dxa"/>
          </w:tcPr>
          <w:p w14:paraId="3FDD9E41" w14:textId="77777777" w:rsidR="00F50EC8" w:rsidRPr="00457CAE" w:rsidRDefault="00F50EC8" w:rsidP="00F50EC8">
            <w:pPr>
              <w:pStyle w:val="TAL"/>
              <w:rPr>
                <w:rFonts w:eastAsia="SimSun"/>
              </w:rPr>
            </w:pPr>
            <w:r w:rsidRPr="00457CAE">
              <w:rPr>
                <w:rFonts w:eastAsia="SimSun"/>
              </w:rPr>
              <w:t>Service Level 7</w:t>
            </w:r>
          </w:p>
        </w:tc>
      </w:tr>
    </w:tbl>
    <w:p w14:paraId="73750504" w14:textId="77777777" w:rsidR="00812699" w:rsidRPr="00457CAE" w:rsidRDefault="00812699" w:rsidP="003B6F45"/>
    <w:p w14:paraId="6B4E4CD5" w14:textId="77777777" w:rsidR="004163E0" w:rsidRPr="00F67ADA" w:rsidRDefault="004163E0" w:rsidP="00DF3B60">
      <w:pPr>
        <w:pStyle w:val="Heading3"/>
      </w:pPr>
      <w:bookmarkStart w:id="78" w:name="_Toc45387348"/>
      <w:bookmarkStart w:id="79" w:name="_Toc146301522"/>
      <w:r w:rsidRPr="00F67ADA">
        <w:rPr>
          <w:rFonts w:hint="eastAsia"/>
        </w:rPr>
        <w:t>5</w:t>
      </w:r>
      <w:r w:rsidRPr="00F67ADA">
        <w:t>.7.</w:t>
      </w:r>
      <w:r>
        <w:t>2</w:t>
      </w:r>
      <w:r w:rsidR="00DF3B60">
        <w:tab/>
      </w:r>
      <w:r w:rsidRPr="00F67ADA">
        <w:t xml:space="preserve">Energy efficiency </w:t>
      </w:r>
      <w:r>
        <w:t xml:space="preserve">requirements </w:t>
      </w:r>
      <w:r w:rsidRPr="00F67ADA">
        <w:t xml:space="preserve">for </w:t>
      </w:r>
      <w:r>
        <w:t>high accuracy positioning</w:t>
      </w:r>
      <w:bookmarkEnd w:id="79"/>
      <w:r>
        <w:t xml:space="preserve"> </w:t>
      </w:r>
    </w:p>
    <w:p w14:paraId="35E67440" w14:textId="77777777" w:rsidR="004163E0" w:rsidRDefault="004163E0" w:rsidP="004163E0">
      <w:pPr>
        <w:rPr>
          <w:noProof/>
        </w:rPr>
      </w:pPr>
      <w:r w:rsidRPr="00215BFA">
        <w:rPr>
          <w:noProof/>
        </w:rPr>
        <w:t>The 5G system</w:t>
      </w:r>
      <w:r>
        <w:rPr>
          <w:noProof/>
        </w:rPr>
        <w:t xml:space="preserve"> shall</w:t>
      </w:r>
      <w:r w:rsidRPr="00215BFA">
        <w:rPr>
          <w:noProof/>
        </w:rPr>
        <w:t xml:space="preserve"> </w:t>
      </w:r>
      <w:r>
        <w:rPr>
          <w:noProof/>
        </w:rPr>
        <w:t xml:space="preserve">support </w:t>
      </w:r>
      <w:r>
        <w:t>low power high accuracy positioning</w:t>
      </w:r>
      <w:r>
        <w:rPr>
          <w:noProof/>
        </w:rPr>
        <w:t xml:space="preserve"> mechanisms that allow a battery-constrained UE to </w:t>
      </w:r>
      <w:r w:rsidRPr="00CE48A2">
        <w:rPr>
          <w:noProof/>
        </w:rPr>
        <w:t xml:space="preserve">sustain </w:t>
      </w:r>
      <w:r>
        <w:rPr>
          <w:noProof/>
        </w:rPr>
        <w:t xml:space="preserve">a </w:t>
      </w:r>
      <w:r w:rsidRPr="00CE48A2">
        <w:rPr>
          <w:noProof/>
        </w:rPr>
        <w:t>long lifetime without changing battery</w:t>
      </w:r>
      <w:r>
        <w:rPr>
          <w:noProof/>
        </w:rPr>
        <w:t xml:space="preserve">. </w:t>
      </w:r>
      <w:r>
        <w:t xml:space="preserve">Some corresponding use cases and </w:t>
      </w:r>
      <w:r w:rsidRPr="00542FDE">
        <w:t>example</w:t>
      </w:r>
      <w:r>
        <w:t xml:space="preserve"> scenarios are captured in Annex A.7.2.</w:t>
      </w:r>
    </w:p>
    <w:p w14:paraId="6506923D" w14:textId="77777777" w:rsidR="003B6F45" w:rsidRPr="00457CAE" w:rsidRDefault="003B6F45" w:rsidP="00DF3B60">
      <w:pPr>
        <w:pStyle w:val="Heading2"/>
        <w:rPr>
          <w:rFonts w:eastAsia="MS Mincho"/>
        </w:rPr>
      </w:pPr>
      <w:bookmarkStart w:id="80" w:name="_Toc146301523"/>
      <w:r w:rsidRPr="00457CAE">
        <w:rPr>
          <w:rFonts w:eastAsia="MS Mincho"/>
        </w:rPr>
        <w:t>5.8</w:t>
      </w:r>
      <w:r w:rsidRPr="00457CAE">
        <w:rPr>
          <w:rFonts w:eastAsia="MS Mincho"/>
        </w:rPr>
        <w:tab/>
        <w:t>Network operation requirements</w:t>
      </w:r>
      <w:bookmarkEnd w:id="78"/>
      <w:bookmarkEnd w:id="80"/>
    </w:p>
    <w:p w14:paraId="482529F1" w14:textId="77777777" w:rsidR="003B6F45" w:rsidRPr="00457CAE" w:rsidRDefault="003B6F45" w:rsidP="003B6F45">
      <w:r w:rsidRPr="00457CAE">
        <w:t xml:space="preserve">For use by Industry 4.0, the 5G system needs to meet various operational options that are not typical in a traditional mobile operator setting. Additional system requirements that enable a 5G system to support those options are included in this clause. </w:t>
      </w:r>
    </w:p>
    <w:p w14:paraId="54C6DF16" w14:textId="77777777" w:rsidR="003B6F45" w:rsidRPr="00457CAE" w:rsidRDefault="003B6F45" w:rsidP="003B6F45">
      <w:pPr>
        <w:jc w:val="both"/>
      </w:pPr>
      <w:r w:rsidRPr="00457CAE">
        <w:t>5G system shall provide support for reliable communications when a UE serves as a TSN talker or listener so there is no single point of service failure.</w:t>
      </w:r>
    </w:p>
    <w:p w14:paraId="6C693558" w14:textId="77777777" w:rsidR="003B6F45" w:rsidRPr="00457CAE" w:rsidRDefault="003B6F45" w:rsidP="003B6F45"/>
    <w:p w14:paraId="1B304F75" w14:textId="77777777" w:rsidR="00302C0A" w:rsidRPr="00457CAE" w:rsidRDefault="00F522B5" w:rsidP="00DF3B60">
      <w:pPr>
        <w:pStyle w:val="Heading1"/>
      </w:pPr>
      <w:bookmarkStart w:id="81" w:name="_Toc45387349"/>
      <w:bookmarkStart w:id="82" w:name="_Toc146301524"/>
      <w:r w:rsidRPr="00457CAE">
        <w:lastRenderedPageBreak/>
        <w:t>6</w:t>
      </w:r>
      <w:r w:rsidR="00302C0A" w:rsidRPr="00457CAE">
        <w:tab/>
      </w:r>
      <w:r w:rsidR="00034055" w:rsidRPr="00457CAE">
        <w:rPr>
          <w:color w:val="000000"/>
          <w:sz w:val="32"/>
        </w:rPr>
        <w:t>Ethernet applications</w:t>
      </w:r>
      <w:bookmarkEnd w:id="81"/>
      <w:bookmarkEnd w:id="82"/>
      <w:r w:rsidR="00034055" w:rsidRPr="00457CAE">
        <w:t xml:space="preserve"> </w:t>
      </w:r>
    </w:p>
    <w:p w14:paraId="2764F0EE" w14:textId="77777777" w:rsidR="00CC2B42" w:rsidRPr="00457CAE" w:rsidRDefault="00F522B5" w:rsidP="00DF3B60">
      <w:pPr>
        <w:pStyle w:val="Heading2"/>
      </w:pPr>
      <w:bookmarkStart w:id="83" w:name="_Toc146301525"/>
      <w:r w:rsidRPr="00457CAE">
        <w:t>6</w:t>
      </w:r>
      <w:r w:rsidR="00CC2B42" w:rsidRPr="00457CAE">
        <w:t>.1</w:t>
      </w:r>
      <w:r w:rsidR="00CC2B42" w:rsidRPr="00457CAE">
        <w:tab/>
        <w:t>Description</w:t>
      </w:r>
      <w:bookmarkEnd w:id="83"/>
    </w:p>
    <w:p w14:paraId="667BA17E" w14:textId="77777777" w:rsidR="00CC2B42" w:rsidRPr="00457CAE" w:rsidRDefault="00CC2B42" w:rsidP="00113735">
      <w:r w:rsidRPr="00457CAE">
        <w:t>This section lists the requirements applicable to the 5G system for supporting cyber-physical applications using Ethernet.</w:t>
      </w:r>
    </w:p>
    <w:p w14:paraId="2FEF401B" w14:textId="77777777" w:rsidR="00044BB9" w:rsidRPr="00457CAE" w:rsidRDefault="00044BB9" w:rsidP="00113735">
      <w:r w:rsidRPr="00457CAE">
        <w:t xml:space="preserve">For requirements pertaining to common, fundamental Ethernet transport requirements, and any requirements necessary to support the 5G LAN-type service, see </w:t>
      </w:r>
      <w:r w:rsidR="00866B63" w:rsidRPr="00457CAE">
        <w:t>C</w:t>
      </w:r>
      <w:r w:rsidRPr="00457CAE">
        <w:t>lause 6.24 in TS 22.261 [</w:t>
      </w:r>
      <w:r w:rsidR="00502562" w:rsidRPr="00457CAE">
        <w:t>2</w:t>
      </w:r>
      <w:r w:rsidRPr="00457CAE">
        <w:t>].</w:t>
      </w:r>
    </w:p>
    <w:p w14:paraId="087B23C7" w14:textId="77777777" w:rsidR="00CC2B42" w:rsidRPr="00457CAE" w:rsidRDefault="00F522B5" w:rsidP="00DF3B60">
      <w:pPr>
        <w:pStyle w:val="Heading2"/>
      </w:pPr>
      <w:bookmarkStart w:id="84" w:name="_Toc146301526"/>
      <w:r w:rsidRPr="00457CAE">
        <w:t>6</w:t>
      </w:r>
      <w:r w:rsidR="00CC2B42" w:rsidRPr="00457CAE">
        <w:t>.2</w:t>
      </w:r>
      <w:r w:rsidR="00CC2B42" w:rsidRPr="00457CAE">
        <w:tab/>
        <w:t>Requirements</w:t>
      </w:r>
      <w:bookmarkEnd w:id="84"/>
    </w:p>
    <w:p w14:paraId="77184635"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with PDU-session type Ethernet.</w:t>
      </w:r>
    </w:p>
    <w:p w14:paraId="794A52F1"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and other ethernet transports such as wired and optical (EPON.)</w:t>
      </w:r>
    </w:p>
    <w:p w14:paraId="335CD2C6"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accuracy of clock synchroni</w:t>
      </w:r>
      <w:r w:rsidR="00407876" w:rsidRPr="00457CAE">
        <w:rPr>
          <w:rFonts w:eastAsia="Calibri"/>
          <w:color w:val="000000"/>
        </w:rPr>
        <w:t>s</w:t>
      </w:r>
      <w:r w:rsidRPr="00457CAE">
        <w:rPr>
          <w:rFonts w:eastAsia="Calibri"/>
          <w:color w:val="000000"/>
        </w:rPr>
        <w:t>ation should be better than 1µs.</w:t>
      </w:r>
    </w:p>
    <w:p w14:paraId="0B0ECD13"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 xml:space="preserve">For infrastructure dedicated to high performance Ethernet applications, the 3GPP system shall support </w:t>
      </w:r>
      <w:r w:rsidR="00724D10" w:rsidRPr="00457CAE">
        <w:rPr>
          <w:rFonts w:eastAsia="Calibri"/>
          <w:color w:val="000000"/>
          <w:lang w:eastAsia="en-US"/>
        </w:rPr>
        <w:t xml:space="preserve">enhancements for time-sensitive networking as defined by IEEE 802.1Q, e.g. </w:t>
      </w:r>
      <w:r w:rsidRPr="00457CAE">
        <w:rPr>
          <w:rFonts w:eastAsia="Calibri"/>
          <w:color w:val="000000"/>
        </w:rPr>
        <w:t xml:space="preserve">time-aware scheduling with absolute cyclic time boundaries defined by IEEE 802.1Qbv </w:t>
      </w:r>
      <w:r w:rsidR="00D8592D" w:rsidRPr="00457CAE">
        <w:rPr>
          <w:rFonts w:eastAsia="Calibri"/>
          <w:color w:val="000000"/>
        </w:rPr>
        <w:t>[19]</w:t>
      </w:r>
      <w:r w:rsidR="00724D10" w:rsidRPr="00457CAE">
        <w:rPr>
          <w:rFonts w:eastAsia="Calibri"/>
          <w:color w:val="000000"/>
        </w:rPr>
        <w:t>,</w:t>
      </w:r>
      <w:r w:rsidRPr="00457CAE">
        <w:rPr>
          <w:rFonts w:eastAsia="Calibri"/>
          <w:color w:val="000000"/>
        </w:rPr>
        <w:t xml:space="preserve"> for 5G-based Ethernet links with PDU sessions type Ethernet.</w:t>
      </w:r>
    </w:p>
    <w:p w14:paraId="51DE0EE5" w14:textId="77777777" w:rsidR="00CC2B42" w:rsidRPr="00457CAE" w:rsidRDefault="00CC2B42" w:rsidP="00113735">
      <w:pPr>
        <w:rPr>
          <w:rFonts w:eastAsia="Calibri"/>
        </w:rPr>
      </w:pPr>
      <w:r w:rsidRPr="00457CAE">
        <w:rPr>
          <w:rFonts w:eastAsia="Calibri"/>
        </w:rPr>
        <w:t>For infrastructure dedicated to high performance Ethernet applications, absolute cyclic time boundaries shall be configurable for flows in DL direction and UL direction.</w:t>
      </w:r>
    </w:p>
    <w:p w14:paraId="4EEE3B7C" w14:textId="77777777" w:rsidR="00CC2B42" w:rsidRPr="00457CAE" w:rsidRDefault="00CC2B42" w:rsidP="00113735">
      <w:pPr>
        <w:rPr>
          <w:rFonts w:eastAsia="Calibri"/>
        </w:rPr>
      </w:pPr>
      <w:r w:rsidRPr="00457CAE">
        <w:rPr>
          <w:rFonts w:eastAsia="Calibri"/>
        </w:rPr>
        <w:t>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w:t>
      </w:r>
    </w:p>
    <w:p w14:paraId="246CEB26" w14:textId="77777777" w:rsidR="00CC2B42" w:rsidRPr="00457CAE" w:rsidRDefault="00CC2B42" w:rsidP="00113735">
      <w:pPr>
        <w:rPr>
          <w:rFonts w:eastAsia="Calibri"/>
        </w:rPr>
      </w:pPr>
      <w:r w:rsidRPr="00457CAE">
        <w:rPr>
          <w:rFonts w:eastAsia="Calibri"/>
        </w:rPr>
        <w:t xml:space="preserve">The Ethernet transport service shall support routing based on information extracted from the Ethernet header information created based on </w:t>
      </w:r>
      <w:r w:rsidR="00EE308A">
        <w:rPr>
          <w:rFonts w:eastAsia="Calibri"/>
        </w:rPr>
        <w:t xml:space="preserve">IEEE </w:t>
      </w:r>
      <w:r w:rsidRPr="00457CAE">
        <w:rPr>
          <w:rFonts w:eastAsia="Calibri"/>
        </w:rPr>
        <w:t>802.1Qbv.</w:t>
      </w:r>
    </w:p>
    <w:p w14:paraId="0185E840" w14:textId="77777777" w:rsidR="00AC04F6" w:rsidRPr="00457CAE" w:rsidRDefault="00AC04F6" w:rsidP="00DF3B60">
      <w:pPr>
        <w:pStyle w:val="Heading1"/>
      </w:pPr>
      <w:bookmarkStart w:id="85" w:name="_Toc45387350"/>
      <w:bookmarkStart w:id="86" w:name="_Toc146301527"/>
      <w:r w:rsidRPr="00457CAE">
        <w:t>7</w:t>
      </w:r>
      <w:r w:rsidRPr="00457CAE">
        <w:tab/>
      </w:r>
      <w:r w:rsidR="0066445C" w:rsidRPr="0066445C">
        <w:rPr>
          <w:color w:val="000000"/>
          <w:sz w:val="32"/>
        </w:rPr>
        <w:t>Direct device connection</w:t>
      </w:r>
      <w:r w:rsidR="0066445C">
        <w:rPr>
          <w:color w:val="000000"/>
          <w:sz w:val="32"/>
        </w:rPr>
        <w:t xml:space="preserve"> </w:t>
      </w:r>
      <w:r w:rsidRPr="00457CAE">
        <w:rPr>
          <w:color w:val="000000"/>
          <w:sz w:val="32"/>
        </w:rPr>
        <w:t>for cyber-physical control applications</w:t>
      </w:r>
      <w:bookmarkEnd w:id="85"/>
      <w:bookmarkEnd w:id="86"/>
      <w:r w:rsidRPr="00457CAE">
        <w:t xml:space="preserve"> </w:t>
      </w:r>
    </w:p>
    <w:p w14:paraId="092B91C1" w14:textId="77777777" w:rsidR="00AC04F6" w:rsidRPr="00457CAE" w:rsidRDefault="00AC04F6" w:rsidP="00DF3B60">
      <w:pPr>
        <w:pStyle w:val="Heading2"/>
      </w:pPr>
      <w:bookmarkStart w:id="87" w:name="_Toc45387351"/>
      <w:bookmarkStart w:id="88" w:name="_Toc146301528"/>
      <w:r w:rsidRPr="00457CAE">
        <w:t>7.1</w:t>
      </w:r>
      <w:r w:rsidRPr="00457CAE">
        <w:tab/>
        <w:t>Description</w:t>
      </w:r>
      <w:bookmarkEnd w:id="87"/>
      <w:bookmarkEnd w:id="88"/>
    </w:p>
    <w:p w14:paraId="67835CEC" w14:textId="77777777" w:rsidR="00AC04F6" w:rsidRPr="00457CAE" w:rsidRDefault="00AC04F6" w:rsidP="00AC04F6">
      <w:r w:rsidRPr="00457CAE">
        <w:t xml:space="preserve">This section lists the requirements applicable to the 5G system for supporting cyber-physical control applications using wireless direct </w:t>
      </w:r>
      <w:r w:rsidR="0066445C">
        <w:t>device connection</w:t>
      </w:r>
      <w:r w:rsidRPr="00457CAE">
        <w:t>.</w:t>
      </w:r>
    </w:p>
    <w:p w14:paraId="3590BDD6" w14:textId="77777777" w:rsidR="00AC04F6" w:rsidRPr="00457CAE" w:rsidRDefault="00AC04F6" w:rsidP="00DF3B60">
      <w:pPr>
        <w:pStyle w:val="Heading2"/>
      </w:pPr>
      <w:bookmarkStart w:id="89" w:name="_Toc45387352"/>
      <w:bookmarkStart w:id="90" w:name="_Toc146301529"/>
      <w:r w:rsidRPr="00457CAE">
        <w:t>7.2</w:t>
      </w:r>
      <w:r w:rsidRPr="00457CAE">
        <w:tab/>
        <w:t>Requirements</w:t>
      </w:r>
      <w:bookmarkEnd w:id="89"/>
      <w:bookmarkEnd w:id="90"/>
    </w:p>
    <w:p w14:paraId="0CCF92B6" w14:textId="77777777" w:rsidR="00AC04F6" w:rsidRPr="00457CAE" w:rsidRDefault="00AC04F6" w:rsidP="00DF3B60">
      <w:pPr>
        <w:pStyle w:val="Heading3"/>
      </w:pPr>
      <w:bookmarkStart w:id="91" w:name="_Toc45387353"/>
      <w:bookmarkStart w:id="92" w:name="_Toc146301530"/>
      <w:r w:rsidRPr="00457CAE">
        <w:t>7.2.1</w:t>
      </w:r>
      <w:r w:rsidRPr="00457CAE">
        <w:tab/>
        <w:t>General</w:t>
      </w:r>
      <w:bookmarkEnd w:id="91"/>
      <w:bookmarkEnd w:id="92"/>
    </w:p>
    <w:p w14:paraId="123C0D09" w14:textId="77777777" w:rsidR="00AC04F6" w:rsidRPr="00457CAE" w:rsidRDefault="00AC04F6" w:rsidP="00AC04F6">
      <w:pPr>
        <w:rPr>
          <w:rFonts w:eastAsia="MS Mincho"/>
        </w:rPr>
      </w:pPr>
      <w:r w:rsidRPr="00457CAE">
        <w:rPr>
          <w:lang w:eastAsia="ja-JP"/>
        </w:rPr>
        <w:t xml:space="preserve">The 5G system shall allow UEs to use </w:t>
      </w:r>
      <w:r w:rsidR="0066445C">
        <w:rPr>
          <w:lang w:eastAsia="ja-JP"/>
        </w:rPr>
        <w:t>direct device</w:t>
      </w:r>
      <w:r w:rsidR="0066445C" w:rsidRPr="00B6458A">
        <w:rPr>
          <w:lang w:eastAsia="ja-JP"/>
        </w:rPr>
        <w:t xml:space="preserve"> </w:t>
      </w:r>
      <w:r w:rsidR="0066445C">
        <w:rPr>
          <w:lang w:eastAsia="ja-JP"/>
        </w:rPr>
        <w:t xml:space="preserve">connection </w:t>
      </w:r>
      <w:r w:rsidRPr="00457CAE">
        <w:rPr>
          <w:lang w:eastAsia="ja-JP"/>
        </w:rPr>
        <w:t>when the UEs are not served by a RAN.</w:t>
      </w:r>
    </w:p>
    <w:p w14:paraId="24CCDF99"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between UEs in close proximity using spectrum different than the spectrum being used for the 5GC-based communication.</w:t>
      </w:r>
    </w:p>
    <w:p w14:paraId="62AAB570"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for 5G LAN-type private communication.</w:t>
      </w:r>
    </w:p>
    <w:p w14:paraId="49FF871E" w14:textId="77777777" w:rsidR="00AC04F6" w:rsidRPr="00457CAE" w:rsidRDefault="00AC04F6" w:rsidP="00AC04F6">
      <w:pPr>
        <w:rPr>
          <w:rFonts w:eastAsia="SimSun"/>
          <w:lang w:eastAsia="zh-CN"/>
        </w:rPr>
      </w:pPr>
      <w:r w:rsidRPr="00457CAE">
        <w:rPr>
          <w:rFonts w:eastAsia="SimSun"/>
          <w:lang w:eastAsia="zh-CN"/>
        </w:rPr>
        <w:lastRenderedPageBreak/>
        <w:t xml:space="preserve">The 5G system shall be able to support multicast communication between the UEs within the group of UEs </w:t>
      </w:r>
      <w:r w:rsidR="0066445C">
        <w:rPr>
          <w:lang w:eastAsia="zh-CN"/>
        </w:rPr>
        <w:t xml:space="preserve">using </w:t>
      </w:r>
      <w:r w:rsidR="0066445C">
        <w:rPr>
          <w:lang w:eastAsia="ja-JP"/>
        </w:rPr>
        <w:t>direct device</w:t>
      </w:r>
      <w:r w:rsidR="0066445C" w:rsidRPr="00B6458A">
        <w:rPr>
          <w:lang w:eastAsia="ja-JP"/>
        </w:rPr>
        <w:t xml:space="preserve"> </w:t>
      </w:r>
      <w:r w:rsidR="0066445C">
        <w:rPr>
          <w:lang w:eastAsia="ja-JP"/>
        </w:rPr>
        <w:t>connection</w:t>
      </w:r>
      <w:r w:rsidRPr="00457CAE">
        <w:rPr>
          <w:rFonts w:eastAsia="SimSun"/>
          <w:lang w:eastAsia="zh-CN"/>
        </w:rPr>
        <w:t xml:space="preserve"> .</w:t>
      </w:r>
    </w:p>
    <w:p w14:paraId="6AEF6648" w14:textId="77777777" w:rsidR="00AC04F6" w:rsidRPr="00457CAE" w:rsidRDefault="00AC04F6" w:rsidP="00DF3B60">
      <w:pPr>
        <w:pStyle w:val="Heading3"/>
      </w:pPr>
      <w:bookmarkStart w:id="93" w:name="_Toc45387354"/>
      <w:bookmarkStart w:id="94" w:name="_Toc146301531"/>
      <w:r w:rsidRPr="00457CAE">
        <w:t>7.2.2</w:t>
      </w:r>
      <w:r w:rsidRPr="00457CAE">
        <w:tab/>
        <w:t>Network performance</w:t>
      </w:r>
      <w:bookmarkEnd w:id="93"/>
      <w:bookmarkEnd w:id="94"/>
    </w:p>
    <w:p w14:paraId="7D33D6EE"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direct </w:t>
      </w:r>
      <w:r w:rsidR="0066445C">
        <w:rPr>
          <w:lang w:eastAsia="zh-CN"/>
        </w:rPr>
        <w:t>device</w:t>
      </w:r>
      <w:r w:rsidR="0066445C" w:rsidRPr="00B6458A">
        <w:rPr>
          <w:lang w:eastAsia="zh-CN"/>
        </w:rPr>
        <w:t xml:space="preserve"> </w:t>
      </w:r>
      <w:r w:rsidR="0066445C">
        <w:rPr>
          <w:lang w:eastAsia="zh-CN"/>
        </w:rPr>
        <w:t xml:space="preserve">connection </w:t>
      </w:r>
      <w:r w:rsidRPr="00457CAE">
        <w:rPr>
          <w:rFonts w:eastAsia="SimSun"/>
          <w:lang w:eastAsia="zh-CN"/>
        </w:rPr>
        <w:t>between a group of UEs for periodic deterministic communication (both unicast and multicast) with respective service performance requirements in Table 5.2-1 related to cooperative carrying.</w:t>
      </w:r>
    </w:p>
    <w:p w14:paraId="48C9758D"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mobility of the group of UEs </w:t>
      </w:r>
      <w:r w:rsidR="0066445C">
        <w:rPr>
          <w:lang w:eastAsia="zh-CN"/>
        </w:rPr>
        <w:t>using direct device connections</w:t>
      </w:r>
      <w:r w:rsidR="0066445C" w:rsidRPr="00B6458A">
        <w:rPr>
          <w:lang w:eastAsia="zh-CN"/>
        </w:rPr>
        <w:t xml:space="preserve"> </w:t>
      </w:r>
      <w:r w:rsidRPr="00457CAE">
        <w:rPr>
          <w:rFonts w:eastAsia="SimSun"/>
          <w:lang w:eastAsia="zh-CN"/>
        </w:rPr>
        <w:t>with respective service performance requirements in Table 5.2-1 related to cooperative carrying.</w:t>
      </w:r>
    </w:p>
    <w:p w14:paraId="73AF7D42"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direct device</w:t>
      </w:r>
      <w:r w:rsidR="0066445C" w:rsidRPr="00B6458A">
        <w:rPr>
          <w:lang w:eastAsia="zh-CN"/>
        </w:rPr>
        <w:t xml:space="preserve"> </w:t>
      </w:r>
      <w:r w:rsidR="0066445C">
        <w:rPr>
          <w:lang w:eastAsia="zh-CN"/>
        </w:rPr>
        <w:t>connection</w:t>
      </w:r>
      <w:r w:rsidR="0066445C" w:rsidRPr="00B6458A">
        <w:rPr>
          <w:lang w:eastAsia="zh-CN"/>
        </w:rPr>
        <w:t xml:space="preserve"> </w:t>
      </w:r>
      <w:r w:rsidRPr="00457CAE">
        <w:rPr>
          <w:rFonts w:eastAsia="SimSun"/>
          <w:lang w:eastAsia="zh-CN"/>
        </w:rPr>
        <w:t>with respective service performance requirements in Table 5.2-1 related to cooperative carrying between UEs up to 50 m distance.</w:t>
      </w:r>
    </w:p>
    <w:p w14:paraId="2E65416B" w14:textId="77777777" w:rsidR="00AC04F6" w:rsidRPr="00457CAE" w:rsidRDefault="00AC04F6" w:rsidP="00DF3B60">
      <w:pPr>
        <w:pStyle w:val="Heading3"/>
      </w:pPr>
      <w:bookmarkStart w:id="95" w:name="_Toc45387355"/>
      <w:bookmarkStart w:id="96" w:name="_Toc146301532"/>
      <w:r w:rsidRPr="00457CAE">
        <w:t>7.2.</w:t>
      </w:r>
      <w:r w:rsidR="001A398A" w:rsidRPr="00457CAE">
        <w:t>3</w:t>
      </w:r>
      <w:r w:rsidR="001A398A">
        <w:tab/>
      </w:r>
      <w:r w:rsidRPr="00457CAE">
        <w:t>Clock synchronization</w:t>
      </w:r>
      <w:bookmarkEnd w:id="95"/>
      <w:bookmarkEnd w:id="96"/>
    </w:p>
    <w:p w14:paraId="7D8B63D5" w14:textId="77777777" w:rsidR="0066445C" w:rsidRPr="0066445C" w:rsidRDefault="0066445C" w:rsidP="00DF3B60">
      <w:pPr>
        <w:pStyle w:val="Heading4"/>
      </w:pPr>
      <w:bookmarkStart w:id="97" w:name="_Toc146301533"/>
      <w:r w:rsidRPr="0066445C">
        <w:t>7.2.3.1</w:t>
      </w:r>
      <w:r w:rsidR="00DF3B60">
        <w:tab/>
      </w:r>
      <w:r w:rsidRPr="0066445C">
        <w:t>Description</w:t>
      </w:r>
      <w:bookmarkEnd w:id="97"/>
    </w:p>
    <w:p w14:paraId="6781EAE5" w14:textId="77777777" w:rsidR="0066445C" w:rsidRPr="006B7B16" w:rsidRDefault="0066445C" w:rsidP="0066445C">
      <w:r w:rsidRPr="00B6458A">
        <w:t xml:space="preserve">This </w:t>
      </w:r>
      <w:r>
        <w:t>clause</w:t>
      </w:r>
      <w:r w:rsidRPr="00B6458A">
        <w:t xml:space="preserve"> lists the </w:t>
      </w:r>
      <w:r>
        <w:t xml:space="preserve">service level </w:t>
      </w:r>
      <w:r w:rsidRPr="00B6458A">
        <w:t xml:space="preserve">requirements </w:t>
      </w:r>
      <w:r>
        <w:t xml:space="preserve">and performance requirements </w:t>
      </w:r>
      <w:r w:rsidRPr="00B6458A">
        <w:t xml:space="preserve">applicable to the 5G system for supporting </w:t>
      </w:r>
      <w:r>
        <w:t>clock synchronization for direct device connection, building on</w:t>
      </w:r>
      <w:r w:rsidRPr="006B7B16">
        <w:t xml:space="preserve"> the description already provided in Clause 5.6.0.</w:t>
      </w:r>
    </w:p>
    <w:p w14:paraId="7E1D5198" w14:textId="77777777" w:rsidR="0066445C" w:rsidRPr="0066445C" w:rsidRDefault="0066445C" w:rsidP="00DF3B60">
      <w:pPr>
        <w:pStyle w:val="Heading4"/>
      </w:pPr>
      <w:bookmarkStart w:id="98" w:name="_Toc146301534"/>
      <w:r w:rsidRPr="0066445C">
        <w:t>7.2.3.2</w:t>
      </w:r>
      <w:r w:rsidR="00DF3B60">
        <w:tab/>
      </w:r>
      <w:r w:rsidRPr="0066445C">
        <w:t>Clock synchronization requirements</w:t>
      </w:r>
      <w:bookmarkEnd w:id="98"/>
    </w:p>
    <w:p w14:paraId="45D01E78" w14:textId="77777777" w:rsidR="00AC04F6" w:rsidRDefault="00AC04F6" w:rsidP="0066445C">
      <w:pPr>
        <w:rPr>
          <w:rFonts w:eastAsia="SimSun"/>
          <w:lang w:eastAsia="zh-CN"/>
        </w:rPr>
      </w:pPr>
      <w:r w:rsidRPr="00457CAE">
        <w:rPr>
          <w:rFonts w:eastAsia="SimSun"/>
          <w:lang w:eastAsia="zh-CN"/>
        </w:rPr>
        <w:t xml:space="preserve">The 5G system shall be able to support </w:t>
      </w:r>
      <w:r w:rsidR="0066445C">
        <w:rPr>
          <w:lang w:eastAsia="zh-CN"/>
        </w:rPr>
        <w:t>clock</w:t>
      </w:r>
      <w:r w:rsidR="0066445C" w:rsidRPr="00B6458A">
        <w:rPr>
          <w:lang w:eastAsia="zh-CN"/>
        </w:rPr>
        <w:t xml:space="preserve"> </w:t>
      </w:r>
      <w:r w:rsidRPr="00457CAE">
        <w:rPr>
          <w:rFonts w:eastAsia="SimSun"/>
          <w:lang w:eastAsia="zh-CN"/>
        </w:rPr>
        <w:t xml:space="preserve">synchronization (working clock domain) between the UEs within the group of UEs </w:t>
      </w:r>
      <w:r w:rsidR="0066445C">
        <w:rPr>
          <w:lang w:eastAsia="zh-CN"/>
        </w:rPr>
        <w:t>using direct device connection</w:t>
      </w:r>
      <w:r w:rsidRPr="00457CAE">
        <w:rPr>
          <w:rFonts w:eastAsia="SimSun"/>
          <w:lang w:eastAsia="zh-CN"/>
        </w:rPr>
        <w:t xml:space="preserve"> ProSe communication.</w:t>
      </w:r>
    </w:p>
    <w:p w14:paraId="5C2DAAF2" w14:textId="77777777" w:rsidR="0066445C" w:rsidRPr="00B64643" w:rsidRDefault="0066445C" w:rsidP="0066445C">
      <w:pPr>
        <w:rPr>
          <w:lang w:eastAsia="zh-CN"/>
        </w:rPr>
      </w:pPr>
      <w:bookmarkStart w:id="99" w:name="_Hlk81224378"/>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among the group of UEs </w:t>
      </w:r>
      <w:r>
        <w:rPr>
          <w:lang w:eastAsia="zh-CN"/>
        </w:rPr>
        <w:t>using</w:t>
      </w:r>
      <w:r w:rsidRPr="009C0988">
        <w:rPr>
          <w:lang w:eastAsia="zh-CN"/>
        </w:rPr>
        <w:t xml:space="preserve"> </w:t>
      </w:r>
      <w:r>
        <w:rPr>
          <w:lang w:eastAsia="zh-CN"/>
        </w:rPr>
        <w:t>direct device connection</w:t>
      </w:r>
      <w:r w:rsidRPr="00B64643">
        <w:rPr>
          <w:lang w:eastAsia="zh-CN"/>
        </w:rPr>
        <w:t>.</w:t>
      </w:r>
    </w:p>
    <w:p w14:paraId="5F03FF72"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in the group of UEs using direct device connection. </w:t>
      </w:r>
    </w:p>
    <w:p w14:paraId="376BAA15"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direct device connection</w:t>
      </w:r>
      <w:r w:rsidRPr="007755C0">
        <w:rPr>
          <w:lang w:eastAsia="de-DE"/>
        </w:rPr>
        <w:t xml:space="preserve">. </w:t>
      </w:r>
    </w:p>
    <w:p w14:paraId="3868B029" w14:textId="77777777" w:rsidR="0066445C" w:rsidRDefault="0066445C" w:rsidP="0066445C">
      <w:pPr>
        <w:rPr>
          <w:lang w:eastAsia="zh-CN"/>
        </w:rPr>
      </w:pPr>
      <w:r w:rsidRPr="00121DE7">
        <w:rPr>
          <w:lang w:eastAsia="zh-CN"/>
        </w:rPr>
        <w:t>The 5G system</w:t>
      </w:r>
      <w:r>
        <w:rPr>
          <w:lang w:eastAsia="zh-CN"/>
        </w:rPr>
        <w:t xml:space="preserve"> using direct device connection</w:t>
      </w:r>
      <w:r w:rsidRPr="00121DE7">
        <w:rPr>
          <w:lang w:eastAsia="zh-CN"/>
        </w:rPr>
        <w:t xml:space="preserve"> shall </w:t>
      </w:r>
      <w:r>
        <w:rPr>
          <w:lang w:eastAsia="zh-CN"/>
        </w:rPr>
        <w:t xml:space="preserve">support </w:t>
      </w:r>
      <w:r w:rsidRPr="00121DE7">
        <w:rPr>
          <w:lang w:eastAsia="zh-CN"/>
        </w:rPr>
        <w:t xml:space="preserve">one or multiple </w:t>
      </w:r>
      <w:r>
        <w:rPr>
          <w:lang w:eastAsia="zh-CN"/>
        </w:rPr>
        <w:t>time</w:t>
      </w:r>
      <w:r w:rsidRPr="00121DE7">
        <w:rPr>
          <w:lang w:eastAsia="zh-CN"/>
        </w:rPr>
        <w:t xml:space="preserve"> domains</w:t>
      </w:r>
      <w:r w:rsidRPr="00776A13">
        <w:rPr>
          <w:lang w:eastAsia="zh-CN"/>
        </w:rPr>
        <w:t xml:space="preserve">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 configuration)</w:t>
      </w:r>
      <w:r w:rsidRPr="00121DE7">
        <w:rPr>
          <w:lang w:eastAsia="zh-CN"/>
        </w:rPr>
        <w:t xml:space="preserve">. </w:t>
      </w:r>
    </w:p>
    <w:p w14:paraId="233AE824"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within the group of UEs connected by direct device connection</w:t>
      </w:r>
      <w:r w:rsidRPr="00121DE7">
        <w:rPr>
          <w:lang w:eastAsia="zh-CN"/>
        </w:rPr>
        <w:t>, that is interoperable with the corresponding mechanisms of IEEE 802.1AS</w:t>
      </w:r>
      <w:r>
        <w:rPr>
          <w:lang w:eastAsia="zh-CN"/>
        </w:rPr>
        <w:t xml:space="preserve"> [22], </w:t>
      </w:r>
      <w:r w:rsidRPr="00776A13">
        <w:rPr>
          <w:lang w:eastAsia="zh-CN"/>
        </w:rPr>
        <w:t xml:space="preserve">IEEE Std 1588 </w:t>
      </w:r>
      <w:r>
        <w:rPr>
          <w:lang w:eastAsia="zh-CN"/>
        </w:rPr>
        <w:t>[28], or 5G sync domain</w:t>
      </w:r>
      <w:r w:rsidRPr="00121DE7">
        <w:rPr>
          <w:lang w:eastAsia="zh-CN"/>
        </w:rPr>
        <w:t>.</w:t>
      </w:r>
    </w:p>
    <w:p w14:paraId="25E87F5A" w14:textId="77777777" w:rsidR="0066445C" w:rsidRDefault="0066445C" w:rsidP="0066445C">
      <w:pPr>
        <w:rPr>
          <w:lang w:eastAsia="zh-CN"/>
        </w:rPr>
      </w:pPr>
      <w:r>
        <w:rPr>
          <w:lang w:eastAsia="zh-CN"/>
        </w:rPr>
        <w:t xml:space="preserve">For direct device connection, the 5G system shall be able to support a 5GS synchronicity budget for clock synchronization </w:t>
      </w:r>
      <w:r w:rsidRPr="00B64643">
        <w:rPr>
          <w:lang w:eastAsia="zh-CN"/>
        </w:rPr>
        <w:t xml:space="preserve">according to Table </w:t>
      </w:r>
      <w:r>
        <w:rPr>
          <w:lang w:eastAsia="zh-CN"/>
        </w:rPr>
        <w:t>7.2.3.2</w:t>
      </w:r>
      <w:r w:rsidRPr="00B64643">
        <w:rPr>
          <w:lang w:eastAsia="zh-CN"/>
        </w:rPr>
        <w:t>-1</w:t>
      </w:r>
      <w:r>
        <w:rPr>
          <w:lang w:eastAsia="zh-CN"/>
        </w:rPr>
        <w:t>. In this case, the sync master and sync device are located at or connected to two UEs which are connected via direct device connection.</w:t>
      </w:r>
    </w:p>
    <w:p w14:paraId="636A641A" w14:textId="77777777" w:rsidR="0066445C" w:rsidRPr="00512887" w:rsidRDefault="0066445C" w:rsidP="0066445C">
      <w:pPr>
        <w:pStyle w:val="TH"/>
      </w:pPr>
      <w:r w:rsidRPr="008D05D1">
        <w:lastRenderedPageBreak/>
        <w:t xml:space="preserve">Table </w:t>
      </w:r>
      <w:r>
        <w:t>7</w:t>
      </w:r>
      <w:r w:rsidRPr="008D05D1">
        <w:t>.2.3</w:t>
      </w:r>
      <w:r>
        <w:t>.2</w:t>
      </w:r>
      <w:r w:rsidRPr="008D05D1">
        <w:t>-1: Direct device connection c</w:t>
      </w:r>
      <w:r w:rsidRPr="00512887">
        <w:t xml:space="preserve">lock synchronization service performance requirements for 5G System </w:t>
      </w:r>
    </w:p>
    <w:tbl>
      <w:tblPr>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410"/>
        <w:gridCol w:w="1843"/>
        <w:gridCol w:w="2235"/>
      </w:tblGrid>
      <w:tr w:rsidR="0066445C" w:rsidRPr="00B03994" w14:paraId="4259949A" w14:textId="77777777" w:rsidTr="00176FE2">
        <w:trPr>
          <w:cantSplit/>
          <w:tblHeader/>
        </w:trPr>
        <w:tc>
          <w:tcPr>
            <w:tcW w:w="2410" w:type="dxa"/>
            <w:shd w:val="clear" w:color="auto" w:fill="auto"/>
          </w:tcPr>
          <w:p w14:paraId="038F336F" w14:textId="77777777" w:rsidR="0066445C" w:rsidRPr="00512887" w:rsidRDefault="0066445C" w:rsidP="00176FE2">
            <w:pPr>
              <w:pStyle w:val="TAH"/>
            </w:pPr>
            <w:r w:rsidRPr="00512887">
              <w:t>Number of devices in one communication group for clock synchronization</w:t>
            </w:r>
          </w:p>
        </w:tc>
        <w:tc>
          <w:tcPr>
            <w:tcW w:w="2410" w:type="dxa"/>
            <w:shd w:val="clear" w:color="auto" w:fill="auto"/>
          </w:tcPr>
          <w:p w14:paraId="27B4D1B6" w14:textId="77777777" w:rsidR="0066445C" w:rsidRPr="00512887" w:rsidRDefault="0066445C" w:rsidP="00176FE2">
            <w:pPr>
              <w:pStyle w:val="TAH"/>
            </w:pPr>
            <w:r w:rsidRPr="00512887">
              <w:t xml:space="preserve">5GS synchronicity budget requirement </w:t>
            </w:r>
          </w:p>
          <w:p w14:paraId="5EDE0948" w14:textId="77777777" w:rsidR="0066445C" w:rsidRPr="00512887" w:rsidRDefault="0066445C" w:rsidP="00176FE2">
            <w:pPr>
              <w:pStyle w:val="TAH"/>
            </w:pPr>
            <w:r w:rsidRPr="00512887">
              <w:t>(note 1)</w:t>
            </w:r>
          </w:p>
          <w:p w14:paraId="07170B04" w14:textId="77777777" w:rsidR="0066445C" w:rsidRPr="00512887" w:rsidRDefault="0066445C" w:rsidP="00176FE2">
            <w:pPr>
              <w:pStyle w:val="TAH"/>
            </w:pPr>
          </w:p>
        </w:tc>
        <w:tc>
          <w:tcPr>
            <w:tcW w:w="1843" w:type="dxa"/>
            <w:shd w:val="clear" w:color="auto" w:fill="auto"/>
          </w:tcPr>
          <w:p w14:paraId="1A0E5599" w14:textId="77777777" w:rsidR="0066445C" w:rsidRPr="00512887" w:rsidRDefault="0066445C" w:rsidP="00176FE2">
            <w:pPr>
              <w:pStyle w:val="TAH"/>
            </w:pPr>
            <w:r w:rsidRPr="00512887">
              <w:t xml:space="preserve">Service area </w:t>
            </w:r>
          </w:p>
          <w:p w14:paraId="32F68A73" w14:textId="77777777" w:rsidR="0066445C" w:rsidRPr="00512887" w:rsidRDefault="0066445C" w:rsidP="00176FE2">
            <w:pPr>
              <w:pStyle w:val="TAH"/>
            </w:pPr>
            <w:r w:rsidRPr="00512887">
              <w:t>(note 2)</w:t>
            </w:r>
          </w:p>
        </w:tc>
        <w:tc>
          <w:tcPr>
            <w:tcW w:w="2235" w:type="dxa"/>
          </w:tcPr>
          <w:p w14:paraId="372A3CA3" w14:textId="77777777" w:rsidR="0066445C" w:rsidRPr="00512887" w:rsidRDefault="0066445C" w:rsidP="00176FE2">
            <w:pPr>
              <w:pStyle w:val="TAH"/>
            </w:pPr>
            <w:r w:rsidRPr="00512887">
              <w:t>Scenario</w:t>
            </w:r>
          </w:p>
          <w:p w14:paraId="6A651167" w14:textId="77777777" w:rsidR="0066445C" w:rsidRPr="00512887" w:rsidRDefault="0066445C" w:rsidP="00176FE2">
            <w:pPr>
              <w:pStyle w:val="TAH"/>
            </w:pPr>
          </w:p>
        </w:tc>
      </w:tr>
      <w:tr w:rsidR="0066445C" w:rsidRPr="00B03994" w14:paraId="2B684D2C" w14:textId="77777777" w:rsidTr="00176FE2">
        <w:trPr>
          <w:cantSplit/>
        </w:trPr>
        <w:tc>
          <w:tcPr>
            <w:tcW w:w="2410" w:type="dxa"/>
            <w:shd w:val="clear" w:color="auto" w:fill="auto"/>
          </w:tcPr>
          <w:p w14:paraId="01A6BF47" w14:textId="77777777" w:rsidR="0066445C" w:rsidRPr="00512887" w:rsidRDefault="0066445C" w:rsidP="00176FE2">
            <w:pPr>
              <w:pStyle w:val="TAL"/>
              <w:jc w:val="center"/>
            </w:pPr>
            <w:r w:rsidRPr="00512887">
              <w:rPr>
                <w:rFonts w:eastAsia="DengXian"/>
              </w:rPr>
              <w:t xml:space="preserve">2 to </w:t>
            </w:r>
            <w:r>
              <w:rPr>
                <w:rFonts w:eastAsia="DengXian"/>
              </w:rPr>
              <w:t>16</w:t>
            </w:r>
          </w:p>
        </w:tc>
        <w:tc>
          <w:tcPr>
            <w:tcW w:w="2410" w:type="dxa"/>
            <w:shd w:val="clear" w:color="auto" w:fill="auto"/>
          </w:tcPr>
          <w:p w14:paraId="7504A669" w14:textId="77777777" w:rsidR="0066445C" w:rsidRPr="00512887" w:rsidRDefault="0066445C" w:rsidP="00176FE2">
            <w:pPr>
              <w:pStyle w:val="TAL"/>
              <w:jc w:val="center"/>
            </w:pPr>
            <w:r w:rsidRPr="00512887">
              <w:rPr>
                <w:rFonts w:cs="Arial"/>
                <w:szCs w:val="24"/>
              </w:rPr>
              <w:t>≤ </w:t>
            </w:r>
            <w:r w:rsidR="00B377A1" w:rsidRPr="00B377A1">
              <w:rPr>
                <w:szCs w:val="24"/>
              </w:rPr>
              <w:t>7</w:t>
            </w:r>
            <w:r w:rsidRPr="00512887">
              <w:rPr>
                <w:szCs w:val="24"/>
              </w:rPr>
              <w:t>00 ns</w:t>
            </w:r>
          </w:p>
        </w:tc>
        <w:tc>
          <w:tcPr>
            <w:tcW w:w="1843" w:type="dxa"/>
            <w:shd w:val="clear" w:color="auto" w:fill="auto"/>
          </w:tcPr>
          <w:p w14:paraId="4E70FD03"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5FA72CA3" w14:textId="77777777" w:rsidR="0066445C" w:rsidRPr="00512887" w:rsidRDefault="0066445C" w:rsidP="00176FE2">
            <w:pPr>
              <w:pStyle w:val="TAL"/>
              <w:rPr>
                <w:rFonts w:eastAsia="DengXian"/>
                <w:bCs/>
              </w:rPr>
            </w:pPr>
            <w:r w:rsidRPr="00512887">
              <w:rPr>
                <w:rFonts w:eastAsia="DengXian"/>
                <w:bCs/>
              </w:rPr>
              <w:t>Cooperative carrying – fragile work pieces; (A.2.2.5)</w:t>
            </w:r>
          </w:p>
        </w:tc>
      </w:tr>
      <w:tr w:rsidR="0066445C" w:rsidRPr="00B03994" w14:paraId="6D919955" w14:textId="77777777" w:rsidTr="00176FE2">
        <w:trPr>
          <w:cantSplit/>
        </w:trPr>
        <w:tc>
          <w:tcPr>
            <w:tcW w:w="2410" w:type="dxa"/>
            <w:shd w:val="clear" w:color="auto" w:fill="auto"/>
          </w:tcPr>
          <w:p w14:paraId="5B65504C" w14:textId="77777777" w:rsidR="0066445C" w:rsidRPr="00512887" w:rsidRDefault="0066445C" w:rsidP="00176FE2">
            <w:pPr>
              <w:pStyle w:val="TAL"/>
              <w:jc w:val="center"/>
            </w:pPr>
            <w:r w:rsidRPr="00512887">
              <w:rPr>
                <w:rFonts w:eastAsia="DengXian"/>
                <w:bCs/>
              </w:rPr>
              <w:t xml:space="preserve">2 to </w:t>
            </w:r>
            <w:r>
              <w:rPr>
                <w:rFonts w:eastAsia="DengXian"/>
                <w:bCs/>
              </w:rPr>
              <w:t>16</w:t>
            </w:r>
          </w:p>
        </w:tc>
        <w:tc>
          <w:tcPr>
            <w:tcW w:w="2410" w:type="dxa"/>
            <w:shd w:val="clear" w:color="auto" w:fill="auto"/>
          </w:tcPr>
          <w:p w14:paraId="58C6601B" w14:textId="77777777" w:rsidR="0066445C" w:rsidRPr="00512887" w:rsidRDefault="0066445C" w:rsidP="00176FE2">
            <w:pPr>
              <w:pStyle w:val="TAL"/>
              <w:jc w:val="center"/>
            </w:pPr>
            <w:r w:rsidRPr="00512887">
              <w:rPr>
                <w:rFonts w:cs="Arial"/>
                <w:szCs w:val="24"/>
              </w:rPr>
              <w:t>≤ </w:t>
            </w:r>
            <w:r w:rsidR="00B377A1" w:rsidRPr="00B377A1">
              <w:rPr>
                <w:szCs w:val="24"/>
              </w:rPr>
              <w:t>7</w:t>
            </w:r>
            <w:r w:rsidRPr="00512887">
              <w:rPr>
                <w:szCs w:val="24"/>
              </w:rPr>
              <w:t>00 ns</w:t>
            </w:r>
          </w:p>
        </w:tc>
        <w:tc>
          <w:tcPr>
            <w:tcW w:w="1843" w:type="dxa"/>
            <w:shd w:val="clear" w:color="auto" w:fill="auto"/>
          </w:tcPr>
          <w:p w14:paraId="4D61C63F"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3AFF41F1" w14:textId="77777777" w:rsidR="0066445C" w:rsidRPr="00512887" w:rsidRDefault="0066445C" w:rsidP="00176FE2">
            <w:pPr>
              <w:pStyle w:val="TAL"/>
              <w:rPr>
                <w:rFonts w:eastAsia="DengXian"/>
                <w:bCs/>
              </w:rPr>
            </w:pPr>
            <w:r w:rsidRPr="00512887">
              <w:rPr>
                <w:rFonts w:eastAsia="DengXian"/>
                <w:bCs/>
              </w:rPr>
              <w:t>Cooperative carrying – elastic work pieces; (A.2.2.5)</w:t>
            </w:r>
          </w:p>
        </w:tc>
      </w:tr>
      <w:tr w:rsidR="0066445C" w:rsidRPr="00B03994" w14:paraId="0E0BEEF0" w14:textId="77777777" w:rsidTr="00176FE2">
        <w:trPr>
          <w:cantSplit/>
        </w:trPr>
        <w:tc>
          <w:tcPr>
            <w:tcW w:w="8898" w:type="dxa"/>
            <w:gridSpan w:val="4"/>
            <w:shd w:val="clear" w:color="auto" w:fill="auto"/>
          </w:tcPr>
          <w:p w14:paraId="05B44978" w14:textId="77777777" w:rsidR="0066445C" w:rsidRPr="008D05D1" w:rsidRDefault="0066445C" w:rsidP="00176FE2">
            <w:pPr>
              <w:pStyle w:val="TAL"/>
              <w:ind w:left="851" w:hanging="851"/>
              <w:rPr>
                <w:rFonts w:eastAsia="DengXian"/>
              </w:rPr>
            </w:pPr>
            <w:r w:rsidRPr="00512887">
              <w:rPr>
                <w:rFonts w:eastAsia="DengXian"/>
              </w:rPr>
              <w:t>NOTE 1:</w:t>
            </w:r>
            <w:r w:rsidRPr="00512887">
              <w:rPr>
                <w:rFonts w:eastAsia="DengXian"/>
              </w:rPr>
              <w:tab/>
              <w:t xml:space="preserve">5G synchronicity budget is the time error between ingress and egress of the 5G system on the path of clock synchronization messages (as described in Clause 5.6.0). </w:t>
            </w:r>
            <w:r w:rsidRPr="008D05D1">
              <w:rPr>
                <w:rFonts w:eastAsia="DengXian"/>
              </w:rPr>
              <w:t xml:space="preserve">For direct device connection, the ingress is </w:t>
            </w:r>
            <w:r>
              <w:rPr>
                <w:rFonts w:eastAsia="DengXian"/>
              </w:rPr>
              <w:t>one UE</w:t>
            </w:r>
            <w:r w:rsidRPr="008D05D1">
              <w:rPr>
                <w:rFonts w:eastAsia="DengXian"/>
              </w:rPr>
              <w:t xml:space="preserve"> and the egress the </w:t>
            </w:r>
            <w:r>
              <w:rPr>
                <w:rFonts w:eastAsia="DengXian"/>
              </w:rPr>
              <w:t xml:space="preserve">other </w:t>
            </w:r>
            <w:r w:rsidRPr="008D05D1">
              <w:rPr>
                <w:rFonts w:eastAsia="DengXian"/>
              </w:rPr>
              <w:t xml:space="preserve">directly connected </w:t>
            </w:r>
            <w:r>
              <w:rPr>
                <w:rFonts w:eastAsia="DengXian"/>
              </w:rPr>
              <w:t>UE</w:t>
            </w:r>
            <w:r w:rsidRPr="008D05D1">
              <w:rPr>
                <w:rFonts w:eastAsia="DengXian"/>
              </w:rPr>
              <w:t xml:space="preserve">.  </w:t>
            </w:r>
          </w:p>
          <w:p w14:paraId="7073302C" w14:textId="77777777" w:rsidR="0066445C" w:rsidRPr="00512887" w:rsidRDefault="0066445C" w:rsidP="00176FE2">
            <w:pPr>
              <w:pStyle w:val="TAL"/>
              <w:ind w:left="851" w:hanging="851"/>
              <w:rPr>
                <w:rFonts w:eastAsia="DengXian"/>
                <w:bCs/>
              </w:rPr>
            </w:pPr>
            <w:r w:rsidRPr="00512887">
              <w:rPr>
                <w:rFonts w:eastAsia="DengXian"/>
              </w:rPr>
              <w:t>NOTE 2:</w:t>
            </w:r>
            <w:r w:rsidRPr="00512887">
              <w:rPr>
                <w:rFonts w:eastAsia="DengXian"/>
              </w:rPr>
              <w:tab/>
              <w:t>Service Area for direct device connections between UEs (length x width x height). The group of UEs with direct device connections might move throughout the whole factory site (up to several km²).</w:t>
            </w:r>
          </w:p>
        </w:tc>
      </w:tr>
      <w:bookmarkEnd w:id="99"/>
    </w:tbl>
    <w:p w14:paraId="7ADA36D7" w14:textId="77777777" w:rsidR="0066445C" w:rsidRPr="00457CAE" w:rsidRDefault="0066445C" w:rsidP="0066445C">
      <w:pPr>
        <w:rPr>
          <w:rFonts w:eastAsia="SimSun"/>
          <w:lang w:eastAsia="zh-CN"/>
        </w:rPr>
      </w:pPr>
    </w:p>
    <w:p w14:paraId="2076C527" w14:textId="77777777" w:rsidR="00AC04F6" w:rsidRPr="00457CAE" w:rsidRDefault="00AC04F6" w:rsidP="00DF3B60">
      <w:pPr>
        <w:pStyle w:val="Heading3"/>
      </w:pPr>
      <w:bookmarkStart w:id="100" w:name="_Toc45387356"/>
      <w:bookmarkStart w:id="101" w:name="_Toc146301535"/>
      <w:r w:rsidRPr="00457CAE">
        <w:t>7.2.</w:t>
      </w:r>
      <w:r w:rsidR="001A398A" w:rsidRPr="00457CAE">
        <w:t>4</w:t>
      </w:r>
      <w:r w:rsidR="001A398A">
        <w:tab/>
      </w:r>
      <w:r w:rsidRPr="00457CAE">
        <w:t>Service Continuity</w:t>
      </w:r>
      <w:bookmarkEnd w:id="100"/>
      <w:bookmarkEnd w:id="101"/>
    </w:p>
    <w:p w14:paraId="07762424" w14:textId="77777777" w:rsidR="00AC04F6" w:rsidRPr="00457CAE" w:rsidRDefault="00AC04F6" w:rsidP="00AC04F6">
      <w:pPr>
        <w:rPr>
          <w:rFonts w:eastAsia="SimSun"/>
          <w:lang w:eastAsia="zh-CN"/>
        </w:rPr>
      </w:pPr>
      <w:r w:rsidRPr="00457CAE">
        <w:rPr>
          <w:rFonts w:eastAsia="SimSun"/>
          <w:lang w:eastAsia="zh-CN"/>
        </w:rPr>
        <w:t xml:space="preserve">The 5G system shall be able to </w:t>
      </w:r>
      <w:r w:rsidR="0066445C">
        <w:rPr>
          <w:lang w:eastAsia="zh-CN"/>
        </w:rPr>
        <w:t>minimize service disruption for</w:t>
      </w:r>
      <w:r w:rsidRPr="00457CAE">
        <w:rPr>
          <w:rFonts w:eastAsia="SimSun"/>
          <w:lang w:eastAsia="zh-CN"/>
        </w:rPr>
        <w:t xml:space="preserve"> a group of UEs using </w:t>
      </w:r>
      <w:r w:rsidR="0066445C">
        <w:rPr>
          <w:lang w:eastAsia="zh-CN"/>
        </w:rPr>
        <w:t>direct device connection</w:t>
      </w:r>
      <w:r w:rsidRPr="00457CAE">
        <w:rPr>
          <w:rFonts w:eastAsia="SimSun"/>
          <w:lang w:eastAsia="zh-CN"/>
        </w:rPr>
        <w:t xml:space="preserve"> with respective service performance requirements in Table 5.2-1 related to cooperative carrying</w:t>
      </w:r>
      <w:r w:rsidR="0066445C">
        <w:rPr>
          <w:lang w:eastAsia="zh-CN"/>
        </w:rPr>
        <w:t>,</w:t>
      </w:r>
      <w:r w:rsidRPr="00457CAE">
        <w:rPr>
          <w:rFonts w:eastAsia="SimSun"/>
          <w:lang w:eastAsia="zh-CN"/>
        </w:rPr>
        <w:t xml:space="preserve"> when the group moves between a non-public network and a PLMN (subject to operator policies and agreement between the operators and service providers).</w:t>
      </w:r>
    </w:p>
    <w:p w14:paraId="5A552AAE" w14:textId="77777777" w:rsidR="00AC04F6" w:rsidRPr="00457CAE" w:rsidRDefault="00AC04F6" w:rsidP="00DF3B60">
      <w:pPr>
        <w:pStyle w:val="Heading3"/>
      </w:pPr>
      <w:bookmarkStart w:id="102" w:name="_Toc45387357"/>
      <w:bookmarkStart w:id="103" w:name="_Toc146301536"/>
      <w:r w:rsidRPr="00457CAE">
        <w:t>7.2.</w:t>
      </w:r>
      <w:r w:rsidR="001A398A" w:rsidRPr="00457CAE">
        <w:t>5</w:t>
      </w:r>
      <w:r w:rsidR="001A398A">
        <w:tab/>
      </w:r>
      <w:r w:rsidR="0066445C">
        <w:t xml:space="preserve">Direct device connection </w:t>
      </w:r>
      <w:bookmarkEnd w:id="102"/>
      <w:r w:rsidR="0066445C">
        <w:t>via UE to UE relay</w:t>
      </w:r>
      <w:bookmarkEnd w:id="103"/>
    </w:p>
    <w:p w14:paraId="1053387F"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 xml:space="preserve">direct device connection via an UE to UE relay </w:t>
      </w:r>
      <w:r w:rsidRPr="00457CAE">
        <w:rPr>
          <w:rFonts w:eastAsia="SimSun"/>
          <w:lang w:eastAsia="zh-CN"/>
        </w:rPr>
        <w:t>with respective service performance requirements in Table 5.2-1 related to cooperative carrying between UEs out of transmission range</w:t>
      </w:r>
      <w:r w:rsidR="0066445C">
        <w:rPr>
          <w:lang w:eastAsia="zh-CN"/>
        </w:rPr>
        <w:t xml:space="preserve"> of each other</w:t>
      </w:r>
      <w:r w:rsidRPr="00457CAE">
        <w:rPr>
          <w:rFonts w:eastAsia="SimSun"/>
          <w:lang w:eastAsia="zh-CN"/>
        </w:rPr>
        <w:t>.</w:t>
      </w:r>
    </w:p>
    <w:p w14:paraId="63AB0719" w14:textId="77777777" w:rsidR="0066445C" w:rsidRPr="0066445C" w:rsidRDefault="004E3B85" w:rsidP="00DF3B60">
      <w:pPr>
        <w:pStyle w:val="Heading1"/>
      </w:pPr>
      <w:bookmarkStart w:id="104" w:name="_Toc146301537"/>
      <w:r>
        <w:t>8</w:t>
      </w:r>
      <w:r w:rsidR="0066445C" w:rsidRPr="0066445C">
        <w:tab/>
        <w:t>Indirect network connection for cyber-physical control applications</w:t>
      </w:r>
      <w:bookmarkEnd w:id="104"/>
    </w:p>
    <w:p w14:paraId="333C354E" w14:textId="77777777" w:rsidR="0066445C" w:rsidRPr="0066445C" w:rsidRDefault="004E3B85" w:rsidP="00DF3B60">
      <w:pPr>
        <w:pStyle w:val="Heading2"/>
      </w:pPr>
      <w:bookmarkStart w:id="105" w:name="_Toc146301538"/>
      <w:r>
        <w:t>8.</w:t>
      </w:r>
      <w:r w:rsidR="0066445C" w:rsidRPr="0066445C">
        <w:t>1</w:t>
      </w:r>
      <w:r w:rsidR="0066445C" w:rsidRPr="0066445C">
        <w:tab/>
        <w:t>Description</w:t>
      </w:r>
      <w:bookmarkEnd w:id="105"/>
    </w:p>
    <w:p w14:paraId="27D5C868" w14:textId="77777777" w:rsidR="0066445C" w:rsidRPr="00FB643F" w:rsidRDefault="0066445C" w:rsidP="0066445C">
      <w:r w:rsidRPr="00FB643F">
        <w:t xml:space="preserve">This section lists the requirements applicable to the 5G system for supporting cyber-physical control applications using wireless </w:t>
      </w:r>
      <w:r>
        <w:t>in</w:t>
      </w:r>
      <w:r w:rsidRPr="00FB643F">
        <w:t xml:space="preserve">direct </w:t>
      </w:r>
      <w:r>
        <w:t>network</w:t>
      </w:r>
      <w:r w:rsidRPr="00FB643F">
        <w:t xml:space="preserve"> connection.</w:t>
      </w:r>
    </w:p>
    <w:p w14:paraId="4F75F3CE" w14:textId="77777777" w:rsidR="0066445C" w:rsidRPr="0066445C" w:rsidRDefault="004E3B85" w:rsidP="00DF3B60">
      <w:pPr>
        <w:pStyle w:val="Heading2"/>
      </w:pPr>
      <w:bookmarkStart w:id="106" w:name="_Toc146301539"/>
      <w:r>
        <w:t>8.</w:t>
      </w:r>
      <w:r w:rsidR="0066445C" w:rsidRPr="0066445C">
        <w:t>2</w:t>
      </w:r>
      <w:r w:rsidR="0066445C" w:rsidRPr="0066445C">
        <w:tab/>
        <w:t>Requirements</w:t>
      </w:r>
      <w:bookmarkEnd w:id="106"/>
    </w:p>
    <w:p w14:paraId="7B16FE3F" w14:textId="77777777" w:rsidR="0066445C" w:rsidRPr="0066445C" w:rsidRDefault="004E3B85" w:rsidP="00DF3B60">
      <w:pPr>
        <w:pStyle w:val="Heading3"/>
      </w:pPr>
      <w:bookmarkStart w:id="107" w:name="_Toc146301540"/>
      <w:r>
        <w:t>8.</w:t>
      </w:r>
      <w:r w:rsidR="0066445C" w:rsidRPr="0066445C">
        <w:t>2.1</w:t>
      </w:r>
      <w:r w:rsidR="0066445C" w:rsidRPr="0066445C">
        <w:tab/>
        <w:t>General</w:t>
      </w:r>
      <w:bookmarkEnd w:id="107"/>
    </w:p>
    <w:p w14:paraId="3C24C3FA" w14:textId="77777777" w:rsidR="0066445C" w:rsidRPr="00FB643F" w:rsidRDefault="0066445C" w:rsidP="0066445C">
      <w:pPr>
        <w:rPr>
          <w:lang w:eastAsia="zh-CN"/>
        </w:rPr>
      </w:pPr>
      <w:r w:rsidRPr="00FB643F">
        <w:rPr>
          <w:lang w:eastAsia="zh-CN"/>
        </w:rPr>
        <w:t xml:space="preserve">The 5G system shall be able to support multicast communication between the UEs within the group of UEs using </w:t>
      </w:r>
      <w:r>
        <w:rPr>
          <w:lang w:eastAsia="zh-CN"/>
        </w:rPr>
        <w:t>in</w:t>
      </w:r>
      <w:r w:rsidRPr="00FB643F">
        <w:rPr>
          <w:lang w:eastAsia="ja-JP"/>
        </w:rPr>
        <w:t xml:space="preserve">direct </w:t>
      </w:r>
      <w:r>
        <w:rPr>
          <w:lang w:eastAsia="ja-JP"/>
        </w:rPr>
        <w:t>network</w:t>
      </w:r>
      <w:r w:rsidRPr="00FB643F">
        <w:rPr>
          <w:lang w:eastAsia="ja-JP"/>
        </w:rPr>
        <w:t xml:space="preserve"> connection</w:t>
      </w:r>
      <w:r w:rsidRPr="00FB643F">
        <w:rPr>
          <w:lang w:eastAsia="zh-CN"/>
        </w:rPr>
        <w:t>.</w:t>
      </w:r>
    </w:p>
    <w:p w14:paraId="697F28DB" w14:textId="77777777" w:rsidR="0066445C" w:rsidRPr="0066445C" w:rsidRDefault="004E3B85" w:rsidP="00DF3B60">
      <w:pPr>
        <w:pStyle w:val="Heading3"/>
      </w:pPr>
      <w:bookmarkStart w:id="108" w:name="_Toc146301541"/>
      <w:r>
        <w:t>8.</w:t>
      </w:r>
      <w:r w:rsidR="0066445C" w:rsidRPr="0066445C">
        <w:t>2.2</w:t>
      </w:r>
      <w:r w:rsidR="0066445C" w:rsidRPr="0066445C">
        <w:tab/>
        <w:t>Communication via indirect network connection</w:t>
      </w:r>
      <w:bookmarkEnd w:id="108"/>
    </w:p>
    <w:p w14:paraId="4E4F4DFF" w14:textId="77777777" w:rsidR="0066445C" w:rsidRDefault="0066445C" w:rsidP="0066445C">
      <w:r w:rsidRPr="00B6458A">
        <w:t xml:space="preserve">The 5G system shall be able to provide service to an out-of-coverage UE via indirect </w:t>
      </w:r>
      <w:r>
        <w:t>network connection</w:t>
      </w:r>
      <w:r w:rsidRPr="00B6458A">
        <w:t xml:space="preserve"> </w:t>
      </w:r>
      <w:r>
        <w:t xml:space="preserve">using one relay UE </w:t>
      </w:r>
      <w:r w:rsidRPr="00B6458A">
        <w:t xml:space="preserve">while meeting the performance requirements specified for the process automation use cases in Table 5.2-1 (related to Annex </w:t>
      </w:r>
      <w:r>
        <w:t xml:space="preserve">A.2.3.1 and </w:t>
      </w:r>
      <w:r w:rsidRPr="00B6458A">
        <w:t>A.2.3.2).</w:t>
      </w:r>
    </w:p>
    <w:p w14:paraId="537013D1" w14:textId="77777777" w:rsidR="0066445C" w:rsidRPr="0066445C" w:rsidRDefault="004E3B85" w:rsidP="00DF3B60">
      <w:pPr>
        <w:pStyle w:val="Heading3"/>
      </w:pPr>
      <w:bookmarkStart w:id="109" w:name="_Toc146301542"/>
      <w:r>
        <w:lastRenderedPageBreak/>
        <w:t>8.</w:t>
      </w:r>
      <w:r w:rsidR="0066445C" w:rsidRPr="0066445C">
        <w:t>2.3</w:t>
      </w:r>
      <w:r w:rsidR="0066445C" w:rsidRPr="0066445C">
        <w:tab/>
        <w:t>Clock synchronization</w:t>
      </w:r>
      <w:bookmarkEnd w:id="109"/>
    </w:p>
    <w:p w14:paraId="0DB50D26" w14:textId="77777777" w:rsidR="0066445C" w:rsidRPr="0066445C" w:rsidRDefault="004E3B85" w:rsidP="00DF3B60">
      <w:pPr>
        <w:pStyle w:val="Heading4"/>
      </w:pPr>
      <w:bookmarkStart w:id="110" w:name="_Toc146301543"/>
      <w:r>
        <w:t>8.</w:t>
      </w:r>
      <w:r w:rsidR="0066445C" w:rsidRPr="0066445C">
        <w:t>2.3.1</w:t>
      </w:r>
      <w:r w:rsidR="00DF3B60">
        <w:tab/>
      </w:r>
      <w:r w:rsidR="0066445C" w:rsidRPr="0066445C">
        <w:t>Description</w:t>
      </w:r>
      <w:bookmarkEnd w:id="110"/>
    </w:p>
    <w:p w14:paraId="75C62492" w14:textId="77777777" w:rsidR="0066445C" w:rsidRPr="00160951" w:rsidRDefault="0066445C" w:rsidP="0066445C">
      <w:r w:rsidRPr="00160951">
        <w:t xml:space="preserve">This clause lists the service level requirements and performance requirements applicable to the 5G system for supporting clock synchronization for indirect network connection, </w:t>
      </w:r>
      <w:r>
        <w:t>build</w:t>
      </w:r>
      <w:r w:rsidRPr="00160951">
        <w:t xml:space="preserve">ing </w:t>
      </w:r>
      <w:r>
        <w:t xml:space="preserve">on </w:t>
      </w:r>
      <w:r w:rsidRPr="00160951">
        <w:t>the description already provided in Clause 5.6.0.</w:t>
      </w:r>
    </w:p>
    <w:p w14:paraId="4D75F6F7" w14:textId="77777777" w:rsidR="0066445C" w:rsidRPr="0066445C" w:rsidRDefault="004E3B85" w:rsidP="00DF3B60">
      <w:pPr>
        <w:pStyle w:val="Heading4"/>
      </w:pPr>
      <w:bookmarkStart w:id="111" w:name="_Toc146301544"/>
      <w:r>
        <w:t>8.</w:t>
      </w:r>
      <w:r w:rsidR="0066445C" w:rsidRPr="0066445C">
        <w:t>2.3.2</w:t>
      </w:r>
      <w:r w:rsidR="00DF3B60">
        <w:tab/>
      </w:r>
      <w:r w:rsidR="0066445C" w:rsidRPr="0066445C">
        <w:t>Clock synchronization requirements</w:t>
      </w:r>
      <w:bookmarkEnd w:id="111"/>
    </w:p>
    <w:p w14:paraId="41903A5F" w14:textId="77777777" w:rsidR="0066445C" w:rsidRDefault="0066445C" w:rsidP="0066445C">
      <w:pPr>
        <w:rPr>
          <w:lang w:eastAsia="zh-CN"/>
        </w:rPr>
      </w:pPr>
      <w:r w:rsidRPr="00B6458A">
        <w:rPr>
          <w:lang w:eastAsia="zh-CN"/>
        </w:rPr>
        <w:t xml:space="preserve">The 5G system shall be able to support </w:t>
      </w:r>
      <w:r>
        <w:rPr>
          <w:lang w:eastAsia="zh-CN"/>
        </w:rPr>
        <w:t>clock</w:t>
      </w:r>
      <w:r w:rsidRPr="00B6458A">
        <w:rPr>
          <w:lang w:eastAsia="zh-CN"/>
        </w:rPr>
        <w:t xml:space="preserve"> synchronization (working clock domain) </w:t>
      </w:r>
      <w:r>
        <w:rPr>
          <w:lang w:eastAsia="zh-CN"/>
        </w:rPr>
        <w:t>for</w:t>
      </w:r>
      <w:r w:rsidRPr="00B6458A">
        <w:rPr>
          <w:lang w:eastAsia="zh-CN"/>
        </w:rPr>
        <w:t xml:space="preserve"> UEs </w:t>
      </w:r>
      <w:r>
        <w:rPr>
          <w:lang w:eastAsia="zh-CN"/>
        </w:rPr>
        <w:t>using indirect network connection</w:t>
      </w:r>
      <w:r w:rsidRPr="00B6458A">
        <w:rPr>
          <w:lang w:eastAsia="zh-CN"/>
        </w:rPr>
        <w:t>.</w:t>
      </w:r>
    </w:p>
    <w:p w14:paraId="551C23C7" w14:textId="77777777" w:rsidR="0066445C" w:rsidRPr="00B64643" w:rsidRDefault="0066445C" w:rsidP="0066445C">
      <w:pPr>
        <w:rPr>
          <w:lang w:eastAsia="zh-CN"/>
        </w:rPr>
      </w:pPr>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w:t>
      </w:r>
      <w:r>
        <w:rPr>
          <w:lang w:eastAsia="zh-CN"/>
        </w:rPr>
        <w:t xml:space="preserve">for </w:t>
      </w:r>
      <w:r w:rsidRPr="009C0988">
        <w:rPr>
          <w:lang w:eastAsia="zh-CN"/>
        </w:rPr>
        <w:t xml:space="preserve">UEs </w:t>
      </w:r>
      <w:r>
        <w:rPr>
          <w:lang w:eastAsia="zh-CN"/>
        </w:rPr>
        <w:t>using</w:t>
      </w:r>
      <w:r w:rsidRPr="009C0988">
        <w:rPr>
          <w:lang w:eastAsia="zh-CN"/>
        </w:rPr>
        <w:t xml:space="preserve"> </w:t>
      </w:r>
      <w:r>
        <w:rPr>
          <w:lang w:eastAsia="zh-CN"/>
        </w:rPr>
        <w:t>indirect network connection</w:t>
      </w:r>
      <w:r w:rsidRPr="00B64643">
        <w:rPr>
          <w:lang w:eastAsia="zh-CN"/>
        </w:rPr>
        <w:t>.</w:t>
      </w:r>
    </w:p>
    <w:p w14:paraId="33957E42"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using indirect network connection. </w:t>
      </w:r>
    </w:p>
    <w:p w14:paraId="09197236"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indirect network connection</w:t>
      </w:r>
      <w:r w:rsidRPr="007755C0">
        <w:rPr>
          <w:lang w:eastAsia="de-DE"/>
        </w:rPr>
        <w:t xml:space="preserve">. </w:t>
      </w:r>
    </w:p>
    <w:p w14:paraId="303F38FE"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connected by indirect network connection</w:t>
      </w:r>
      <w:r w:rsidRPr="00121DE7">
        <w:rPr>
          <w:lang w:eastAsia="zh-CN"/>
        </w:rPr>
        <w:t xml:space="preserve">, that is interoperable with the corresponding mechanisms of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[28] profile or 5G sync domain</w:t>
      </w:r>
      <w:r w:rsidRPr="00121DE7">
        <w:rPr>
          <w:lang w:eastAsia="zh-CN"/>
        </w:rPr>
        <w:t>.</w:t>
      </w:r>
    </w:p>
    <w:p w14:paraId="047A24AB" w14:textId="77777777" w:rsidR="0066445C" w:rsidRDefault="0066445C" w:rsidP="0066445C">
      <w:pPr>
        <w:rPr>
          <w:lang w:eastAsia="zh-CN"/>
        </w:rPr>
      </w:pPr>
      <w:r w:rsidRPr="00B50E97">
        <w:rPr>
          <w:lang w:eastAsia="zh-CN"/>
        </w:rPr>
        <w:t>For indirect network connection</w:t>
      </w:r>
      <w:r>
        <w:rPr>
          <w:lang w:eastAsia="zh-CN"/>
        </w:rPr>
        <w:t xml:space="preserve"> between UEs using one UE-to-network relay</w:t>
      </w:r>
      <w:r w:rsidRPr="00B50E97">
        <w:rPr>
          <w:lang w:eastAsia="zh-CN"/>
        </w:rPr>
        <w:t xml:space="preserve">, the 5G system shall be able to support a 5GS synchronicity budget for </w:t>
      </w:r>
      <w:r>
        <w:rPr>
          <w:lang w:eastAsia="zh-CN"/>
        </w:rPr>
        <w:t>clock</w:t>
      </w:r>
      <w:r w:rsidRPr="00B50E97">
        <w:rPr>
          <w:lang w:eastAsia="zh-CN"/>
        </w:rPr>
        <w:t xml:space="preserve"> synchronization according to Table </w:t>
      </w:r>
      <w:r w:rsidR="004E3B85">
        <w:rPr>
          <w:lang w:eastAsia="zh-CN"/>
        </w:rPr>
        <w:t>8.</w:t>
      </w:r>
      <w:r w:rsidRPr="00B50E97">
        <w:rPr>
          <w:lang w:eastAsia="zh-CN"/>
        </w:rPr>
        <w:t>2.</w:t>
      </w:r>
      <w:r>
        <w:rPr>
          <w:lang w:eastAsia="zh-CN"/>
        </w:rPr>
        <w:t>3.2</w:t>
      </w:r>
      <w:r w:rsidRPr="00B50E97">
        <w:rPr>
          <w:lang w:eastAsia="zh-CN"/>
        </w:rPr>
        <w:t>-</w:t>
      </w:r>
      <w:r>
        <w:rPr>
          <w:lang w:eastAsia="zh-CN"/>
        </w:rPr>
        <w:t>1</w:t>
      </w:r>
      <w:r w:rsidRPr="00B50E97">
        <w:rPr>
          <w:lang w:eastAsia="zh-CN"/>
        </w:rPr>
        <w:t>.</w:t>
      </w:r>
    </w:p>
    <w:p w14:paraId="5CDD7708" w14:textId="77777777" w:rsidR="0066445C" w:rsidRPr="00512887" w:rsidRDefault="0066445C" w:rsidP="0066445C">
      <w:pPr>
        <w:pStyle w:val="TH"/>
      </w:pPr>
      <w:r w:rsidRPr="00512887">
        <w:t xml:space="preserve">Table </w:t>
      </w:r>
      <w:bookmarkStart w:id="112" w:name="_Hlk81300631"/>
      <w:r w:rsidR="004E3B85">
        <w:t>8.</w:t>
      </w:r>
      <w:r w:rsidRPr="00512887">
        <w:t>2.</w:t>
      </w:r>
      <w:r>
        <w:t>3.2-1</w:t>
      </w:r>
      <w:bookmarkEnd w:id="112"/>
      <w:r w:rsidRPr="00512887">
        <w:t xml:space="preserve">: Indirect network connection clock synchronization service performance requirements for 5G System </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843"/>
        <w:gridCol w:w="1559"/>
        <w:gridCol w:w="2235"/>
      </w:tblGrid>
      <w:tr w:rsidR="0066445C" w:rsidRPr="00B03994" w14:paraId="7C379626" w14:textId="77777777" w:rsidTr="00176FE2">
        <w:trPr>
          <w:cantSplit/>
          <w:tblHeader/>
        </w:trPr>
        <w:tc>
          <w:tcPr>
            <w:tcW w:w="1951" w:type="dxa"/>
          </w:tcPr>
          <w:p w14:paraId="372C4F9D" w14:textId="77777777" w:rsidR="0066445C" w:rsidRPr="00512887" w:rsidRDefault="0066445C" w:rsidP="00176FE2">
            <w:pPr>
              <w:pStyle w:val="TAH"/>
            </w:pPr>
            <w:r w:rsidRPr="00512887">
              <w:t>Number of devices in one communication group for clock synchronization</w:t>
            </w:r>
          </w:p>
        </w:tc>
        <w:tc>
          <w:tcPr>
            <w:tcW w:w="1276" w:type="dxa"/>
            <w:shd w:val="clear" w:color="auto" w:fill="auto"/>
          </w:tcPr>
          <w:p w14:paraId="39F70E7B" w14:textId="77777777" w:rsidR="0066445C" w:rsidRPr="00512887" w:rsidRDefault="0066445C" w:rsidP="00176FE2">
            <w:pPr>
              <w:pStyle w:val="TAH"/>
            </w:pPr>
            <w:r w:rsidRPr="00512887">
              <w:t>UE density [UE / m²]</w:t>
            </w:r>
          </w:p>
        </w:tc>
        <w:tc>
          <w:tcPr>
            <w:tcW w:w="1843" w:type="dxa"/>
            <w:shd w:val="clear" w:color="auto" w:fill="auto"/>
          </w:tcPr>
          <w:p w14:paraId="55F3535B" w14:textId="77777777" w:rsidR="0066445C" w:rsidRPr="00512887" w:rsidRDefault="0066445C" w:rsidP="00176FE2">
            <w:pPr>
              <w:pStyle w:val="TAH"/>
            </w:pPr>
            <w:r w:rsidRPr="00512887">
              <w:t xml:space="preserve">5GS synchronicity budget requirement </w:t>
            </w:r>
          </w:p>
          <w:p w14:paraId="72D1BF9E" w14:textId="77777777" w:rsidR="0066445C" w:rsidRPr="00512887" w:rsidRDefault="0066445C" w:rsidP="00176FE2">
            <w:pPr>
              <w:pStyle w:val="TAH"/>
            </w:pPr>
            <w:r w:rsidRPr="00512887">
              <w:t>(note 1)</w:t>
            </w:r>
          </w:p>
        </w:tc>
        <w:tc>
          <w:tcPr>
            <w:tcW w:w="1559" w:type="dxa"/>
          </w:tcPr>
          <w:p w14:paraId="73B11060" w14:textId="77777777" w:rsidR="0066445C" w:rsidRPr="00512887" w:rsidRDefault="0066445C" w:rsidP="00176FE2">
            <w:pPr>
              <w:pStyle w:val="TAH"/>
            </w:pPr>
            <w:r w:rsidRPr="00512887">
              <w:t xml:space="preserve">Service area </w:t>
            </w:r>
          </w:p>
          <w:p w14:paraId="6ACE1601" w14:textId="77777777" w:rsidR="0066445C" w:rsidRPr="00512887" w:rsidRDefault="0066445C" w:rsidP="00176FE2">
            <w:pPr>
              <w:pStyle w:val="TAH"/>
            </w:pPr>
            <w:r w:rsidRPr="00512887">
              <w:t>(note 2)</w:t>
            </w:r>
          </w:p>
        </w:tc>
        <w:tc>
          <w:tcPr>
            <w:tcW w:w="2235" w:type="dxa"/>
          </w:tcPr>
          <w:p w14:paraId="7F2F0A30" w14:textId="77777777" w:rsidR="0066445C" w:rsidRPr="00512887" w:rsidRDefault="0066445C" w:rsidP="00176FE2">
            <w:pPr>
              <w:pStyle w:val="TAH"/>
            </w:pPr>
            <w:r w:rsidRPr="00512887">
              <w:t>Scenario</w:t>
            </w:r>
          </w:p>
          <w:p w14:paraId="4AA6CDF2" w14:textId="77777777" w:rsidR="0066445C" w:rsidRPr="00512887" w:rsidRDefault="0066445C" w:rsidP="00176FE2">
            <w:pPr>
              <w:pStyle w:val="TAH"/>
            </w:pPr>
          </w:p>
        </w:tc>
      </w:tr>
      <w:tr w:rsidR="0066445C" w:rsidRPr="00B03994" w14:paraId="4DEA8ECC" w14:textId="77777777" w:rsidTr="00176FE2">
        <w:trPr>
          <w:cantSplit/>
        </w:trPr>
        <w:tc>
          <w:tcPr>
            <w:tcW w:w="1951" w:type="dxa"/>
          </w:tcPr>
          <w:p w14:paraId="7B883CD1" w14:textId="77777777" w:rsidR="0066445C" w:rsidRPr="00512887" w:rsidRDefault="0066445C" w:rsidP="00176FE2">
            <w:pPr>
              <w:pStyle w:val="TAL"/>
              <w:jc w:val="center"/>
            </w:pPr>
            <w:r w:rsidRPr="00457CAE">
              <w:t>10 to 20</w:t>
            </w:r>
            <w:r>
              <w:t xml:space="preserve"> UEs</w:t>
            </w:r>
          </w:p>
        </w:tc>
        <w:tc>
          <w:tcPr>
            <w:tcW w:w="1276" w:type="dxa"/>
            <w:shd w:val="clear" w:color="auto" w:fill="auto"/>
          </w:tcPr>
          <w:p w14:paraId="3492186F" w14:textId="77777777" w:rsidR="0066445C" w:rsidRPr="00512887" w:rsidRDefault="0066445C" w:rsidP="00176FE2">
            <w:pPr>
              <w:pStyle w:val="TAL"/>
              <w:jc w:val="center"/>
            </w:pPr>
            <w:r w:rsidRPr="00512887">
              <w:t>-</w:t>
            </w:r>
          </w:p>
        </w:tc>
        <w:tc>
          <w:tcPr>
            <w:tcW w:w="1843" w:type="dxa"/>
            <w:shd w:val="clear" w:color="auto" w:fill="auto"/>
          </w:tcPr>
          <w:p w14:paraId="63C03390" w14:textId="77777777" w:rsidR="0066445C" w:rsidRPr="00512887" w:rsidRDefault="0066445C" w:rsidP="00176FE2">
            <w:pPr>
              <w:pStyle w:val="TAL"/>
              <w:jc w:val="center"/>
              <w:rPr>
                <w:rFonts w:cs="Arial"/>
                <w:szCs w:val="24"/>
              </w:rPr>
            </w:pPr>
            <w:r>
              <w:rPr>
                <w:rFonts w:cs="Arial"/>
                <w:szCs w:val="18"/>
              </w:rPr>
              <w:t>&lt; 1 ms</w:t>
            </w:r>
          </w:p>
        </w:tc>
        <w:tc>
          <w:tcPr>
            <w:tcW w:w="1559" w:type="dxa"/>
          </w:tcPr>
          <w:p w14:paraId="5F8701F6" w14:textId="77777777" w:rsidR="0066445C" w:rsidRPr="00512887" w:rsidRDefault="0066445C" w:rsidP="00176FE2">
            <w:pPr>
              <w:pStyle w:val="TAL"/>
            </w:pPr>
            <w:r w:rsidRPr="00457CAE">
              <w:t>≤ 100 m x 100 m x 50 m</w:t>
            </w:r>
          </w:p>
        </w:tc>
        <w:tc>
          <w:tcPr>
            <w:tcW w:w="2235" w:type="dxa"/>
          </w:tcPr>
          <w:p w14:paraId="596334B9" w14:textId="77777777" w:rsidR="0066445C" w:rsidRPr="00512887" w:rsidRDefault="0066445C" w:rsidP="00176FE2">
            <w:pPr>
              <w:pStyle w:val="TAL"/>
            </w:pPr>
            <w:r>
              <w:t>Process automation – closed loop control (A.2.3.1)</w:t>
            </w:r>
          </w:p>
        </w:tc>
      </w:tr>
      <w:tr w:rsidR="0066445C" w:rsidRPr="00B03994" w14:paraId="1A605962" w14:textId="77777777" w:rsidTr="00176FE2">
        <w:trPr>
          <w:cantSplit/>
        </w:trPr>
        <w:tc>
          <w:tcPr>
            <w:tcW w:w="1951" w:type="dxa"/>
          </w:tcPr>
          <w:p w14:paraId="3A751009" w14:textId="77777777" w:rsidR="0066445C" w:rsidRPr="00EF49ED" w:rsidRDefault="0066445C" w:rsidP="00176FE2">
            <w:pPr>
              <w:pStyle w:val="TAL"/>
              <w:jc w:val="center"/>
            </w:pPr>
            <w:r w:rsidRPr="00EF49ED">
              <w:t>≤ 10,000 to 100,000</w:t>
            </w:r>
          </w:p>
        </w:tc>
        <w:tc>
          <w:tcPr>
            <w:tcW w:w="1276" w:type="dxa"/>
            <w:shd w:val="clear" w:color="auto" w:fill="auto"/>
          </w:tcPr>
          <w:p w14:paraId="37F500A3" w14:textId="77777777" w:rsidR="0066445C" w:rsidRPr="00EF49ED" w:rsidRDefault="0066445C" w:rsidP="00176FE2">
            <w:pPr>
              <w:pStyle w:val="TAL"/>
              <w:jc w:val="center"/>
            </w:pPr>
            <w:r w:rsidRPr="00EF49ED">
              <w:t>-</w:t>
            </w:r>
          </w:p>
        </w:tc>
        <w:tc>
          <w:tcPr>
            <w:tcW w:w="1843" w:type="dxa"/>
            <w:shd w:val="clear" w:color="auto" w:fill="auto"/>
          </w:tcPr>
          <w:p w14:paraId="4D263F1C" w14:textId="77777777" w:rsidR="0066445C" w:rsidRPr="00EF49ED" w:rsidRDefault="0066445C" w:rsidP="00176FE2">
            <w:pPr>
              <w:pStyle w:val="TAL"/>
              <w:jc w:val="center"/>
              <w:rPr>
                <w:rFonts w:cs="Arial"/>
                <w:szCs w:val="24"/>
              </w:rPr>
            </w:pPr>
            <w:r w:rsidRPr="00EF49ED">
              <w:rPr>
                <w:rFonts w:cs="Arial"/>
                <w:szCs w:val="24"/>
              </w:rPr>
              <w:t>≤ </w:t>
            </w:r>
            <w:r w:rsidRPr="00EF49ED">
              <w:rPr>
                <w:szCs w:val="24"/>
              </w:rPr>
              <w:t>1 ms</w:t>
            </w:r>
          </w:p>
        </w:tc>
        <w:tc>
          <w:tcPr>
            <w:tcW w:w="1559" w:type="dxa"/>
          </w:tcPr>
          <w:p w14:paraId="4F500377" w14:textId="77777777" w:rsidR="0066445C" w:rsidRPr="00EF49ED" w:rsidRDefault="0066445C" w:rsidP="00176FE2">
            <w:pPr>
              <w:pStyle w:val="TAL"/>
            </w:pPr>
            <w:r w:rsidRPr="00EF49ED">
              <w:t>≤ 10 km x 10 km x 50 m</w:t>
            </w:r>
          </w:p>
        </w:tc>
        <w:tc>
          <w:tcPr>
            <w:tcW w:w="2235" w:type="dxa"/>
          </w:tcPr>
          <w:p w14:paraId="4BA1D475" w14:textId="77777777" w:rsidR="0066445C" w:rsidRPr="00EF49ED" w:rsidRDefault="0066445C" w:rsidP="00176FE2">
            <w:pPr>
              <w:pStyle w:val="TAL"/>
            </w:pPr>
            <w:r w:rsidRPr="00EF49ED">
              <w:t>Process and asset monitoring (A.2.3.2)</w:t>
            </w:r>
          </w:p>
        </w:tc>
      </w:tr>
      <w:tr w:rsidR="0066445C" w:rsidRPr="00B03994" w14:paraId="3116AC1F" w14:textId="77777777" w:rsidTr="00176FE2">
        <w:trPr>
          <w:cantSplit/>
        </w:trPr>
        <w:tc>
          <w:tcPr>
            <w:tcW w:w="8864" w:type="dxa"/>
            <w:gridSpan w:val="5"/>
          </w:tcPr>
          <w:p w14:paraId="7D51C603" w14:textId="77777777" w:rsidR="0066445C" w:rsidRDefault="0066445C" w:rsidP="00176FE2">
            <w:pPr>
              <w:pStyle w:val="TAL"/>
              <w:ind w:left="851" w:hanging="851"/>
              <w:rPr>
                <w:rFonts w:eastAsia="DengXian"/>
              </w:rPr>
            </w:pPr>
            <w:r w:rsidRPr="00512887">
              <w:rPr>
                <w:rFonts w:eastAsia="DengXian"/>
              </w:rPr>
              <w:t>NOTE 1:</w:t>
            </w:r>
            <w:r w:rsidRPr="00512887">
              <w:rPr>
                <w:rFonts w:eastAsia="DengXian"/>
              </w:rPr>
              <w:tab/>
              <w:t>5G synchronicity budget is the time error between ingress and egress of the 5G system on the path of clock synchronization messages (as described in Clause 5.6.0</w:t>
            </w:r>
            <w:r w:rsidRPr="007657C1">
              <w:rPr>
                <w:rFonts w:eastAsia="DengXian"/>
              </w:rPr>
              <w:t xml:space="preserve">). </w:t>
            </w:r>
            <w:r w:rsidRPr="00F547BB">
              <w:rPr>
                <w:rFonts w:eastAsia="DengXian"/>
              </w:rPr>
              <w:t xml:space="preserve">For indirect network connection, </w:t>
            </w:r>
            <w:r>
              <w:rPr>
                <w:rFonts w:eastAsia="DengXian"/>
              </w:rPr>
              <w:t>3 cases are considered:</w:t>
            </w:r>
          </w:p>
          <w:p w14:paraId="452650E2" w14:textId="77777777" w:rsidR="0066445C" w:rsidRDefault="0066445C" w:rsidP="0066445C">
            <w:pPr>
              <w:pStyle w:val="TAL"/>
              <w:numPr>
                <w:ilvl w:val="0"/>
                <w:numId w:val="19"/>
              </w:numPr>
              <w:rPr>
                <w:rFonts w:eastAsia="DengXian"/>
              </w:rPr>
            </w:pPr>
            <w:r w:rsidRPr="007657C1">
              <w:rPr>
                <w:rFonts w:eastAsia="DengXian"/>
              </w:rPr>
              <w:t xml:space="preserve">If </w:t>
            </w:r>
            <w:r>
              <w:rPr>
                <w:rFonts w:eastAsia="DengXian"/>
              </w:rPr>
              <w:t>the path of clock synchronization messages is between device and network side, ingress and egress of the 5G system are</w:t>
            </w:r>
            <w:r w:rsidRPr="007657C1">
              <w:rPr>
                <w:rFonts w:eastAsia="DengXian"/>
              </w:rPr>
              <w:t xml:space="preserve"> </w:t>
            </w:r>
            <w:r>
              <w:rPr>
                <w:rFonts w:eastAsia="DengXian"/>
              </w:rPr>
              <w:t xml:space="preserve">the remote </w:t>
            </w:r>
            <w:r w:rsidRPr="007657C1">
              <w:rPr>
                <w:rFonts w:eastAsia="DengXian"/>
              </w:rPr>
              <w:t>UE</w:t>
            </w:r>
            <w:r>
              <w:rPr>
                <w:rFonts w:eastAsia="DengXian"/>
              </w:rPr>
              <w:t xml:space="preserve"> </w:t>
            </w:r>
            <w:r w:rsidRPr="007657C1">
              <w:rPr>
                <w:rFonts w:eastAsia="DengXian"/>
              </w:rPr>
              <w:t xml:space="preserve">and the </w:t>
            </w:r>
            <w:r>
              <w:rPr>
                <w:rFonts w:eastAsia="DengXian"/>
              </w:rPr>
              <w:t>corresponding UPF on the network side.</w:t>
            </w:r>
          </w:p>
          <w:p w14:paraId="69F9C83D" w14:textId="77777777" w:rsidR="0066445C" w:rsidRDefault="0066445C" w:rsidP="0066445C">
            <w:pPr>
              <w:pStyle w:val="TAL"/>
              <w:numPr>
                <w:ilvl w:val="0"/>
                <w:numId w:val="19"/>
              </w:numPr>
              <w:rPr>
                <w:rFonts w:eastAsia="DengXian"/>
              </w:rPr>
            </w:pPr>
            <w:r>
              <w:rPr>
                <w:rFonts w:eastAsia="DengXian"/>
              </w:rPr>
              <w:t xml:space="preserve">If ingress and egress of the 5G system are at the device side, the 5G synchronicity budget is the time error </w:t>
            </w:r>
            <w:bookmarkStart w:id="113" w:name="_Hlk81300702"/>
            <w:r>
              <w:rPr>
                <w:rFonts w:eastAsia="DengXian"/>
              </w:rPr>
              <w:t>between the involved remote UE and the 5G sync master</w:t>
            </w:r>
            <w:bookmarkEnd w:id="113"/>
            <w:r>
              <w:rPr>
                <w:rFonts w:eastAsia="DengXian"/>
              </w:rPr>
              <w:t>.</w:t>
            </w:r>
          </w:p>
          <w:p w14:paraId="2E83B9B5" w14:textId="77777777" w:rsidR="0066445C" w:rsidRPr="0073150B" w:rsidRDefault="0066445C" w:rsidP="0066445C">
            <w:pPr>
              <w:pStyle w:val="TAL"/>
              <w:numPr>
                <w:ilvl w:val="0"/>
                <w:numId w:val="19"/>
              </w:numPr>
              <w:rPr>
                <w:rFonts w:eastAsia="DengXian"/>
              </w:rPr>
            </w:pPr>
            <w:r w:rsidRPr="001004E5">
              <w:rPr>
                <w:rFonts w:eastAsia="DengXian"/>
              </w:rPr>
              <w:t>I</w:t>
            </w:r>
            <w:r w:rsidRPr="00502C8D">
              <w:rPr>
                <w:rFonts w:eastAsia="DengXian"/>
              </w:rPr>
              <w:t>f the sync</w:t>
            </w:r>
            <w:r w:rsidRPr="00575E4E">
              <w:rPr>
                <w:rFonts w:eastAsia="DengXian"/>
              </w:rPr>
              <w:t xml:space="preserve"> ma</w:t>
            </w:r>
            <w:r w:rsidRPr="00B1437C">
              <w:rPr>
                <w:rFonts w:eastAsia="DengXian"/>
              </w:rPr>
              <w:t xml:space="preserve">ster </w:t>
            </w:r>
            <w:r>
              <w:rPr>
                <w:rFonts w:eastAsia="DengXian"/>
              </w:rPr>
              <w:t xml:space="preserve">is </w:t>
            </w:r>
            <w:r w:rsidRPr="00502C8D">
              <w:rPr>
                <w:rFonts w:eastAsia="DengXian"/>
              </w:rPr>
              <w:t>inside the</w:t>
            </w:r>
            <w:r w:rsidRPr="00575E4E">
              <w:rPr>
                <w:rFonts w:eastAsia="DengXian"/>
              </w:rPr>
              <w:t xml:space="preserve"> 5G</w:t>
            </w:r>
            <w:r w:rsidRPr="00B1437C">
              <w:rPr>
                <w:rFonts w:eastAsia="DengXian"/>
              </w:rPr>
              <w:t xml:space="preserve"> system, </w:t>
            </w:r>
            <w:r w:rsidRPr="0073150B">
              <w:rPr>
                <w:rFonts w:eastAsia="DengXian"/>
              </w:rPr>
              <w:t>the 5G synchronicity budget ingress is the sync master in the 5G system and egress is the</w:t>
            </w:r>
            <w:r>
              <w:rPr>
                <w:rFonts w:eastAsia="DengXian"/>
              </w:rPr>
              <w:t xml:space="preserve"> remote</w:t>
            </w:r>
            <w:r w:rsidRPr="0073150B">
              <w:rPr>
                <w:rFonts w:eastAsia="DengXian"/>
              </w:rPr>
              <w:t xml:space="preserve"> UE.</w:t>
            </w:r>
          </w:p>
          <w:p w14:paraId="0E781DAA" w14:textId="77777777" w:rsidR="0066445C" w:rsidRPr="00457CAE" w:rsidRDefault="0066445C" w:rsidP="00176FE2">
            <w:pPr>
              <w:pStyle w:val="TAL"/>
              <w:ind w:left="851" w:hanging="851"/>
            </w:pPr>
            <w:r w:rsidRPr="007657C1">
              <w:rPr>
                <w:rFonts w:eastAsia="DengXian"/>
              </w:rPr>
              <w:t>NOTE 2:</w:t>
            </w:r>
            <w:r w:rsidRPr="007657C1">
              <w:rPr>
                <w:rFonts w:eastAsia="DengXian"/>
              </w:rPr>
              <w:tab/>
              <w:t>Service Area for indirect network connections</w:t>
            </w:r>
            <w:r w:rsidRPr="00512887">
              <w:rPr>
                <w:rFonts w:eastAsia="DengXian"/>
              </w:rPr>
              <w:t xml:space="preserve"> between UEs (length x width x height).</w:t>
            </w:r>
            <w:r w:rsidRPr="00056C08">
              <w:rPr>
                <w:rFonts w:eastAsia="DengXian"/>
              </w:rPr>
              <w:t xml:space="preserve"> </w:t>
            </w:r>
          </w:p>
        </w:tc>
      </w:tr>
    </w:tbl>
    <w:p w14:paraId="4DD5DEED" w14:textId="77777777" w:rsidR="0066445C" w:rsidRDefault="0066445C" w:rsidP="0066445C"/>
    <w:p w14:paraId="20D616BF" w14:textId="77777777" w:rsidR="0066445C" w:rsidRPr="0066445C" w:rsidRDefault="004E3B85" w:rsidP="00DF3B60">
      <w:pPr>
        <w:pStyle w:val="Heading3"/>
      </w:pPr>
      <w:bookmarkStart w:id="114" w:name="_Toc146301545"/>
      <w:r>
        <w:t>8.</w:t>
      </w:r>
      <w:r w:rsidR="0066445C" w:rsidRPr="0066445C">
        <w:t>2.4</w:t>
      </w:r>
      <w:r w:rsidR="0066445C" w:rsidRPr="0066445C">
        <w:tab/>
        <w:t>Service Continuity</w:t>
      </w:r>
      <w:bookmarkEnd w:id="114"/>
    </w:p>
    <w:p w14:paraId="50335F66" w14:textId="77777777" w:rsidR="0066445C" w:rsidRPr="00B6458A" w:rsidRDefault="0066445C" w:rsidP="0066445C">
      <w:pPr>
        <w:rPr>
          <w:lang w:eastAsia="zh-CN"/>
        </w:rPr>
      </w:pPr>
      <w:r w:rsidRPr="00B6458A">
        <w:rPr>
          <w:lang w:eastAsia="zh-CN"/>
        </w:rPr>
        <w:t xml:space="preserve">The 5G system shall be able to </w:t>
      </w:r>
      <w:r>
        <w:rPr>
          <w:lang w:eastAsia="zh-CN"/>
        </w:rPr>
        <w:t>minimize service disruption for</w:t>
      </w:r>
      <w:r w:rsidRPr="00B6458A">
        <w:rPr>
          <w:lang w:eastAsia="zh-CN"/>
        </w:rPr>
        <w:t xml:space="preserve"> a</w:t>
      </w:r>
      <w:r w:rsidRPr="00D879D9">
        <w:rPr>
          <w:lang w:eastAsia="zh-CN"/>
        </w:rPr>
        <w:t xml:space="preserve"> UE</w:t>
      </w:r>
      <w:r w:rsidRPr="00B6458A">
        <w:rPr>
          <w:lang w:eastAsia="zh-CN"/>
        </w:rPr>
        <w:t xml:space="preserve"> using</w:t>
      </w:r>
      <w:r>
        <w:rPr>
          <w:lang w:eastAsia="zh-CN"/>
        </w:rPr>
        <w:t xml:space="preserve"> indirect network connection</w:t>
      </w:r>
      <w:r w:rsidRPr="00B6458A">
        <w:rPr>
          <w:lang w:eastAsia="zh-CN"/>
        </w:rPr>
        <w:t xml:space="preserve"> with respective service performance requirements in Table 5.2-1</w:t>
      </w:r>
      <w:r>
        <w:rPr>
          <w:lang w:eastAsia="zh-CN"/>
        </w:rPr>
        <w:t xml:space="preserve"> </w:t>
      </w:r>
      <w:r w:rsidRPr="00B6458A">
        <w:rPr>
          <w:lang w:eastAsia="zh-CN"/>
        </w:rPr>
        <w:t xml:space="preserve">related to </w:t>
      </w:r>
      <w:r>
        <w:rPr>
          <w:lang w:eastAsia="zh-CN"/>
        </w:rPr>
        <w:t>process automation,</w:t>
      </w:r>
      <w:r w:rsidRPr="00B6458A">
        <w:rPr>
          <w:lang w:eastAsia="zh-CN"/>
        </w:rPr>
        <w:t xml:space="preserve"> when </w:t>
      </w:r>
      <w:r w:rsidRPr="00D879D9">
        <w:rPr>
          <w:lang w:eastAsia="zh-CN"/>
        </w:rPr>
        <w:t xml:space="preserve">the </w:t>
      </w:r>
      <w:r>
        <w:rPr>
          <w:lang w:eastAsia="zh-CN"/>
        </w:rPr>
        <w:t>UE</w:t>
      </w:r>
      <w:r w:rsidRPr="00B6458A">
        <w:rPr>
          <w:lang w:eastAsia="zh-CN"/>
        </w:rPr>
        <w:t xml:space="preserve"> moves between a non-public network and a PLMN (subject to operator policies and agreement between the operators and service providers).</w:t>
      </w:r>
    </w:p>
    <w:p w14:paraId="5DDFA6DE" w14:textId="77777777" w:rsidR="00D93F66" w:rsidRPr="00457CAE" w:rsidRDefault="004E3B85" w:rsidP="00DF3B60">
      <w:pPr>
        <w:pStyle w:val="Heading1"/>
      </w:pPr>
      <w:bookmarkStart w:id="115" w:name="_Toc146301546"/>
      <w:r>
        <w:lastRenderedPageBreak/>
        <w:t>9</w:t>
      </w:r>
      <w:r w:rsidR="00D93F66">
        <w:tab/>
        <w:t>Recovery of infrastructure for electrical distribution</w:t>
      </w:r>
      <w:bookmarkEnd w:id="115"/>
    </w:p>
    <w:p w14:paraId="6811722E" w14:textId="77777777" w:rsidR="00D93F66" w:rsidRDefault="004E3B85" w:rsidP="00DF3B60">
      <w:pPr>
        <w:pStyle w:val="Heading2"/>
      </w:pPr>
      <w:bookmarkStart w:id="116" w:name="_Toc146301547"/>
      <w:r>
        <w:t>9.</w:t>
      </w:r>
      <w:r w:rsidR="00D93F66">
        <w:t>1</w:t>
      </w:r>
      <w:r w:rsidR="00D93F66">
        <w:tab/>
        <w:t>Description</w:t>
      </w:r>
      <w:bookmarkEnd w:id="116"/>
    </w:p>
    <w:p w14:paraId="00563F42" w14:textId="77777777" w:rsidR="00D93F66" w:rsidRPr="00F4300A" w:rsidRDefault="00D93F66" w:rsidP="00D93F66">
      <w:r>
        <w:t>The robustness of the infrastructure for electrical power distribution may depend upon the possibility to operate telecommunication networks even during an energy system incident, in which electricity cannot be delivered to some network operator facilities. Through coordination between the network operator and the energy system operator, increases in the ability to recover the energy system operation can be achieved.</w:t>
      </w:r>
    </w:p>
    <w:p w14:paraId="07C573B6" w14:textId="77777777" w:rsidR="00D93F66" w:rsidRDefault="004E3B85" w:rsidP="00DF3B60">
      <w:pPr>
        <w:pStyle w:val="Heading2"/>
        <w:ind w:left="1420" w:hanging="1420"/>
      </w:pPr>
      <w:bookmarkStart w:id="117" w:name="_Toc146301548"/>
      <w:r>
        <w:t>9.</w:t>
      </w:r>
      <w:r w:rsidR="00D93F66">
        <w:t>2</w:t>
      </w:r>
      <w:r w:rsidR="00D93F66">
        <w:tab/>
        <w:t>Requirements</w:t>
      </w:r>
      <w:bookmarkEnd w:id="117"/>
    </w:p>
    <w:p w14:paraId="3CF4D174" w14:textId="77777777" w:rsidR="00D93F66" w:rsidRDefault="00D93F66" w:rsidP="00D93F66">
      <w:r>
        <w:t>Subject to regulatory requirements and operator policy, the 5G system shall support a mechanism by which an MNO can identify the ability of the MNO</w:t>
      </w:r>
      <w:r w:rsidRPr="00002BB9">
        <w:rPr>
          <w:rFonts w:eastAsia="Calibri"/>
        </w:rPr>
        <w:t>'</w:t>
      </w:r>
      <w:r>
        <w:t>s infrastructure to continue operation despite a lack of electrical supply service, specifying which physical regions would be affected in terms of physical topology and the remaining time in which operation is possible.</w:t>
      </w:r>
    </w:p>
    <w:p w14:paraId="17142A2C" w14:textId="77777777" w:rsidR="00D93F66" w:rsidRDefault="00D93F66" w:rsidP="00D93F66">
      <w:pPr>
        <w:pStyle w:val="NO"/>
      </w:pPr>
      <w:r>
        <w:t>NOTE1: This information can facilitate energy distribution system recovery operations.</w:t>
      </w:r>
    </w:p>
    <w:p w14:paraId="7BA298C5" w14:textId="77777777" w:rsidR="00D93F66" w:rsidRDefault="00D93F66" w:rsidP="00D93F66">
      <w:r>
        <w:t>Subject to regulatory requirements, the 5G system shall support a mechanism by which a third party can, in the event of an energy distribution system service interruption, communicate the energy distribution system recovery status in terms of location and time table to the MNO.</w:t>
      </w:r>
    </w:p>
    <w:p w14:paraId="27CBC603" w14:textId="77777777" w:rsidR="00D93F66" w:rsidRPr="0061140D" w:rsidRDefault="00D93F66" w:rsidP="00D93F66">
      <w:pPr>
        <w:pStyle w:val="NO"/>
      </w:pPr>
      <w:r>
        <w:t>NOTE2: This information can facilitate MNO operations to facilitate energy system recovery.</w:t>
      </w:r>
    </w:p>
    <w:p w14:paraId="4F783216" w14:textId="77777777" w:rsidR="00D93F66" w:rsidRPr="00457CAE" w:rsidRDefault="00D93F66" w:rsidP="00AC04F6"/>
    <w:p w14:paraId="51265D64" w14:textId="77777777" w:rsidR="00127324" w:rsidRPr="00457CAE" w:rsidRDefault="00127324" w:rsidP="00DF3B60">
      <w:pPr>
        <w:pStyle w:val="Heading8"/>
      </w:pPr>
      <w:r w:rsidRPr="00457CAE">
        <w:br w:type="page"/>
      </w:r>
      <w:bookmarkStart w:id="118" w:name="_Toc45387358"/>
      <w:bookmarkStart w:id="119" w:name="_Toc146301549"/>
      <w:r w:rsidR="00080512" w:rsidRPr="00457CAE">
        <w:lastRenderedPageBreak/>
        <w:t>Annex A (</w:t>
      </w:r>
      <w:r w:rsidR="00854BC6" w:rsidRPr="00457CAE">
        <w:t>informative</w:t>
      </w:r>
      <w:r w:rsidR="00080512" w:rsidRPr="00457CAE">
        <w:t>):</w:t>
      </w:r>
      <w:r w:rsidR="00A6531E" w:rsidRPr="00457CAE">
        <w:br/>
      </w:r>
      <w:r w:rsidRPr="00457CAE">
        <w:t>Summary of service performance requirements</w:t>
      </w:r>
      <w:bookmarkEnd w:id="118"/>
      <w:bookmarkEnd w:id="119"/>
    </w:p>
    <w:p w14:paraId="47D9B8A5" w14:textId="77777777" w:rsidR="00A6531E" w:rsidRPr="00457CAE" w:rsidRDefault="00A6531E" w:rsidP="00DF3B60">
      <w:pPr>
        <w:pStyle w:val="Heading1"/>
      </w:pPr>
      <w:bookmarkStart w:id="120" w:name="_Hlk527474109"/>
      <w:bookmarkStart w:id="121" w:name="_Toc45387359"/>
      <w:bookmarkStart w:id="122" w:name="_Toc146301550"/>
      <w:r w:rsidRPr="00457CAE">
        <w:t>A</w:t>
      </w:r>
      <w:r w:rsidR="001C613D" w:rsidRPr="00457CAE">
        <w:t>.</w:t>
      </w:r>
      <w:r w:rsidRPr="00457CAE">
        <w:t>1</w:t>
      </w:r>
      <w:r w:rsidRPr="00457CAE">
        <w:tab/>
        <w:t>About the vertical domains addressed in this Annex</w:t>
      </w:r>
      <w:bookmarkEnd w:id="121"/>
      <w:bookmarkEnd w:id="122"/>
    </w:p>
    <w:p w14:paraId="068D5A53" w14:textId="77777777" w:rsidR="00A6531E" w:rsidRPr="00457CAE" w:rsidRDefault="00A6531E" w:rsidP="00A6531E">
      <w:r w:rsidRPr="00457CAE">
        <w:t xml:space="preserve">A vertical domain is an industry or group of enterprises in which similar products or services are developed, produced, and provided. </w:t>
      </w:r>
    </w:p>
    <w:p w14:paraId="77CEE775" w14:textId="77777777" w:rsidR="00A6531E" w:rsidRPr="00457CAE" w:rsidRDefault="00A6531E" w:rsidP="00A6531E"/>
    <w:p w14:paraId="57927461" w14:textId="77777777" w:rsidR="00A6531E" w:rsidRPr="00457CAE" w:rsidRDefault="00A6531E" w:rsidP="00A6531E">
      <w:r w:rsidRPr="00457CAE">
        <w:t>The vertical domains addressed in this Annex are</w:t>
      </w:r>
    </w:p>
    <w:p w14:paraId="28879743" w14:textId="77777777" w:rsidR="00A6531E" w:rsidRPr="00457CAE" w:rsidRDefault="00A6531E" w:rsidP="00A6531E">
      <w:pPr>
        <w:pStyle w:val="B1"/>
        <w:rPr>
          <w:lang w:eastAsia="en-US"/>
        </w:rPr>
      </w:pPr>
      <w:r w:rsidRPr="00457CAE">
        <w:rPr>
          <w:lang w:eastAsia="en-US"/>
        </w:rPr>
        <w:t>-</w:t>
      </w:r>
      <w:r w:rsidRPr="00457CAE">
        <w:rPr>
          <w:lang w:eastAsia="en-US"/>
        </w:rPr>
        <w:tab/>
        <w:t>Factories of the Future (A.2);</w:t>
      </w:r>
    </w:p>
    <w:p w14:paraId="74C2C000" w14:textId="77777777" w:rsidR="00A6531E" w:rsidRPr="00457CAE" w:rsidRDefault="00A6531E" w:rsidP="00A6531E">
      <w:pPr>
        <w:pStyle w:val="B1"/>
        <w:rPr>
          <w:lang w:eastAsia="en-US"/>
        </w:rPr>
      </w:pPr>
      <w:r w:rsidRPr="00457CAE">
        <w:rPr>
          <w:lang w:eastAsia="en-US"/>
        </w:rPr>
        <w:t>-</w:t>
      </w:r>
      <w:r w:rsidRPr="00457CAE">
        <w:rPr>
          <w:lang w:eastAsia="en-US"/>
        </w:rPr>
        <w:tab/>
        <w:t>electric-power distribution (A.4)</w:t>
      </w:r>
      <w:r w:rsidR="003F3494" w:rsidRPr="00457CAE">
        <w:rPr>
          <w:lang w:eastAsia="en-US"/>
        </w:rPr>
        <w:t>;</w:t>
      </w:r>
      <w:r w:rsidR="00325EA8" w:rsidRPr="00457CAE">
        <w:rPr>
          <w:lang w:eastAsia="en-US"/>
        </w:rPr>
        <w:t xml:space="preserve"> and</w:t>
      </w:r>
    </w:p>
    <w:p w14:paraId="6E4CB7F5" w14:textId="77777777" w:rsidR="00BB7FAE" w:rsidRPr="00457CAE" w:rsidRDefault="00A6531E" w:rsidP="00BB7FAE">
      <w:pPr>
        <w:pStyle w:val="B1"/>
      </w:pPr>
      <w:r w:rsidRPr="00457CAE">
        <w:rPr>
          <w:lang w:eastAsia="en-US"/>
        </w:rPr>
        <w:t>-</w:t>
      </w:r>
      <w:r w:rsidRPr="00457CAE">
        <w:rPr>
          <w:lang w:eastAsia="en-US"/>
        </w:rPr>
        <w:tab/>
        <w:t>central power generation (A.5</w:t>
      </w:r>
      <w:bookmarkEnd w:id="120"/>
      <w:r w:rsidR="00BB7FAE" w:rsidRPr="00457CAE">
        <w:t>); and</w:t>
      </w:r>
    </w:p>
    <w:p w14:paraId="103A2ADE" w14:textId="77777777" w:rsidR="00BB7FAE" w:rsidRPr="00457CAE" w:rsidRDefault="00BB7FAE" w:rsidP="005C257D">
      <w:pPr>
        <w:pStyle w:val="B1"/>
        <w:numPr>
          <w:ilvl w:val="0"/>
          <w:numId w:val="16"/>
        </w:numPr>
        <w:rPr>
          <w:lang w:val="en-US"/>
        </w:rPr>
      </w:pPr>
      <w:r w:rsidRPr="00457CAE">
        <w:rPr>
          <w:lang w:val="en-US"/>
        </w:rPr>
        <w:t>Connected hospitals or medical facilities (A.6).</w:t>
      </w:r>
    </w:p>
    <w:p w14:paraId="228B39AD" w14:textId="77777777" w:rsidR="00A6531E" w:rsidRPr="00457CAE" w:rsidRDefault="00A6531E" w:rsidP="00A6531E">
      <w:pPr>
        <w:pStyle w:val="B1"/>
      </w:pPr>
    </w:p>
    <w:p w14:paraId="52307012" w14:textId="77777777" w:rsidR="00A6531E" w:rsidRPr="00457CAE" w:rsidRDefault="00A6531E" w:rsidP="00DF3B60">
      <w:pPr>
        <w:pStyle w:val="Heading1"/>
      </w:pPr>
      <w:bookmarkStart w:id="123" w:name="_Toc45387360"/>
      <w:bookmarkStart w:id="124" w:name="_Toc146301551"/>
      <w:r w:rsidRPr="00457CAE">
        <w:t>A</w:t>
      </w:r>
      <w:r w:rsidR="001C613D" w:rsidRPr="00457CAE">
        <w:t>.</w:t>
      </w:r>
      <w:r w:rsidRPr="00457CAE">
        <w:t>2</w:t>
      </w:r>
      <w:r w:rsidRPr="00457CAE">
        <w:tab/>
        <w:t>Factories of the Future</w:t>
      </w:r>
      <w:bookmarkEnd w:id="123"/>
      <w:bookmarkEnd w:id="124"/>
    </w:p>
    <w:p w14:paraId="274854A8" w14:textId="77777777" w:rsidR="00A6531E" w:rsidRPr="00457CAE" w:rsidRDefault="00A6531E" w:rsidP="00DF3B60">
      <w:pPr>
        <w:pStyle w:val="Heading2"/>
      </w:pPr>
      <w:bookmarkStart w:id="125" w:name="_Toc45387361"/>
      <w:bookmarkStart w:id="126" w:name="_Toc146301552"/>
      <w:r w:rsidRPr="00457CAE">
        <w:t>A</w:t>
      </w:r>
      <w:r w:rsidR="001C613D" w:rsidRPr="00457CAE">
        <w:t>.</w:t>
      </w:r>
      <w:r w:rsidRPr="00457CAE">
        <w:t>2.1</w:t>
      </w:r>
      <w:r w:rsidRPr="00457CAE">
        <w:tab/>
        <w:t>Overview</w:t>
      </w:r>
      <w:bookmarkEnd w:id="125"/>
      <w:bookmarkEnd w:id="126"/>
    </w:p>
    <w:p w14:paraId="1CE47D03" w14:textId="77777777" w:rsidR="00A6531E" w:rsidRPr="00457CAE" w:rsidRDefault="00A6531E" w:rsidP="00A6531E">
      <w:pPr>
        <w:rPr>
          <w:rFonts w:eastAsia="SimSun"/>
          <w:lang w:eastAsia="en-US"/>
        </w:rPr>
      </w:pPr>
      <w:r w:rsidRPr="00457CAE">
        <w:rPr>
          <w:rFonts w:eastAsia="SimSun"/>
          <w:lang w:eastAsia="en-US"/>
        </w:rPr>
        <w:t xml:space="preserve">The manufacturing industry is currently subject to a fundamental change, which is often referred to as the "Fourth Industrial Revolution" or simply "Industry 4.0" </w:t>
      </w:r>
      <w:r w:rsidR="00D8592D" w:rsidRPr="00457CAE">
        <w:rPr>
          <w:rFonts w:eastAsia="SimSun"/>
          <w:lang w:eastAsia="en-US"/>
        </w:rPr>
        <w:t>[15]</w:t>
      </w:r>
      <w:r w:rsidRPr="00457CAE">
        <w:rPr>
          <w:rFonts w:eastAsia="SimSun"/>
          <w:lang w:eastAsia="en-US"/>
        </w:rPr>
        <w:t xml:space="preserve">. The main goals of Industry 4.0 are―among others―the improvement of flexibility, versatility, resource efficiency, cost efficiency, worker support, and quality of industrial production and logistics. These improvements are important for addressing the needs of increasingly volatile and globalised markets. A major enabler for all this </w:t>
      </w:r>
      <w:r w:rsidR="00EE308A">
        <w:rPr>
          <w:rFonts w:eastAsia="SimSun"/>
        </w:rPr>
        <w:t>is</w:t>
      </w:r>
      <w:r w:rsidRPr="00457CAE">
        <w:rPr>
          <w:rFonts w:eastAsia="SimSun"/>
          <w:lang w:eastAsia="en-US"/>
        </w:rPr>
        <w:t xml:space="preserve"> cyber-physical production systems based on a ubiquitous and powerful connectivity, communication, and computing infrastructure. The infrastructure interconnects people, machines, products, and all kinds of other devices in a flexible, secure and consistent manner. Several different application areas can be distinguished:</w:t>
      </w:r>
    </w:p>
    <w:p w14:paraId="049C969D" w14:textId="77777777" w:rsidR="00A6531E" w:rsidRPr="00457CAE" w:rsidRDefault="00A6531E" w:rsidP="00A6531E">
      <w:pPr>
        <w:pStyle w:val="B1"/>
        <w:rPr>
          <w:rFonts w:eastAsia="SimSun"/>
          <w:lang w:eastAsia="en-US"/>
        </w:rPr>
      </w:pPr>
      <w:r w:rsidRPr="00457CAE">
        <w:rPr>
          <w:rFonts w:eastAsia="SimSun"/>
          <w:b/>
          <w:lang w:eastAsia="en-US"/>
        </w:rPr>
        <w:t>1)</w:t>
      </w:r>
      <w:r w:rsidRPr="00457CAE">
        <w:rPr>
          <w:rFonts w:eastAsia="SimSun"/>
          <w:b/>
          <w:lang w:eastAsia="en-US"/>
        </w:rPr>
        <w:tab/>
        <w:t>Factory automation:</w:t>
      </w:r>
      <w:r w:rsidRPr="00457CAE">
        <w:rPr>
          <w:rFonts w:eastAsia="SimSun"/>
          <w:lang w:eastAsia="en-US"/>
        </w:rPr>
        <w:t xml:space="preserve"> Factory automation deals with the automated control, monitoring and optimisation of processes and workflows within a factory. This includes aspects like closed-loop control applications (e.g., based on programmable logic or motion controllers) and robotics, as well as aspects of computer-integrated manufacturing. Factory automation generally represents a key enabler for industrial mass production with high quality and cost-efficiency. Corresponding applications are often characterised by highest requirements on the underlying communication infrastructure, especially in terms of communication service availability, determinism, and latency. In the Factories of the Future, static sequential production systems will be more and more replaced by novel modular production systems offering a high flexibility and versatility. This involves many increasingly mobile production assets, for which powerful wireless communication and localisation services are required. </w:t>
      </w:r>
    </w:p>
    <w:p w14:paraId="064AB332" w14:textId="77777777" w:rsidR="00A6531E" w:rsidRPr="00457CAE" w:rsidRDefault="00A6531E" w:rsidP="00A6531E">
      <w:pPr>
        <w:pStyle w:val="B1"/>
        <w:rPr>
          <w:rFonts w:eastAsia="SimSun"/>
          <w:lang w:eastAsia="en-US"/>
        </w:rPr>
      </w:pPr>
      <w:r w:rsidRPr="00457CAE">
        <w:rPr>
          <w:rFonts w:eastAsia="SimSun"/>
          <w:b/>
          <w:lang w:eastAsia="en-US"/>
        </w:rPr>
        <w:t>2)</w:t>
      </w:r>
      <w:r w:rsidRPr="00457CAE">
        <w:rPr>
          <w:rFonts w:eastAsia="SimSun"/>
          <w:b/>
          <w:lang w:eastAsia="en-US"/>
        </w:rPr>
        <w:tab/>
        <w:t xml:space="preserve">Process automation: </w:t>
      </w:r>
      <w:r w:rsidRPr="00457CAE">
        <w:rPr>
          <w:rFonts w:eastAsia="SimSun"/>
          <w:lang w:eastAsia="en-US"/>
        </w:rPr>
        <w:t>Process automation refers to the control of production and handling of substances like chemicals, food &amp; beverage, pulp, etc. Process automation improves the efficiency of production processes, energy consumption, and safety of the facilities. Sensors measuring process values, such as pressures or temperatures, are working in closed loops via centralised and decentralised controllers. In turn, the controllers interact with actuators, e.g., valves, pumps, heaters. Also, monitoring of attributes such as the filling levels of tanks, quality of material, or environmental data are important, as well as safety warnings or plant shut downs. Workers in the plant are supported by mobile devices. A process automation facility may range from a few 100</w:t>
      </w:r>
      <w:r w:rsidR="00BB44F5" w:rsidRPr="00457CAE">
        <w:rPr>
          <w:rFonts w:eastAsia="SimSun"/>
          <w:lang w:eastAsia="en-US"/>
        </w:rPr>
        <w:t> </w:t>
      </w:r>
      <w:r w:rsidRPr="00457CAE">
        <w:rPr>
          <w:rFonts w:eastAsia="SimSun"/>
          <w:lang w:eastAsia="en-US"/>
        </w:rPr>
        <w:t>m² to several km², and the facility may be geographically distributed. Depending on the size, a production plant may have several 10</w:t>
      </w:r>
      <w:r w:rsidR="00EE308A">
        <w:rPr>
          <w:rFonts w:eastAsia="SimSun"/>
        </w:rPr>
        <w:t>,</w:t>
      </w:r>
      <w:r w:rsidRPr="00457CAE">
        <w:rPr>
          <w:rFonts w:eastAsia="SimSun"/>
          <w:lang w:eastAsia="en-US"/>
        </w:rPr>
        <w:t xml:space="preserve">000 measurement points and actuators. Autarkic device power supply for years is needed in order to stay flexible and to keep the total costs of ownership low. </w:t>
      </w:r>
    </w:p>
    <w:p w14:paraId="7AC93471" w14:textId="77777777" w:rsidR="00A6531E" w:rsidRPr="00457CAE" w:rsidRDefault="00A6531E" w:rsidP="00A6531E">
      <w:pPr>
        <w:pStyle w:val="B1"/>
        <w:rPr>
          <w:rFonts w:eastAsia="SimSun"/>
          <w:lang w:eastAsia="en-US"/>
        </w:rPr>
      </w:pPr>
      <w:r w:rsidRPr="00457CAE">
        <w:rPr>
          <w:rFonts w:eastAsia="SimSun"/>
          <w:b/>
          <w:lang w:eastAsia="en-US"/>
        </w:rPr>
        <w:lastRenderedPageBreak/>
        <w:t>3)</w:t>
      </w:r>
      <w:r w:rsidRPr="00457CAE">
        <w:rPr>
          <w:rFonts w:eastAsia="SimSun"/>
          <w:b/>
          <w:lang w:eastAsia="en-US"/>
        </w:rPr>
        <w:tab/>
        <w:t xml:space="preserve">HMIs and </w:t>
      </w:r>
      <w:r w:rsidR="00BB44F5" w:rsidRPr="00457CAE">
        <w:rPr>
          <w:rFonts w:eastAsia="SimSun"/>
          <w:b/>
          <w:lang w:eastAsia="en-US"/>
        </w:rPr>
        <w:t xml:space="preserve">production </w:t>
      </w:r>
      <w:r w:rsidRPr="00457CAE">
        <w:rPr>
          <w:rFonts w:eastAsia="SimSun"/>
          <w:b/>
          <w:lang w:eastAsia="en-US"/>
        </w:rPr>
        <w:t xml:space="preserve">IT: </w:t>
      </w:r>
      <w:r w:rsidRPr="00457CAE">
        <w:rPr>
          <w:rFonts w:eastAsia="SimSun"/>
          <w:lang w:eastAsia="en-US"/>
        </w:rPr>
        <w:t xml:space="preserve">Human-machine interfaces (HMIs) include all sorts of devices for the interaction between people and production facilities, such as panels attached to a machine or production line, but also standard IT devices, such as laptops, tablet PCs, smartphones, etc. In addition, augmented- and virtual-reality applications are expected to play an increasingly important role in future. </w:t>
      </w:r>
    </w:p>
    <w:p w14:paraId="13EDC47F" w14:textId="77777777" w:rsidR="00A6531E" w:rsidRPr="00457CAE" w:rsidRDefault="00A6531E" w:rsidP="00A6531E">
      <w:pPr>
        <w:pStyle w:val="B1"/>
        <w:rPr>
          <w:rFonts w:eastAsia="SimSun"/>
          <w:lang w:eastAsia="en-US"/>
        </w:rPr>
      </w:pPr>
      <w:r w:rsidRPr="00457CAE">
        <w:rPr>
          <w:rFonts w:eastAsia="SimSun"/>
          <w:lang w:eastAsia="en-US"/>
        </w:rPr>
        <w:t xml:space="preserve">4) </w:t>
      </w:r>
      <w:r w:rsidRPr="00457CAE">
        <w:rPr>
          <w:rFonts w:eastAsia="SimSun"/>
          <w:lang w:eastAsia="en-US"/>
        </w:rPr>
        <w:tab/>
      </w:r>
      <w:r w:rsidRPr="00457CAE">
        <w:rPr>
          <w:rFonts w:eastAsia="SimSun"/>
          <w:b/>
          <w:lang w:eastAsia="en-US"/>
        </w:rPr>
        <w:t>Logistics and warehousing</w:t>
      </w:r>
      <w:r w:rsidRPr="00457CAE">
        <w:rPr>
          <w:rFonts w:eastAsia="SimSun"/>
          <w:lang w:eastAsia="en-US"/>
        </w:rPr>
        <w:t>: Organisation and control of the flow and storage of materials and goods in the context of industrial production. In this respect, intra-logistics is dealing with logistics within a certain property (e.g., within a factory), for example by ensuring the uninterrupted supply of raw materials on the shop floor level using automated guided vehicles (AGVs), fork</w:t>
      </w:r>
      <w:r w:rsidR="00EE308A">
        <w:rPr>
          <w:rFonts w:eastAsia="SimSun"/>
        </w:rPr>
        <w:t>-</w:t>
      </w:r>
      <w:r w:rsidRPr="00457CAE">
        <w:rPr>
          <w:rFonts w:eastAsia="SimSun"/>
          <w:lang w:eastAsia="en-US"/>
        </w:rPr>
        <w:t>lifts, etc. This is to be seen in contrast to logistics between different sites. Warehousing particularly refers to the storage of materials and goods, which is also getting more and more automated, for example based on conveyors, cranes and automated storage and retrieval systems.</w:t>
      </w:r>
    </w:p>
    <w:p w14:paraId="2397EFEA" w14:textId="77777777" w:rsidR="00A6531E" w:rsidRPr="00457CAE" w:rsidRDefault="00A6531E" w:rsidP="00A6531E">
      <w:pPr>
        <w:pStyle w:val="B1"/>
        <w:rPr>
          <w:rFonts w:eastAsia="SimSun"/>
        </w:rPr>
      </w:pPr>
      <w:r w:rsidRPr="00457CAE">
        <w:t>5)</w:t>
      </w:r>
      <w:r w:rsidRPr="00457CAE">
        <w:tab/>
      </w:r>
      <w:r w:rsidRPr="00457CAE">
        <w:rPr>
          <w:b/>
        </w:rPr>
        <w:t>Monitoring and maintenance</w:t>
      </w:r>
      <w:r w:rsidRPr="00457CAE">
        <w:t>: Monitoring of certain processes and/or assets in the context of industrial production without an immediate impact on the processes themselves (in contrast to a typical closed-loop control system in factory automation, for example). This particularly includes applications such as condition monitoring and predictive maintenance based on sensor data, but also big data analytics for optimising future parameter sets of a certain process, for instance. For these use cases, the data acquisition process is typically not latency-critical.</w:t>
      </w:r>
    </w:p>
    <w:p w14:paraId="16DBAB31" w14:textId="77777777" w:rsidR="00A6531E" w:rsidRPr="00457CAE" w:rsidRDefault="00A6531E" w:rsidP="00A6531E">
      <w:pPr>
        <w:rPr>
          <w:rFonts w:eastAsia="SimSun"/>
          <w:lang w:eastAsia="en-US"/>
        </w:rPr>
      </w:pPr>
      <w:r w:rsidRPr="00457CAE">
        <w:rPr>
          <w:rFonts w:eastAsia="SimSun"/>
          <w:lang w:eastAsia="en-US"/>
        </w:rPr>
        <w:t xml:space="preserve">For each of these application areas, a multitude of potential use cases exists, some of which are outlined in the following </w:t>
      </w:r>
      <w:r w:rsidR="00866B63" w:rsidRPr="00457CAE">
        <w:rPr>
          <w:rFonts w:eastAsia="SimSun"/>
          <w:lang w:eastAsia="en-US"/>
        </w:rPr>
        <w:t>s</w:t>
      </w:r>
      <w:r w:rsidRPr="00457CAE">
        <w:rPr>
          <w:rFonts w:eastAsia="SimSun"/>
          <w:lang w:eastAsia="en-US"/>
        </w:rPr>
        <w:t>ubclauses. These use cases can be mapped to the given application areas (see Table A</w:t>
      </w:r>
      <w:r w:rsidR="001C613D" w:rsidRPr="00457CAE">
        <w:rPr>
          <w:rFonts w:eastAsia="SimSun"/>
        </w:rPr>
        <w:t>.</w:t>
      </w:r>
      <w:r w:rsidRPr="00457CAE">
        <w:rPr>
          <w:rFonts w:eastAsia="SimSun"/>
          <w:lang w:eastAsia="en-US"/>
        </w:rPr>
        <w:t>2.1-1).</w:t>
      </w:r>
    </w:p>
    <w:p w14:paraId="04433FB6" w14:textId="77777777" w:rsidR="00A6531E" w:rsidRPr="00457CAE" w:rsidRDefault="00A6531E" w:rsidP="00A6531E">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2.1-1: Mapping of the considered use cases (columns) to application areas (rows)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624"/>
        <w:gridCol w:w="624"/>
        <w:gridCol w:w="624"/>
        <w:gridCol w:w="624"/>
        <w:gridCol w:w="624"/>
        <w:gridCol w:w="624"/>
        <w:gridCol w:w="624"/>
        <w:gridCol w:w="624"/>
        <w:gridCol w:w="624"/>
      </w:tblGrid>
      <w:tr w:rsidR="00A6531E" w:rsidRPr="00457CAE" w14:paraId="55951D5A" w14:textId="77777777" w:rsidTr="00557CF5">
        <w:trPr>
          <w:cantSplit/>
          <w:trHeight w:val="2154"/>
          <w:jc w:val="center"/>
        </w:trPr>
        <w:tc>
          <w:tcPr>
            <w:tcW w:w="2886" w:type="dxa"/>
            <w:shd w:val="clear" w:color="auto" w:fill="auto"/>
          </w:tcPr>
          <w:p w14:paraId="22EFD27B" w14:textId="77777777" w:rsidR="00A6531E" w:rsidRPr="00457CAE" w:rsidRDefault="00A6531E" w:rsidP="00557CF5">
            <w:pPr>
              <w:keepNext/>
              <w:keepLines/>
              <w:jc w:val="center"/>
              <w:rPr>
                <w:rFonts w:ascii="Arial" w:eastAsia="SimSun" w:hAnsi="Arial"/>
                <w:b/>
                <w:sz w:val="18"/>
                <w:lang w:eastAsia="en-US"/>
              </w:rPr>
            </w:pPr>
          </w:p>
        </w:tc>
        <w:tc>
          <w:tcPr>
            <w:tcW w:w="624" w:type="dxa"/>
            <w:shd w:val="clear" w:color="auto" w:fill="auto"/>
            <w:textDirection w:val="btLr"/>
            <w:vAlign w:val="center"/>
          </w:tcPr>
          <w:p w14:paraId="656A7659"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Motion control</w:t>
            </w:r>
          </w:p>
        </w:tc>
        <w:tc>
          <w:tcPr>
            <w:tcW w:w="624" w:type="dxa"/>
            <w:shd w:val="clear" w:color="auto" w:fill="auto"/>
            <w:textDirection w:val="btLr"/>
            <w:vAlign w:val="center"/>
          </w:tcPr>
          <w:p w14:paraId="404B20FA"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Control-to-control</w:t>
            </w:r>
          </w:p>
        </w:tc>
        <w:tc>
          <w:tcPr>
            <w:tcW w:w="624" w:type="dxa"/>
            <w:shd w:val="clear" w:color="auto" w:fill="auto"/>
            <w:textDirection w:val="btLr"/>
            <w:vAlign w:val="center"/>
          </w:tcPr>
          <w:p w14:paraId="1D3CFF33"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control panels with safety</w:t>
            </w:r>
          </w:p>
        </w:tc>
        <w:tc>
          <w:tcPr>
            <w:tcW w:w="624" w:type="dxa"/>
            <w:shd w:val="clear" w:color="auto" w:fill="auto"/>
            <w:textDirection w:val="btLr"/>
            <w:vAlign w:val="center"/>
          </w:tcPr>
          <w:p w14:paraId="4816FBFA"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robots</w:t>
            </w:r>
          </w:p>
        </w:tc>
        <w:tc>
          <w:tcPr>
            <w:tcW w:w="624" w:type="dxa"/>
            <w:shd w:val="clear" w:color="auto" w:fill="auto"/>
            <w:textDirection w:val="btLr"/>
            <w:vAlign w:val="center"/>
          </w:tcPr>
          <w:p w14:paraId="34CD855B"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Remote access and maintenance</w:t>
            </w:r>
          </w:p>
        </w:tc>
        <w:tc>
          <w:tcPr>
            <w:tcW w:w="624" w:type="dxa"/>
            <w:shd w:val="clear" w:color="auto" w:fill="auto"/>
            <w:textDirection w:val="btLr"/>
            <w:vAlign w:val="center"/>
          </w:tcPr>
          <w:p w14:paraId="4B81BE3D"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Augmented reality</w:t>
            </w:r>
          </w:p>
        </w:tc>
        <w:tc>
          <w:tcPr>
            <w:tcW w:w="624" w:type="dxa"/>
            <w:textDirection w:val="btLr"/>
            <w:vAlign w:val="center"/>
          </w:tcPr>
          <w:p w14:paraId="4B6BFD41"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Closed-loop process control</w:t>
            </w:r>
          </w:p>
        </w:tc>
        <w:tc>
          <w:tcPr>
            <w:tcW w:w="624" w:type="dxa"/>
            <w:textDirection w:val="btLr"/>
            <w:vAlign w:val="center"/>
          </w:tcPr>
          <w:p w14:paraId="08DF9151"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Process monitoring</w:t>
            </w:r>
          </w:p>
        </w:tc>
        <w:tc>
          <w:tcPr>
            <w:tcW w:w="624" w:type="dxa"/>
            <w:textDirection w:val="btLr"/>
            <w:vAlign w:val="center"/>
          </w:tcPr>
          <w:p w14:paraId="03D676B8"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Plant asset management</w:t>
            </w:r>
          </w:p>
        </w:tc>
      </w:tr>
      <w:tr w:rsidR="00A6531E" w:rsidRPr="00457CAE" w14:paraId="04A8EB7F" w14:textId="77777777" w:rsidTr="00557CF5">
        <w:trPr>
          <w:jc w:val="center"/>
        </w:trPr>
        <w:tc>
          <w:tcPr>
            <w:tcW w:w="2886" w:type="dxa"/>
            <w:shd w:val="clear" w:color="auto" w:fill="auto"/>
            <w:vAlign w:val="center"/>
          </w:tcPr>
          <w:p w14:paraId="5493DB7D" w14:textId="77777777" w:rsidR="00A6531E" w:rsidRPr="00457CAE" w:rsidRDefault="00A6531E" w:rsidP="0023489E">
            <w:pPr>
              <w:pStyle w:val="TAL"/>
              <w:rPr>
                <w:rFonts w:eastAsia="SimSun"/>
                <w:lang w:eastAsia="en-US"/>
              </w:rPr>
            </w:pPr>
            <w:r w:rsidRPr="00457CAE">
              <w:rPr>
                <w:rFonts w:eastAsia="SimSun"/>
                <w:lang w:eastAsia="en-US"/>
              </w:rPr>
              <w:t>Factory automation</w:t>
            </w:r>
          </w:p>
        </w:tc>
        <w:tc>
          <w:tcPr>
            <w:tcW w:w="624" w:type="dxa"/>
            <w:shd w:val="clear" w:color="auto" w:fill="auto"/>
            <w:vAlign w:val="center"/>
          </w:tcPr>
          <w:p w14:paraId="4758236D"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B53DE59"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7B85B653" w14:textId="77777777" w:rsidR="00A6531E" w:rsidRPr="00457CAE" w:rsidRDefault="00A6531E" w:rsidP="0023489E">
            <w:pPr>
              <w:pStyle w:val="TAL"/>
              <w:rPr>
                <w:rFonts w:eastAsia="SimSun"/>
                <w:lang w:eastAsia="en-US"/>
              </w:rPr>
            </w:pPr>
          </w:p>
        </w:tc>
        <w:tc>
          <w:tcPr>
            <w:tcW w:w="624" w:type="dxa"/>
            <w:shd w:val="clear" w:color="auto" w:fill="auto"/>
            <w:vAlign w:val="center"/>
          </w:tcPr>
          <w:p w14:paraId="53B07E9E"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34F665F7" w14:textId="77777777" w:rsidR="00A6531E" w:rsidRPr="00457CAE" w:rsidRDefault="00A6531E" w:rsidP="0023489E">
            <w:pPr>
              <w:pStyle w:val="TAL"/>
              <w:rPr>
                <w:rFonts w:eastAsia="SimSun"/>
                <w:lang w:eastAsia="en-US"/>
              </w:rPr>
            </w:pPr>
          </w:p>
        </w:tc>
        <w:tc>
          <w:tcPr>
            <w:tcW w:w="624" w:type="dxa"/>
            <w:shd w:val="clear" w:color="auto" w:fill="auto"/>
            <w:vAlign w:val="center"/>
          </w:tcPr>
          <w:p w14:paraId="6BB28427" w14:textId="77777777" w:rsidR="00A6531E" w:rsidRPr="00457CAE" w:rsidRDefault="00A6531E" w:rsidP="0023489E">
            <w:pPr>
              <w:pStyle w:val="TAL"/>
              <w:rPr>
                <w:rFonts w:eastAsia="SimSun"/>
                <w:lang w:eastAsia="en-US"/>
              </w:rPr>
            </w:pPr>
          </w:p>
        </w:tc>
        <w:tc>
          <w:tcPr>
            <w:tcW w:w="624" w:type="dxa"/>
          </w:tcPr>
          <w:p w14:paraId="3A84BAB0" w14:textId="77777777" w:rsidR="00A6531E" w:rsidRPr="00457CAE" w:rsidRDefault="00A6531E" w:rsidP="0023489E">
            <w:pPr>
              <w:pStyle w:val="TAL"/>
              <w:rPr>
                <w:rFonts w:eastAsia="SimSun"/>
                <w:lang w:eastAsia="en-US"/>
              </w:rPr>
            </w:pPr>
          </w:p>
        </w:tc>
        <w:tc>
          <w:tcPr>
            <w:tcW w:w="624" w:type="dxa"/>
          </w:tcPr>
          <w:p w14:paraId="10FAC8C8" w14:textId="77777777" w:rsidR="00A6531E" w:rsidRPr="00457CAE" w:rsidRDefault="00A6531E" w:rsidP="0023489E">
            <w:pPr>
              <w:pStyle w:val="TAL"/>
              <w:rPr>
                <w:rFonts w:eastAsia="SimSun"/>
                <w:lang w:eastAsia="en-US"/>
              </w:rPr>
            </w:pPr>
          </w:p>
        </w:tc>
        <w:tc>
          <w:tcPr>
            <w:tcW w:w="624" w:type="dxa"/>
          </w:tcPr>
          <w:p w14:paraId="7FF56822" w14:textId="77777777" w:rsidR="00A6531E" w:rsidRPr="00457CAE" w:rsidRDefault="00A6531E" w:rsidP="0023489E">
            <w:pPr>
              <w:pStyle w:val="TAL"/>
              <w:rPr>
                <w:rFonts w:eastAsia="SimSun"/>
                <w:lang w:eastAsia="en-US"/>
              </w:rPr>
            </w:pPr>
          </w:p>
        </w:tc>
      </w:tr>
      <w:tr w:rsidR="00A6531E" w:rsidRPr="00457CAE" w14:paraId="7AD12B33" w14:textId="77777777" w:rsidTr="00557CF5">
        <w:trPr>
          <w:jc w:val="center"/>
        </w:trPr>
        <w:tc>
          <w:tcPr>
            <w:tcW w:w="2886" w:type="dxa"/>
            <w:shd w:val="clear" w:color="auto" w:fill="auto"/>
            <w:vAlign w:val="center"/>
          </w:tcPr>
          <w:p w14:paraId="5F5F2673" w14:textId="77777777" w:rsidR="00A6531E" w:rsidRPr="00457CAE" w:rsidRDefault="00A6531E" w:rsidP="0023489E">
            <w:pPr>
              <w:pStyle w:val="TAL"/>
              <w:rPr>
                <w:rFonts w:eastAsia="SimSun"/>
                <w:lang w:eastAsia="en-US"/>
              </w:rPr>
            </w:pPr>
            <w:r w:rsidRPr="00457CAE">
              <w:rPr>
                <w:rFonts w:eastAsia="SimSun"/>
                <w:lang w:eastAsia="en-US"/>
              </w:rPr>
              <w:t>Process automation</w:t>
            </w:r>
          </w:p>
        </w:tc>
        <w:tc>
          <w:tcPr>
            <w:tcW w:w="624" w:type="dxa"/>
            <w:shd w:val="clear" w:color="auto" w:fill="auto"/>
            <w:vAlign w:val="center"/>
          </w:tcPr>
          <w:p w14:paraId="6052F646" w14:textId="77777777" w:rsidR="00A6531E" w:rsidRPr="00457CAE" w:rsidRDefault="00A6531E" w:rsidP="0023489E">
            <w:pPr>
              <w:pStyle w:val="TAL"/>
              <w:rPr>
                <w:rFonts w:eastAsia="SimSun"/>
                <w:lang w:eastAsia="en-US"/>
              </w:rPr>
            </w:pPr>
          </w:p>
        </w:tc>
        <w:tc>
          <w:tcPr>
            <w:tcW w:w="624" w:type="dxa"/>
            <w:shd w:val="clear" w:color="auto" w:fill="auto"/>
            <w:vAlign w:val="center"/>
          </w:tcPr>
          <w:p w14:paraId="69BEB5DE" w14:textId="77777777" w:rsidR="00A6531E" w:rsidRPr="00457CAE" w:rsidRDefault="00A6531E" w:rsidP="0023489E">
            <w:pPr>
              <w:pStyle w:val="TAL"/>
              <w:rPr>
                <w:rFonts w:eastAsia="SimSun"/>
                <w:lang w:eastAsia="en-US"/>
              </w:rPr>
            </w:pPr>
          </w:p>
        </w:tc>
        <w:tc>
          <w:tcPr>
            <w:tcW w:w="624" w:type="dxa"/>
            <w:shd w:val="clear" w:color="auto" w:fill="auto"/>
            <w:vAlign w:val="center"/>
          </w:tcPr>
          <w:p w14:paraId="5453E8B4" w14:textId="77777777" w:rsidR="00A6531E" w:rsidRPr="00457CAE" w:rsidRDefault="00A6531E" w:rsidP="0023489E">
            <w:pPr>
              <w:pStyle w:val="TAL"/>
              <w:rPr>
                <w:rFonts w:eastAsia="SimSun"/>
                <w:lang w:eastAsia="en-US"/>
              </w:rPr>
            </w:pPr>
          </w:p>
        </w:tc>
        <w:tc>
          <w:tcPr>
            <w:tcW w:w="624" w:type="dxa"/>
            <w:shd w:val="clear" w:color="auto" w:fill="auto"/>
            <w:vAlign w:val="center"/>
          </w:tcPr>
          <w:p w14:paraId="3213202D"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2C62F92" w14:textId="77777777" w:rsidR="00A6531E" w:rsidRPr="00457CAE" w:rsidRDefault="00A6531E" w:rsidP="0023489E">
            <w:pPr>
              <w:pStyle w:val="TAL"/>
              <w:rPr>
                <w:rFonts w:eastAsia="SimSun"/>
                <w:lang w:eastAsia="en-US"/>
              </w:rPr>
            </w:pPr>
          </w:p>
        </w:tc>
        <w:tc>
          <w:tcPr>
            <w:tcW w:w="624" w:type="dxa"/>
            <w:shd w:val="clear" w:color="auto" w:fill="auto"/>
            <w:vAlign w:val="center"/>
          </w:tcPr>
          <w:p w14:paraId="281BC9FC" w14:textId="77777777" w:rsidR="00A6531E" w:rsidRPr="00457CAE" w:rsidRDefault="00A6531E" w:rsidP="0023489E">
            <w:pPr>
              <w:pStyle w:val="TAL"/>
              <w:rPr>
                <w:rFonts w:eastAsia="SimSun"/>
                <w:lang w:eastAsia="en-US"/>
              </w:rPr>
            </w:pPr>
          </w:p>
        </w:tc>
        <w:tc>
          <w:tcPr>
            <w:tcW w:w="624" w:type="dxa"/>
            <w:vAlign w:val="center"/>
          </w:tcPr>
          <w:p w14:paraId="4D208922"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7439CD37"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6882BE73"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27D47022" w14:textId="77777777" w:rsidTr="00557CF5">
        <w:trPr>
          <w:jc w:val="center"/>
        </w:trPr>
        <w:tc>
          <w:tcPr>
            <w:tcW w:w="2886" w:type="dxa"/>
            <w:shd w:val="clear" w:color="auto" w:fill="auto"/>
            <w:vAlign w:val="center"/>
          </w:tcPr>
          <w:p w14:paraId="4573332C" w14:textId="77777777" w:rsidR="00A6531E" w:rsidRPr="00457CAE" w:rsidRDefault="00A6531E" w:rsidP="0023489E">
            <w:pPr>
              <w:pStyle w:val="TAL"/>
              <w:rPr>
                <w:rFonts w:eastAsia="SimSun"/>
                <w:lang w:eastAsia="en-US"/>
              </w:rPr>
            </w:pPr>
            <w:r w:rsidRPr="00457CAE">
              <w:rPr>
                <w:rFonts w:eastAsia="SimSun"/>
                <w:lang w:eastAsia="en-US"/>
              </w:rPr>
              <w:t>HMIs and Production IT</w:t>
            </w:r>
          </w:p>
        </w:tc>
        <w:tc>
          <w:tcPr>
            <w:tcW w:w="624" w:type="dxa"/>
            <w:shd w:val="clear" w:color="auto" w:fill="auto"/>
            <w:vAlign w:val="center"/>
          </w:tcPr>
          <w:p w14:paraId="6F7EEB55" w14:textId="77777777" w:rsidR="00A6531E" w:rsidRPr="00457CAE" w:rsidRDefault="00A6531E" w:rsidP="0023489E">
            <w:pPr>
              <w:pStyle w:val="TAL"/>
              <w:rPr>
                <w:rFonts w:eastAsia="SimSun"/>
                <w:lang w:eastAsia="en-US"/>
              </w:rPr>
            </w:pPr>
          </w:p>
        </w:tc>
        <w:tc>
          <w:tcPr>
            <w:tcW w:w="624" w:type="dxa"/>
            <w:shd w:val="clear" w:color="auto" w:fill="auto"/>
            <w:vAlign w:val="center"/>
          </w:tcPr>
          <w:p w14:paraId="73171F9A" w14:textId="77777777" w:rsidR="00A6531E" w:rsidRPr="00457CAE" w:rsidRDefault="00A6531E" w:rsidP="0023489E">
            <w:pPr>
              <w:pStyle w:val="TAL"/>
              <w:rPr>
                <w:rFonts w:eastAsia="SimSun"/>
                <w:lang w:eastAsia="en-US"/>
              </w:rPr>
            </w:pPr>
          </w:p>
        </w:tc>
        <w:tc>
          <w:tcPr>
            <w:tcW w:w="624" w:type="dxa"/>
            <w:shd w:val="clear" w:color="auto" w:fill="auto"/>
            <w:vAlign w:val="center"/>
          </w:tcPr>
          <w:p w14:paraId="59243D5F"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5E534B0A" w14:textId="77777777" w:rsidR="00A6531E" w:rsidRPr="00457CAE" w:rsidRDefault="00A6531E" w:rsidP="0023489E">
            <w:pPr>
              <w:pStyle w:val="TAL"/>
              <w:rPr>
                <w:rFonts w:eastAsia="SimSun"/>
                <w:lang w:eastAsia="en-US"/>
              </w:rPr>
            </w:pPr>
          </w:p>
        </w:tc>
        <w:tc>
          <w:tcPr>
            <w:tcW w:w="624" w:type="dxa"/>
            <w:shd w:val="clear" w:color="auto" w:fill="auto"/>
            <w:vAlign w:val="center"/>
          </w:tcPr>
          <w:p w14:paraId="3C729D31" w14:textId="77777777" w:rsidR="00A6531E" w:rsidRPr="00457CAE" w:rsidRDefault="00A6531E" w:rsidP="0023489E">
            <w:pPr>
              <w:pStyle w:val="TAL"/>
              <w:rPr>
                <w:rFonts w:eastAsia="SimSun"/>
                <w:lang w:eastAsia="en-US"/>
              </w:rPr>
            </w:pPr>
          </w:p>
        </w:tc>
        <w:tc>
          <w:tcPr>
            <w:tcW w:w="624" w:type="dxa"/>
            <w:shd w:val="clear" w:color="auto" w:fill="auto"/>
            <w:vAlign w:val="center"/>
          </w:tcPr>
          <w:p w14:paraId="1405437C"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tcPr>
          <w:p w14:paraId="28FAA7FE" w14:textId="77777777" w:rsidR="00A6531E" w:rsidRPr="00457CAE" w:rsidRDefault="00A6531E" w:rsidP="0023489E">
            <w:pPr>
              <w:pStyle w:val="TAL"/>
              <w:rPr>
                <w:rFonts w:eastAsia="SimSun"/>
                <w:lang w:eastAsia="en-US"/>
              </w:rPr>
            </w:pPr>
          </w:p>
        </w:tc>
        <w:tc>
          <w:tcPr>
            <w:tcW w:w="624" w:type="dxa"/>
          </w:tcPr>
          <w:p w14:paraId="330B7ABD" w14:textId="77777777" w:rsidR="00A6531E" w:rsidRPr="00457CAE" w:rsidRDefault="00A6531E" w:rsidP="0023489E">
            <w:pPr>
              <w:pStyle w:val="TAL"/>
              <w:rPr>
                <w:rFonts w:eastAsia="SimSun"/>
                <w:lang w:eastAsia="en-US"/>
              </w:rPr>
            </w:pPr>
          </w:p>
        </w:tc>
        <w:tc>
          <w:tcPr>
            <w:tcW w:w="624" w:type="dxa"/>
          </w:tcPr>
          <w:p w14:paraId="5A7078BA" w14:textId="77777777" w:rsidR="00A6531E" w:rsidRPr="00457CAE" w:rsidRDefault="00A6531E" w:rsidP="0023489E">
            <w:pPr>
              <w:pStyle w:val="TAL"/>
              <w:rPr>
                <w:rFonts w:eastAsia="SimSun"/>
                <w:lang w:eastAsia="en-US"/>
              </w:rPr>
            </w:pPr>
          </w:p>
        </w:tc>
      </w:tr>
      <w:tr w:rsidR="00A6531E" w:rsidRPr="00457CAE" w14:paraId="69FB8E9B" w14:textId="77777777" w:rsidTr="00557CF5">
        <w:trPr>
          <w:jc w:val="center"/>
        </w:trPr>
        <w:tc>
          <w:tcPr>
            <w:tcW w:w="2886" w:type="dxa"/>
            <w:shd w:val="clear" w:color="auto" w:fill="auto"/>
            <w:vAlign w:val="center"/>
          </w:tcPr>
          <w:p w14:paraId="1BDE85CC" w14:textId="77777777" w:rsidR="00A6531E" w:rsidRPr="00457CAE" w:rsidRDefault="00A6531E" w:rsidP="0023489E">
            <w:pPr>
              <w:pStyle w:val="TAL"/>
              <w:rPr>
                <w:rFonts w:eastAsia="SimSun"/>
                <w:lang w:eastAsia="en-US"/>
              </w:rPr>
            </w:pPr>
            <w:r w:rsidRPr="00457CAE">
              <w:rPr>
                <w:rFonts w:eastAsia="SimSun"/>
                <w:lang w:eastAsia="en-US"/>
              </w:rPr>
              <w:t>Logistics and warehousing</w:t>
            </w:r>
          </w:p>
        </w:tc>
        <w:tc>
          <w:tcPr>
            <w:tcW w:w="624" w:type="dxa"/>
            <w:shd w:val="clear" w:color="auto" w:fill="auto"/>
            <w:vAlign w:val="center"/>
          </w:tcPr>
          <w:p w14:paraId="42BF947D" w14:textId="77777777" w:rsidR="00A6531E" w:rsidRPr="00457CAE" w:rsidRDefault="00A6531E" w:rsidP="0023489E">
            <w:pPr>
              <w:pStyle w:val="TAL"/>
              <w:rPr>
                <w:rFonts w:eastAsia="SimSun"/>
                <w:lang w:eastAsia="en-US"/>
              </w:rPr>
            </w:pPr>
          </w:p>
        </w:tc>
        <w:tc>
          <w:tcPr>
            <w:tcW w:w="624" w:type="dxa"/>
            <w:shd w:val="clear" w:color="auto" w:fill="auto"/>
            <w:vAlign w:val="center"/>
          </w:tcPr>
          <w:p w14:paraId="4AB04DC9"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68A4F1B5" w14:textId="77777777" w:rsidR="00A6531E" w:rsidRPr="00457CAE" w:rsidRDefault="00A6531E" w:rsidP="0023489E">
            <w:pPr>
              <w:pStyle w:val="TAL"/>
              <w:rPr>
                <w:rFonts w:eastAsia="SimSun"/>
                <w:lang w:eastAsia="en-US"/>
              </w:rPr>
            </w:pPr>
          </w:p>
        </w:tc>
        <w:tc>
          <w:tcPr>
            <w:tcW w:w="624" w:type="dxa"/>
            <w:shd w:val="clear" w:color="auto" w:fill="auto"/>
            <w:vAlign w:val="center"/>
          </w:tcPr>
          <w:p w14:paraId="1AD996DB"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87D0AD4" w14:textId="77777777" w:rsidR="00A6531E" w:rsidRPr="00457CAE" w:rsidRDefault="00A6531E" w:rsidP="0023489E">
            <w:pPr>
              <w:pStyle w:val="TAL"/>
              <w:rPr>
                <w:rFonts w:eastAsia="SimSun"/>
                <w:lang w:eastAsia="en-US"/>
              </w:rPr>
            </w:pPr>
          </w:p>
        </w:tc>
        <w:tc>
          <w:tcPr>
            <w:tcW w:w="624" w:type="dxa"/>
            <w:shd w:val="clear" w:color="auto" w:fill="auto"/>
            <w:vAlign w:val="center"/>
          </w:tcPr>
          <w:p w14:paraId="6015347D" w14:textId="77777777" w:rsidR="00A6531E" w:rsidRPr="00457CAE" w:rsidRDefault="00A6531E" w:rsidP="0023489E">
            <w:pPr>
              <w:pStyle w:val="TAL"/>
              <w:rPr>
                <w:rFonts w:eastAsia="SimSun"/>
                <w:lang w:eastAsia="en-US"/>
              </w:rPr>
            </w:pPr>
          </w:p>
        </w:tc>
        <w:tc>
          <w:tcPr>
            <w:tcW w:w="624" w:type="dxa"/>
          </w:tcPr>
          <w:p w14:paraId="288B9892" w14:textId="77777777" w:rsidR="00A6531E" w:rsidRPr="00457CAE" w:rsidRDefault="00A6531E" w:rsidP="0023489E">
            <w:pPr>
              <w:pStyle w:val="TAL"/>
              <w:rPr>
                <w:rFonts w:eastAsia="SimSun"/>
                <w:lang w:eastAsia="en-US"/>
              </w:rPr>
            </w:pPr>
          </w:p>
        </w:tc>
        <w:tc>
          <w:tcPr>
            <w:tcW w:w="624" w:type="dxa"/>
          </w:tcPr>
          <w:p w14:paraId="0E68E7DE" w14:textId="77777777" w:rsidR="00A6531E" w:rsidRPr="00457CAE" w:rsidRDefault="00A6531E" w:rsidP="0023489E">
            <w:pPr>
              <w:pStyle w:val="TAL"/>
              <w:rPr>
                <w:rFonts w:eastAsia="SimSun"/>
                <w:lang w:eastAsia="en-US"/>
              </w:rPr>
            </w:pPr>
          </w:p>
        </w:tc>
        <w:tc>
          <w:tcPr>
            <w:tcW w:w="624" w:type="dxa"/>
          </w:tcPr>
          <w:p w14:paraId="6993E66B"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63089D1E" w14:textId="77777777" w:rsidTr="00557CF5">
        <w:trPr>
          <w:jc w:val="center"/>
        </w:trPr>
        <w:tc>
          <w:tcPr>
            <w:tcW w:w="2886" w:type="dxa"/>
            <w:shd w:val="clear" w:color="auto" w:fill="auto"/>
            <w:vAlign w:val="center"/>
          </w:tcPr>
          <w:p w14:paraId="729AB42F" w14:textId="77777777" w:rsidR="00A6531E" w:rsidRPr="00457CAE" w:rsidRDefault="00A6531E" w:rsidP="0023489E">
            <w:pPr>
              <w:pStyle w:val="TAL"/>
              <w:rPr>
                <w:rFonts w:eastAsia="SimSun"/>
                <w:lang w:eastAsia="en-US"/>
              </w:rPr>
            </w:pPr>
            <w:r w:rsidRPr="00457CAE">
              <w:rPr>
                <w:rFonts w:eastAsia="SimSun"/>
                <w:lang w:eastAsia="en-US"/>
              </w:rPr>
              <w:t>Monitoring and maintenance</w:t>
            </w:r>
          </w:p>
        </w:tc>
        <w:tc>
          <w:tcPr>
            <w:tcW w:w="624" w:type="dxa"/>
            <w:shd w:val="clear" w:color="auto" w:fill="auto"/>
            <w:vAlign w:val="center"/>
          </w:tcPr>
          <w:p w14:paraId="33FF7426" w14:textId="77777777" w:rsidR="00A6531E" w:rsidRPr="00457CAE" w:rsidRDefault="00A6531E" w:rsidP="0023489E">
            <w:pPr>
              <w:pStyle w:val="TAL"/>
              <w:rPr>
                <w:rFonts w:eastAsia="SimSun"/>
                <w:lang w:eastAsia="en-US"/>
              </w:rPr>
            </w:pPr>
          </w:p>
        </w:tc>
        <w:tc>
          <w:tcPr>
            <w:tcW w:w="624" w:type="dxa"/>
            <w:shd w:val="clear" w:color="auto" w:fill="auto"/>
            <w:vAlign w:val="center"/>
          </w:tcPr>
          <w:p w14:paraId="6A17A00E" w14:textId="77777777" w:rsidR="00A6531E" w:rsidRPr="00457CAE" w:rsidRDefault="00A6531E" w:rsidP="0023489E">
            <w:pPr>
              <w:pStyle w:val="TAL"/>
              <w:rPr>
                <w:rFonts w:eastAsia="SimSun"/>
                <w:lang w:eastAsia="en-US"/>
              </w:rPr>
            </w:pPr>
          </w:p>
        </w:tc>
        <w:tc>
          <w:tcPr>
            <w:tcW w:w="624" w:type="dxa"/>
            <w:shd w:val="clear" w:color="auto" w:fill="auto"/>
            <w:vAlign w:val="center"/>
          </w:tcPr>
          <w:p w14:paraId="27643984" w14:textId="77777777" w:rsidR="00A6531E" w:rsidRPr="00457CAE" w:rsidRDefault="00A6531E" w:rsidP="0023489E">
            <w:pPr>
              <w:pStyle w:val="TAL"/>
              <w:rPr>
                <w:rFonts w:eastAsia="SimSun"/>
                <w:lang w:eastAsia="en-US"/>
              </w:rPr>
            </w:pPr>
          </w:p>
        </w:tc>
        <w:tc>
          <w:tcPr>
            <w:tcW w:w="624" w:type="dxa"/>
            <w:shd w:val="clear" w:color="auto" w:fill="auto"/>
            <w:vAlign w:val="center"/>
          </w:tcPr>
          <w:p w14:paraId="4AFF3D2B" w14:textId="77777777" w:rsidR="00A6531E" w:rsidRPr="00457CAE" w:rsidRDefault="00A6531E" w:rsidP="0023489E">
            <w:pPr>
              <w:pStyle w:val="TAL"/>
              <w:rPr>
                <w:rFonts w:eastAsia="SimSun"/>
                <w:lang w:eastAsia="en-US"/>
              </w:rPr>
            </w:pPr>
          </w:p>
        </w:tc>
        <w:tc>
          <w:tcPr>
            <w:tcW w:w="624" w:type="dxa"/>
            <w:shd w:val="clear" w:color="auto" w:fill="auto"/>
            <w:vAlign w:val="center"/>
          </w:tcPr>
          <w:p w14:paraId="3CDA67A6"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1C71AA8" w14:textId="77777777" w:rsidR="00A6531E" w:rsidRPr="00457CAE" w:rsidRDefault="00A6531E" w:rsidP="0023489E">
            <w:pPr>
              <w:pStyle w:val="TAL"/>
              <w:rPr>
                <w:rFonts w:eastAsia="SimSun"/>
                <w:lang w:eastAsia="en-US"/>
              </w:rPr>
            </w:pPr>
          </w:p>
        </w:tc>
        <w:tc>
          <w:tcPr>
            <w:tcW w:w="624" w:type="dxa"/>
          </w:tcPr>
          <w:p w14:paraId="6E566037" w14:textId="77777777" w:rsidR="00A6531E" w:rsidRPr="00457CAE" w:rsidRDefault="00A6531E" w:rsidP="0023489E">
            <w:pPr>
              <w:pStyle w:val="TAL"/>
              <w:rPr>
                <w:rFonts w:eastAsia="SimSun"/>
                <w:lang w:eastAsia="en-US"/>
              </w:rPr>
            </w:pPr>
          </w:p>
        </w:tc>
        <w:tc>
          <w:tcPr>
            <w:tcW w:w="624" w:type="dxa"/>
          </w:tcPr>
          <w:p w14:paraId="02B61F3C" w14:textId="77777777" w:rsidR="00A6531E" w:rsidRPr="00457CAE" w:rsidRDefault="00A6531E" w:rsidP="0023489E">
            <w:pPr>
              <w:pStyle w:val="TAL"/>
              <w:rPr>
                <w:rFonts w:eastAsia="SimSun"/>
                <w:lang w:eastAsia="en-US"/>
              </w:rPr>
            </w:pPr>
          </w:p>
        </w:tc>
        <w:tc>
          <w:tcPr>
            <w:tcW w:w="624" w:type="dxa"/>
          </w:tcPr>
          <w:p w14:paraId="1FD90103" w14:textId="77777777" w:rsidR="00A6531E" w:rsidRPr="00457CAE" w:rsidRDefault="00A6531E" w:rsidP="0023489E">
            <w:pPr>
              <w:pStyle w:val="TAL"/>
              <w:rPr>
                <w:rFonts w:eastAsia="SimSun"/>
                <w:lang w:eastAsia="en-US"/>
              </w:rPr>
            </w:pPr>
          </w:p>
        </w:tc>
      </w:tr>
    </w:tbl>
    <w:p w14:paraId="5C806E40" w14:textId="77777777" w:rsidR="00A6531E" w:rsidRPr="00457CAE" w:rsidRDefault="00A6531E" w:rsidP="00A6531E"/>
    <w:p w14:paraId="46126BBC" w14:textId="77777777" w:rsidR="00A6531E" w:rsidRPr="00457CAE" w:rsidRDefault="00A6531E" w:rsidP="00DF3B60">
      <w:pPr>
        <w:pStyle w:val="Heading2"/>
      </w:pPr>
      <w:bookmarkStart w:id="127" w:name="_Toc45387362"/>
      <w:bookmarkStart w:id="128" w:name="_Toc146301553"/>
      <w:r w:rsidRPr="00457CAE">
        <w:t>A</w:t>
      </w:r>
      <w:r w:rsidR="001C613D" w:rsidRPr="00457CAE">
        <w:t>.</w:t>
      </w:r>
      <w:r w:rsidRPr="00457CAE">
        <w:t>2.2</w:t>
      </w:r>
      <w:r w:rsidRPr="00457CAE">
        <w:tab/>
      </w:r>
      <w:r w:rsidRPr="00457CAE">
        <w:rPr>
          <w:lang w:eastAsia="en-US"/>
        </w:rPr>
        <w:t>Factory</w:t>
      </w:r>
      <w:r w:rsidRPr="00457CAE">
        <w:t xml:space="preserve"> automation</w:t>
      </w:r>
      <w:bookmarkEnd w:id="127"/>
      <w:bookmarkEnd w:id="128"/>
    </w:p>
    <w:p w14:paraId="4BBBE702" w14:textId="77777777" w:rsidR="00A6531E" w:rsidRPr="00457CAE" w:rsidRDefault="00A6531E" w:rsidP="00DF3B60">
      <w:pPr>
        <w:pStyle w:val="Heading3"/>
      </w:pPr>
      <w:bookmarkStart w:id="129" w:name="_Toc45387363"/>
      <w:bookmarkStart w:id="130" w:name="_Toc146301554"/>
      <w:r w:rsidRPr="00457CAE">
        <w:t>A</w:t>
      </w:r>
      <w:r w:rsidR="001C613D" w:rsidRPr="00457CAE">
        <w:t>.</w:t>
      </w:r>
      <w:r w:rsidRPr="00457CAE">
        <w:t>2.2.1</w:t>
      </w:r>
      <w:r w:rsidRPr="00457CAE">
        <w:tab/>
        <w:t>Motion control</w:t>
      </w:r>
      <w:bookmarkEnd w:id="129"/>
      <w:bookmarkEnd w:id="130"/>
    </w:p>
    <w:p w14:paraId="029A1E28" w14:textId="77777777" w:rsidR="00A6531E" w:rsidRPr="00457CAE" w:rsidRDefault="00A6531E" w:rsidP="00A6531E">
      <w:pPr>
        <w:rPr>
          <w:rFonts w:eastAsia="SimSun"/>
          <w:lang w:eastAsia="en-US"/>
        </w:rPr>
      </w:pPr>
      <w:r w:rsidRPr="00457CAE">
        <w:rPr>
          <w:rFonts w:eastAsia="SimSun"/>
          <w:lang w:eastAsia="en-US"/>
        </w:rPr>
        <w:t>A motion control system is responsible for controlling moving and/or rotating parts of machines in a well-defined manner, for example in printing machines, machine tools or packaging machines.</w:t>
      </w:r>
    </w:p>
    <w:p w14:paraId="6D83A39E" w14:textId="77777777" w:rsidR="007D32D9" w:rsidRPr="00457CAE" w:rsidRDefault="00A6531E" w:rsidP="00A6531E">
      <w:pPr>
        <w:rPr>
          <w:rFonts w:eastAsia="SimSun"/>
          <w:lang w:eastAsia="en-US"/>
        </w:rPr>
        <w:sectPr w:rsidR="007D32D9" w:rsidRPr="00457CAE" w:rsidSect="00AA0CF5">
          <w:footnotePr>
            <w:numRestart w:val="eachSect"/>
          </w:footnotePr>
          <w:pgSz w:w="11907" w:h="16840" w:code="9"/>
          <w:pgMar w:top="1416" w:right="1133" w:bottom="1133" w:left="1133" w:header="850" w:footer="340" w:gutter="0"/>
          <w:cols w:space="720"/>
          <w:formProt w:val="0"/>
          <w:docGrid w:linePitch="272"/>
        </w:sectPr>
      </w:pPr>
      <w:r w:rsidRPr="00457CAE">
        <w:rPr>
          <w:rFonts w:eastAsia="SimSun"/>
          <w:lang w:eastAsia="en-US"/>
        </w:rPr>
        <w:t xml:space="preserve">A schematic representation of a motion control system is depicted in Figure A.2.2.1-1. A motion controller periodically sends desired set points to one or several actuators (e.g., a linear actuator or a drive) which thereupon perform a corresponding action on one or several processes (in this case usually a movement or rotation of a certain component). At the same time, sensors determine the current state of the process(es), e.g. the current position and/or rotation of one or multiple components, and send the actual values back to the motion controller. This is done in a strictly cyclic and deterministic manner, such that during one application cycle the motion controller sends updated set points to all actuators, and all sensors send their actual values back to the motion controller. Nowadays, typically Industrial Ethernet technologies are used for motion control systems. </w:t>
      </w:r>
    </w:p>
    <w:p w14:paraId="6E28E25A" w14:textId="77777777" w:rsidR="00A6531E" w:rsidRPr="00457CAE" w:rsidRDefault="00A6531E" w:rsidP="00A6531E">
      <w:pPr>
        <w:rPr>
          <w:rFonts w:eastAsia="SimSun"/>
          <w:lang w:eastAsia="en-US"/>
        </w:rPr>
      </w:pPr>
    </w:p>
    <w:p w14:paraId="31809480" w14:textId="2B638C62" w:rsidR="00A6531E" w:rsidRPr="00457CAE" w:rsidRDefault="00746C5E" w:rsidP="00822F9B">
      <w:pPr>
        <w:pStyle w:val="TH"/>
        <w:rPr>
          <w:rFonts w:eastAsia="SimSun"/>
          <w:lang w:eastAsia="en-US"/>
        </w:rPr>
      </w:pPr>
      <w:r w:rsidRPr="00457CAE">
        <w:rPr>
          <w:rFonts w:eastAsia="SimSun"/>
          <w:noProof/>
        </w:rPr>
        <w:drawing>
          <wp:inline distT="0" distB="0" distL="0" distR="0" wp14:anchorId="5D84070A" wp14:editId="6A431AAF">
            <wp:extent cx="5524500" cy="1390650"/>
            <wp:effectExtent l="0" t="0" r="0" b="0"/>
            <wp:docPr id="4"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1390650"/>
                    </a:xfrm>
                    <a:prstGeom prst="rect">
                      <a:avLst/>
                    </a:prstGeom>
                    <a:noFill/>
                    <a:ln>
                      <a:noFill/>
                    </a:ln>
                  </pic:spPr>
                </pic:pic>
              </a:graphicData>
            </a:graphic>
          </wp:inline>
        </w:drawing>
      </w:r>
    </w:p>
    <w:p w14:paraId="2CCDCB71" w14:textId="77777777" w:rsidR="007D32D9" w:rsidRPr="00457CAE" w:rsidRDefault="00A6531E" w:rsidP="007D32D9">
      <w:pPr>
        <w:pStyle w:val="TF"/>
        <w:rPr>
          <w:rFonts w:eastAsia="SimSun"/>
          <w:lang w:eastAsia="en-US"/>
        </w:rPr>
      </w:pPr>
      <w:r w:rsidRPr="00457CAE">
        <w:rPr>
          <w:rFonts w:eastAsia="SimSun"/>
          <w:lang w:eastAsia="en-US"/>
        </w:rPr>
        <w:t>Figure A.2.2.1-1: Schematic representation of a motion control system</w:t>
      </w:r>
    </w:p>
    <w:p w14:paraId="6E0278D4" w14:textId="77777777" w:rsidR="00A6531E" w:rsidRPr="00457CAE" w:rsidRDefault="00A6531E" w:rsidP="007D32D9">
      <w:pPr>
        <w:pStyle w:val="TF"/>
        <w:rPr>
          <w:rFonts w:eastAsia="SimSun"/>
          <w:lang w:eastAsia="en-US"/>
        </w:rPr>
      </w:pPr>
      <w:r w:rsidRPr="00457CAE">
        <w:rPr>
          <w:rFonts w:eastAsia="SimSun"/>
          <w:lang w:eastAsia="en-US"/>
        </w:rPr>
        <w:t>Table A.2.2.1-1</w:t>
      </w:r>
      <w:r w:rsidR="000052D3" w:rsidRPr="00457CAE">
        <w:rPr>
          <w:rFonts w:eastAsia="SimSun"/>
          <w:lang w:eastAsia="en-US"/>
        </w:rPr>
        <w:t>:</w:t>
      </w:r>
      <w:r w:rsidRPr="00457CAE">
        <w:rPr>
          <w:rFonts w:eastAsia="SimSun"/>
          <w:lang w:eastAsia="en-US"/>
        </w:rPr>
        <w:t xml:space="preserve"> Service performance requirements for motion control</w:t>
      </w:r>
    </w:p>
    <w:tbl>
      <w:tblPr>
        <w:tblW w:w="13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810"/>
        <w:gridCol w:w="1756"/>
        <w:gridCol w:w="1191"/>
        <w:gridCol w:w="1418"/>
        <w:gridCol w:w="1077"/>
        <w:gridCol w:w="1018"/>
        <w:gridCol w:w="1020"/>
        <w:gridCol w:w="1020"/>
        <w:gridCol w:w="1020"/>
        <w:gridCol w:w="794"/>
        <w:gridCol w:w="968"/>
        <w:gridCol w:w="38"/>
        <w:tblGridChange w:id="131">
          <w:tblGrid>
            <w:gridCol w:w="618"/>
            <w:gridCol w:w="1810"/>
            <w:gridCol w:w="1756"/>
            <w:gridCol w:w="1191"/>
            <w:gridCol w:w="1418"/>
            <w:gridCol w:w="1077"/>
            <w:gridCol w:w="1018"/>
            <w:gridCol w:w="1020"/>
            <w:gridCol w:w="1020"/>
            <w:gridCol w:w="1020"/>
            <w:gridCol w:w="794"/>
            <w:gridCol w:w="968"/>
            <w:gridCol w:w="38"/>
          </w:tblGrid>
        </w:tblGridChange>
      </w:tblGrid>
      <w:tr w:rsidR="00F54C84" w:rsidRPr="00457CAE" w14:paraId="7D922C6E" w14:textId="77777777" w:rsidTr="0062784E">
        <w:trPr>
          <w:gridAfter w:val="1"/>
          <w:wAfter w:w="38" w:type="dxa"/>
          <w:cantSplit/>
          <w:tblHeader/>
        </w:trPr>
        <w:tc>
          <w:tcPr>
            <w:tcW w:w="618" w:type="dxa"/>
          </w:tcPr>
          <w:p w14:paraId="6FE2417E" w14:textId="77777777" w:rsidR="00A6531E" w:rsidRPr="00457CAE" w:rsidRDefault="00A6531E" w:rsidP="0023489E">
            <w:pPr>
              <w:pStyle w:val="TAH"/>
            </w:pPr>
            <w:r w:rsidRPr="00457CAE">
              <w:t>Use case #</w:t>
            </w:r>
          </w:p>
        </w:tc>
        <w:tc>
          <w:tcPr>
            <w:tcW w:w="6175" w:type="dxa"/>
            <w:gridSpan w:val="4"/>
            <w:shd w:val="clear" w:color="auto" w:fill="auto"/>
          </w:tcPr>
          <w:p w14:paraId="55F76EF1" w14:textId="77777777" w:rsidR="00A6531E" w:rsidRPr="00457CAE" w:rsidRDefault="00A6531E" w:rsidP="0023489E">
            <w:pPr>
              <w:pStyle w:val="TAH"/>
            </w:pPr>
            <w:r w:rsidRPr="00457CAE">
              <w:t>Characteristic parameter</w:t>
            </w:r>
          </w:p>
        </w:tc>
        <w:tc>
          <w:tcPr>
            <w:tcW w:w="6917" w:type="dxa"/>
            <w:gridSpan w:val="7"/>
            <w:shd w:val="clear" w:color="auto" w:fill="auto"/>
          </w:tcPr>
          <w:p w14:paraId="1067EA3F" w14:textId="77777777" w:rsidR="00A6531E" w:rsidRPr="00457CAE" w:rsidRDefault="00A6531E" w:rsidP="0023489E">
            <w:pPr>
              <w:pStyle w:val="TAH"/>
            </w:pPr>
            <w:r w:rsidRPr="00457CAE">
              <w:t>Influence quantity</w:t>
            </w:r>
          </w:p>
        </w:tc>
      </w:tr>
      <w:tr w:rsidR="00F54C84" w:rsidRPr="00457CAE" w14:paraId="1E48E516" w14:textId="77777777" w:rsidTr="0062784E">
        <w:trPr>
          <w:gridAfter w:val="1"/>
          <w:wAfter w:w="38" w:type="dxa"/>
          <w:cantSplit/>
          <w:tblHeader/>
        </w:trPr>
        <w:tc>
          <w:tcPr>
            <w:tcW w:w="618" w:type="dxa"/>
          </w:tcPr>
          <w:p w14:paraId="6BBF64FB" w14:textId="77777777" w:rsidR="00A6531E" w:rsidRPr="00457CAE" w:rsidRDefault="00A6531E" w:rsidP="0023489E">
            <w:pPr>
              <w:pStyle w:val="TAH"/>
            </w:pPr>
          </w:p>
        </w:tc>
        <w:tc>
          <w:tcPr>
            <w:tcW w:w="1810" w:type="dxa"/>
            <w:shd w:val="clear" w:color="auto" w:fill="auto"/>
          </w:tcPr>
          <w:p w14:paraId="2891D61D" w14:textId="77777777" w:rsidR="00A6531E" w:rsidRPr="00457CAE" w:rsidRDefault="00A6531E" w:rsidP="0023489E">
            <w:pPr>
              <w:pStyle w:val="TAH"/>
            </w:pPr>
            <w:r w:rsidRPr="00457CAE">
              <w:t xml:space="preserve">Communication service availability: target value </w:t>
            </w:r>
            <w:r w:rsidR="00EE308A">
              <w:t>[%]</w:t>
            </w:r>
          </w:p>
        </w:tc>
        <w:tc>
          <w:tcPr>
            <w:tcW w:w="1756" w:type="dxa"/>
            <w:shd w:val="clear" w:color="auto" w:fill="auto"/>
          </w:tcPr>
          <w:p w14:paraId="7DCFE3C8" w14:textId="77777777" w:rsidR="00A6531E" w:rsidRPr="00457CAE" w:rsidRDefault="00A6531E" w:rsidP="0023489E">
            <w:pPr>
              <w:pStyle w:val="TAH"/>
            </w:pPr>
            <w:r w:rsidRPr="00457CAE">
              <w:t>Communication service reliability: mean time between failures</w:t>
            </w:r>
          </w:p>
        </w:tc>
        <w:tc>
          <w:tcPr>
            <w:tcW w:w="1191" w:type="dxa"/>
            <w:shd w:val="clear" w:color="auto" w:fill="auto"/>
          </w:tcPr>
          <w:p w14:paraId="2B627A46" w14:textId="77777777" w:rsidR="00A6531E" w:rsidRPr="00457CAE" w:rsidRDefault="00A6531E" w:rsidP="0023489E">
            <w:pPr>
              <w:pStyle w:val="TAH"/>
            </w:pPr>
            <w:r w:rsidRPr="00457CAE">
              <w:t>End-to-end latency: maximum</w:t>
            </w:r>
          </w:p>
        </w:tc>
        <w:tc>
          <w:tcPr>
            <w:tcW w:w="1418" w:type="dxa"/>
            <w:shd w:val="clear" w:color="auto" w:fill="auto"/>
          </w:tcPr>
          <w:p w14:paraId="7BF9AAC4" w14:textId="77777777" w:rsidR="00A6531E" w:rsidRPr="00457CAE" w:rsidRDefault="00A6531E" w:rsidP="0023489E">
            <w:pPr>
              <w:pStyle w:val="TAH"/>
            </w:pPr>
            <w:r w:rsidRPr="00457CAE">
              <w:t>Service bitrate: user experienced data rate</w:t>
            </w:r>
          </w:p>
        </w:tc>
        <w:tc>
          <w:tcPr>
            <w:tcW w:w="1077" w:type="dxa"/>
            <w:shd w:val="clear" w:color="auto" w:fill="auto"/>
          </w:tcPr>
          <w:p w14:paraId="34190B27" w14:textId="77777777" w:rsidR="00A6531E" w:rsidRPr="00457CAE" w:rsidRDefault="00A6531E" w:rsidP="0023489E">
            <w:pPr>
              <w:pStyle w:val="TAH"/>
            </w:pPr>
            <w:r w:rsidRPr="00457CAE">
              <w:t>Message size [byte]</w:t>
            </w:r>
          </w:p>
        </w:tc>
        <w:tc>
          <w:tcPr>
            <w:tcW w:w="1018" w:type="dxa"/>
          </w:tcPr>
          <w:p w14:paraId="3FCDAB03" w14:textId="77777777" w:rsidR="00A6531E" w:rsidRPr="00457CAE" w:rsidRDefault="00A6531E" w:rsidP="0023489E">
            <w:pPr>
              <w:pStyle w:val="TAH"/>
            </w:pPr>
            <w:r w:rsidRPr="00457CAE">
              <w:t>Transfer interval: lower bound</w:t>
            </w:r>
          </w:p>
        </w:tc>
        <w:tc>
          <w:tcPr>
            <w:tcW w:w="1020" w:type="dxa"/>
          </w:tcPr>
          <w:p w14:paraId="502675BE" w14:textId="77777777" w:rsidR="00A6531E" w:rsidRPr="00457CAE" w:rsidRDefault="00A6531E" w:rsidP="0023489E">
            <w:pPr>
              <w:pStyle w:val="TAH"/>
            </w:pPr>
            <w:r w:rsidRPr="00457CAE">
              <w:t>Transfer interval: upper bound</w:t>
            </w:r>
          </w:p>
        </w:tc>
        <w:tc>
          <w:tcPr>
            <w:tcW w:w="1020" w:type="dxa"/>
          </w:tcPr>
          <w:p w14:paraId="6E7FEA30" w14:textId="77777777" w:rsidR="00A6531E" w:rsidRPr="00457CAE" w:rsidRDefault="00A6531E" w:rsidP="0023489E">
            <w:pPr>
              <w:pStyle w:val="TAH"/>
            </w:pPr>
            <w:r w:rsidRPr="00457CAE">
              <w:t>Survival time</w:t>
            </w:r>
          </w:p>
        </w:tc>
        <w:tc>
          <w:tcPr>
            <w:tcW w:w="1020" w:type="dxa"/>
          </w:tcPr>
          <w:p w14:paraId="3C48306B" w14:textId="77777777" w:rsidR="00A6531E" w:rsidRPr="00457CAE" w:rsidRDefault="00A6531E" w:rsidP="0023489E">
            <w:pPr>
              <w:pStyle w:val="TAH"/>
            </w:pPr>
            <w:r w:rsidRPr="00457CAE">
              <w:t>UE speed</w:t>
            </w:r>
          </w:p>
        </w:tc>
        <w:tc>
          <w:tcPr>
            <w:tcW w:w="794" w:type="dxa"/>
          </w:tcPr>
          <w:p w14:paraId="387651D0" w14:textId="77777777" w:rsidR="00A6531E" w:rsidRPr="00457CAE" w:rsidRDefault="00A6531E" w:rsidP="0023489E">
            <w:pPr>
              <w:pStyle w:val="TAH"/>
            </w:pPr>
            <w:r w:rsidRPr="00457CAE">
              <w:t># of UEs</w:t>
            </w:r>
          </w:p>
        </w:tc>
        <w:tc>
          <w:tcPr>
            <w:tcW w:w="968" w:type="dxa"/>
          </w:tcPr>
          <w:p w14:paraId="2E2D6358" w14:textId="77777777" w:rsidR="00A6531E" w:rsidRPr="00457CAE" w:rsidRDefault="00A6531E" w:rsidP="0023489E">
            <w:pPr>
              <w:pStyle w:val="TAH"/>
            </w:pPr>
            <w:r w:rsidRPr="00457CAE">
              <w:t>Service area (note)</w:t>
            </w:r>
          </w:p>
        </w:tc>
      </w:tr>
      <w:tr w:rsidR="00F54C84" w:rsidRPr="00457CAE" w14:paraId="7816357B" w14:textId="77777777" w:rsidTr="0062784E">
        <w:trPr>
          <w:gridAfter w:val="1"/>
          <w:wAfter w:w="38" w:type="dxa"/>
          <w:cantSplit/>
        </w:trPr>
        <w:tc>
          <w:tcPr>
            <w:tcW w:w="618" w:type="dxa"/>
          </w:tcPr>
          <w:p w14:paraId="6D8946B8" w14:textId="77777777" w:rsidR="00A6531E" w:rsidRPr="00457CAE" w:rsidRDefault="00A6531E" w:rsidP="0023489E">
            <w:pPr>
              <w:pStyle w:val="TAC"/>
            </w:pPr>
            <w:r w:rsidRPr="00457CAE">
              <w:t>1</w:t>
            </w:r>
          </w:p>
        </w:tc>
        <w:tc>
          <w:tcPr>
            <w:tcW w:w="1810" w:type="dxa"/>
            <w:shd w:val="clear" w:color="auto" w:fill="auto"/>
          </w:tcPr>
          <w:p w14:paraId="466AF6DB" w14:textId="77777777" w:rsidR="00A6531E" w:rsidRPr="00457CAE" w:rsidRDefault="00A6531E" w:rsidP="0023489E">
            <w:pPr>
              <w:pStyle w:val="TAC"/>
            </w:pPr>
            <w:r w:rsidRPr="00457CAE">
              <w:t>99</w:t>
            </w:r>
            <w:r w:rsidR="00EE308A">
              <w:t>.</w:t>
            </w:r>
            <w:r w:rsidRPr="00457CAE">
              <w:t>999 to 99</w:t>
            </w:r>
            <w:r w:rsidR="00EE308A">
              <w:t>.</w:t>
            </w:r>
            <w:r w:rsidRPr="00457CAE">
              <w:t>999</w:t>
            </w:r>
            <w:r w:rsidR="00EE308A">
              <w:t> </w:t>
            </w:r>
            <w:r w:rsidRPr="00457CAE">
              <w:t>99</w:t>
            </w:r>
          </w:p>
        </w:tc>
        <w:tc>
          <w:tcPr>
            <w:tcW w:w="1756" w:type="dxa"/>
            <w:shd w:val="clear" w:color="auto" w:fill="auto"/>
          </w:tcPr>
          <w:p w14:paraId="108D0CB3" w14:textId="77777777" w:rsidR="00A6531E" w:rsidRPr="00457CAE" w:rsidRDefault="00A6531E" w:rsidP="0023489E">
            <w:pPr>
              <w:pStyle w:val="TAC"/>
            </w:pPr>
            <w:r w:rsidRPr="00457CAE">
              <w:t>~ 10 years</w:t>
            </w:r>
          </w:p>
          <w:p w14:paraId="0E2CDA0A" w14:textId="77777777" w:rsidR="00A6531E" w:rsidRPr="00457CAE" w:rsidRDefault="00A6531E" w:rsidP="0023489E">
            <w:pPr>
              <w:pStyle w:val="TAC"/>
            </w:pPr>
          </w:p>
        </w:tc>
        <w:tc>
          <w:tcPr>
            <w:tcW w:w="1191" w:type="dxa"/>
            <w:shd w:val="clear" w:color="auto" w:fill="auto"/>
          </w:tcPr>
          <w:p w14:paraId="69B56F26" w14:textId="77777777" w:rsidR="00A6531E" w:rsidRPr="00457CAE" w:rsidRDefault="00A6531E" w:rsidP="0023489E">
            <w:pPr>
              <w:pStyle w:val="TAC"/>
              <w:rPr>
                <w:lang w:eastAsia="en-US"/>
              </w:rPr>
            </w:pPr>
            <w:r w:rsidRPr="00457CAE">
              <w:rPr>
                <w:lang w:eastAsia="en-US"/>
              </w:rPr>
              <w:t>&lt; transfer interval value</w:t>
            </w:r>
          </w:p>
        </w:tc>
        <w:tc>
          <w:tcPr>
            <w:tcW w:w="1418" w:type="dxa"/>
            <w:shd w:val="clear" w:color="auto" w:fill="auto"/>
          </w:tcPr>
          <w:p w14:paraId="7075E383" w14:textId="77777777" w:rsidR="00A6531E" w:rsidRPr="00457CAE" w:rsidRDefault="00A6531E" w:rsidP="0023489E">
            <w:pPr>
              <w:pStyle w:val="TAC"/>
            </w:pPr>
            <w:r w:rsidRPr="00457CAE">
              <w:t>–</w:t>
            </w:r>
          </w:p>
        </w:tc>
        <w:tc>
          <w:tcPr>
            <w:tcW w:w="1077" w:type="dxa"/>
            <w:shd w:val="clear" w:color="auto" w:fill="auto"/>
          </w:tcPr>
          <w:p w14:paraId="75A60934" w14:textId="77777777" w:rsidR="00A6531E" w:rsidRPr="00457CAE" w:rsidRDefault="00A6531E" w:rsidP="0023489E">
            <w:pPr>
              <w:pStyle w:val="TAC"/>
            </w:pPr>
            <w:r w:rsidRPr="00457CAE">
              <w:t>50</w:t>
            </w:r>
          </w:p>
        </w:tc>
        <w:tc>
          <w:tcPr>
            <w:tcW w:w="1018" w:type="dxa"/>
          </w:tcPr>
          <w:p w14:paraId="7DBC1064" w14:textId="77777777" w:rsidR="00A6531E" w:rsidRPr="00457CAE" w:rsidRDefault="00A6531E" w:rsidP="0023489E">
            <w:pPr>
              <w:pStyle w:val="TAC"/>
            </w:pPr>
            <w:r w:rsidRPr="00457CAE">
              <w:t>500 </w:t>
            </w:r>
            <w:r w:rsidRPr="00457CAE">
              <w:rPr>
                <w:rFonts w:cs="Arial"/>
              </w:rPr>
              <w:t>μ</w:t>
            </w:r>
            <w:r w:rsidRPr="00457CAE">
              <w:t xml:space="preserve">s </w:t>
            </w:r>
            <w:r w:rsidRPr="00457CAE">
              <w:rPr>
                <w:rFonts w:cs="Arial"/>
              </w:rPr>
              <w:t>–</w:t>
            </w:r>
            <w:r w:rsidRPr="00457CAE">
              <w:t xml:space="preserve"> 500 ns</w:t>
            </w:r>
          </w:p>
        </w:tc>
        <w:tc>
          <w:tcPr>
            <w:tcW w:w="1020" w:type="dxa"/>
          </w:tcPr>
          <w:p w14:paraId="32CDB9F3" w14:textId="77777777" w:rsidR="00A6531E" w:rsidRPr="00457CAE" w:rsidRDefault="00A6531E" w:rsidP="0023489E">
            <w:pPr>
              <w:pStyle w:val="TAC"/>
            </w:pPr>
            <w:r w:rsidRPr="00457CAE">
              <w:t>500 </w:t>
            </w:r>
            <w:r w:rsidRPr="00457CAE">
              <w:rPr>
                <w:rFonts w:cs="Arial"/>
              </w:rPr>
              <w:t>μ</w:t>
            </w:r>
            <w:r w:rsidRPr="00457CAE">
              <w:t>s + 500 ns</w:t>
            </w:r>
          </w:p>
        </w:tc>
        <w:tc>
          <w:tcPr>
            <w:tcW w:w="1020" w:type="dxa"/>
          </w:tcPr>
          <w:p w14:paraId="19636F3A" w14:textId="77777777" w:rsidR="00A6531E" w:rsidRPr="00457CAE" w:rsidRDefault="00A6531E" w:rsidP="0023489E">
            <w:pPr>
              <w:pStyle w:val="TAC"/>
            </w:pPr>
            <w:r w:rsidRPr="00457CAE">
              <w:t>500 </w:t>
            </w:r>
            <w:r w:rsidRPr="00457CAE">
              <w:rPr>
                <w:rFonts w:cs="Arial"/>
              </w:rPr>
              <w:t>μ</w:t>
            </w:r>
            <w:r w:rsidRPr="00457CAE">
              <w:t>s</w:t>
            </w:r>
          </w:p>
        </w:tc>
        <w:tc>
          <w:tcPr>
            <w:tcW w:w="1020" w:type="dxa"/>
          </w:tcPr>
          <w:p w14:paraId="16AED6A5" w14:textId="77777777" w:rsidR="00A6531E" w:rsidRPr="00457CAE" w:rsidRDefault="00A6531E" w:rsidP="0023489E">
            <w:pPr>
              <w:pStyle w:val="TAC"/>
            </w:pPr>
            <w:r w:rsidRPr="00457CAE">
              <w:t>≤ 72 km/h</w:t>
            </w:r>
          </w:p>
        </w:tc>
        <w:tc>
          <w:tcPr>
            <w:tcW w:w="794" w:type="dxa"/>
          </w:tcPr>
          <w:p w14:paraId="4C6D31DC" w14:textId="77777777" w:rsidR="00A6531E" w:rsidRPr="00457CAE" w:rsidRDefault="00A6531E" w:rsidP="0023489E">
            <w:pPr>
              <w:pStyle w:val="TAC"/>
            </w:pPr>
            <w:r w:rsidRPr="00457CAE">
              <w:t>≤ 20</w:t>
            </w:r>
          </w:p>
        </w:tc>
        <w:tc>
          <w:tcPr>
            <w:tcW w:w="968" w:type="dxa"/>
          </w:tcPr>
          <w:p w14:paraId="141EAE6D" w14:textId="77777777" w:rsidR="00A6531E" w:rsidRPr="00457CAE" w:rsidRDefault="00A6531E" w:rsidP="0023489E">
            <w:pPr>
              <w:pStyle w:val="TAC"/>
            </w:pPr>
            <w:r w:rsidRPr="00457CAE">
              <w:t>50 m x 10 m x 10 m</w:t>
            </w:r>
          </w:p>
        </w:tc>
      </w:tr>
      <w:tr w:rsidR="00F54C84" w:rsidRPr="00457CAE" w14:paraId="354FFF01" w14:textId="77777777" w:rsidTr="0062784E">
        <w:trPr>
          <w:gridAfter w:val="1"/>
          <w:wAfter w:w="38" w:type="dxa"/>
          <w:cantSplit/>
        </w:trPr>
        <w:tc>
          <w:tcPr>
            <w:tcW w:w="618" w:type="dxa"/>
          </w:tcPr>
          <w:p w14:paraId="070E9E22" w14:textId="77777777" w:rsidR="00A6531E" w:rsidRPr="00457CAE" w:rsidRDefault="00A6531E" w:rsidP="0023489E">
            <w:pPr>
              <w:pStyle w:val="TAC"/>
            </w:pPr>
            <w:r w:rsidRPr="00457CAE">
              <w:t>2</w:t>
            </w:r>
          </w:p>
        </w:tc>
        <w:tc>
          <w:tcPr>
            <w:tcW w:w="1810" w:type="dxa"/>
            <w:shd w:val="clear" w:color="auto" w:fill="auto"/>
          </w:tcPr>
          <w:p w14:paraId="56D527F0"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4A69F4C2" w14:textId="77777777" w:rsidR="00A6531E" w:rsidRPr="00457CAE" w:rsidRDefault="00A6531E" w:rsidP="0023489E">
            <w:pPr>
              <w:pStyle w:val="TAC"/>
            </w:pPr>
            <w:r w:rsidRPr="00457CAE">
              <w:t>~ 10 years</w:t>
            </w:r>
          </w:p>
        </w:tc>
        <w:tc>
          <w:tcPr>
            <w:tcW w:w="1191" w:type="dxa"/>
            <w:shd w:val="clear" w:color="auto" w:fill="auto"/>
          </w:tcPr>
          <w:p w14:paraId="5DDF96C2"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65A779F9" w14:textId="77777777" w:rsidR="00A6531E" w:rsidRPr="00457CAE" w:rsidRDefault="00A6531E" w:rsidP="0023489E">
            <w:pPr>
              <w:pStyle w:val="TAC"/>
            </w:pPr>
            <w:r w:rsidRPr="00457CAE">
              <w:t>–</w:t>
            </w:r>
          </w:p>
        </w:tc>
        <w:tc>
          <w:tcPr>
            <w:tcW w:w="1077" w:type="dxa"/>
            <w:shd w:val="clear" w:color="auto" w:fill="auto"/>
          </w:tcPr>
          <w:p w14:paraId="64FF3C11" w14:textId="77777777" w:rsidR="00A6531E" w:rsidRPr="00457CAE" w:rsidRDefault="00A6531E" w:rsidP="0023489E">
            <w:pPr>
              <w:pStyle w:val="TAC"/>
            </w:pPr>
            <w:r w:rsidRPr="00457CAE">
              <w:t>40</w:t>
            </w:r>
          </w:p>
        </w:tc>
        <w:tc>
          <w:tcPr>
            <w:tcW w:w="1018" w:type="dxa"/>
          </w:tcPr>
          <w:p w14:paraId="2EB0469F" w14:textId="77777777" w:rsidR="00A6531E" w:rsidRPr="00457CAE" w:rsidRDefault="00A6531E" w:rsidP="0023489E">
            <w:pPr>
              <w:pStyle w:val="TAC"/>
            </w:pPr>
            <w:r w:rsidRPr="00457CAE">
              <w:t xml:space="preserve">1 ms </w:t>
            </w:r>
            <w:r w:rsidRPr="00457CAE">
              <w:rPr>
                <w:rFonts w:cs="Arial"/>
              </w:rPr>
              <w:t>–</w:t>
            </w:r>
            <w:r w:rsidRPr="00457CAE">
              <w:t xml:space="preserve"> 500 ns</w:t>
            </w:r>
          </w:p>
        </w:tc>
        <w:tc>
          <w:tcPr>
            <w:tcW w:w="1020" w:type="dxa"/>
          </w:tcPr>
          <w:p w14:paraId="3B921190" w14:textId="77777777" w:rsidR="00A6531E" w:rsidRPr="00457CAE" w:rsidRDefault="00A6531E" w:rsidP="0023489E">
            <w:pPr>
              <w:pStyle w:val="TAC"/>
            </w:pPr>
            <w:r w:rsidRPr="00457CAE">
              <w:t>1 ms + 500 ns</w:t>
            </w:r>
          </w:p>
        </w:tc>
        <w:tc>
          <w:tcPr>
            <w:tcW w:w="1020" w:type="dxa"/>
          </w:tcPr>
          <w:p w14:paraId="6DB885F2" w14:textId="77777777" w:rsidR="00A6531E" w:rsidRPr="00457CAE" w:rsidRDefault="00A6531E" w:rsidP="0023489E">
            <w:pPr>
              <w:pStyle w:val="TAC"/>
            </w:pPr>
            <w:r w:rsidRPr="00457CAE">
              <w:t>1 ms</w:t>
            </w:r>
          </w:p>
        </w:tc>
        <w:tc>
          <w:tcPr>
            <w:tcW w:w="1020" w:type="dxa"/>
          </w:tcPr>
          <w:p w14:paraId="5AF77D70" w14:textId="77777777" w:rsidR="00A6531E" w:rsidRPr="00457CAE" w:rsidRDefault="00A6531E" w:rsidP="0023489E">
            <w:pPr>
              <w:pStyle w:val="TAC"/>
            </w:pPr>
            <w:r w:rsidRPr="00457CAE">
              <w:t>≤ 72 km/h</w:t>
            </w:r>
          </w:p>
        </w:tc>
        <w:tc>
          <w:tcPr>
            <w:tcW w:w="794" w:type="dxa"/>
          </w:tcPr>
          <w:p w14:paraId="63941A83" w14:textId="77777777" w:rsidR="00A6531E" w:rsidRPr="00457CAE" w:rsidRDefault="00A6531E" w:rsidP="0023489E">
            <w:pPr>
              <w:pStyle w:val="TAC"/>
            </w:pPr>
            <w:r w:rsidRPr="00457CAE">
              <w:t>≤ 50</w:t>
            </w:r>
          </w:p>
        </w:tc>
        <w:tc>
          <w:tcPr>
            <w:tcW w:w="968" w:type="dxa"/>
          </w:tcPr>
          <w:p w14:paraId="43C9F1DA" w14:textId="77777777" w:rsidR="00A6531E" w:rsidRPr="00457CAE" w:rsidRDefault="00A6531E" w:rsidP="0023489E">
            <w:pPr>
              <w:pStyle w:val="TAC"/>
            </w:pPr>
            <w:r w:rsidRPr="00457CAE">
              <w:t>50 m x 10 m x 10 m</w:t>
            </w:r>
          </w:p>
        </w:tc>
      </w:tr>
      <w:tr w:rsidR="00F54C84" w:rsidRPr="00457CAE" w14:paraId="6F8612B9" w14:textId="77777777" w:rsidTr="0062784E">
        <w:trPr>
          <w:gridAfter w:val="1"/>
          <w:wAfter w:w="38" w:type="dxa"/>
          <w:cantSplit/>
        </w:trPr>
        <w:tc>
          <w:tcPr>
            <w:tcW w:w="618" w:type="dxa"/>
          </w:tcPr>
          <w:p w14:paraId="58F695CA" w14:textId="77777777" w:rsidR="00A6531E" w:rsidRPr="00457CAE" w:rsidRDefault="00A6531E" w:rsidP="0023489E">
            <w:pPr>
              <w:pStyle w:val="TAC"/>
            </w:pPr>
            <w:r w:rsidRPr="00457CAE">
              <w:t>3</w:t>
            </w:r>
          </w:p>
        </w:tc>
        <w:tc>
          <w:tcPr>
            <w:tcW w:w="1810" w:type="dxa"/>
            <w:shd w:val="clear" w:color="auto" w:fill="auto"/>
          </w:tcPr>
          <w:p w14:paraId="06DD4AB7"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72880A45" w14:textId="77777777" w:rsidR="00A6531E" w:rsidRPr="00457CAE" w:rsidRDefault="00A6531E" w:rsidP="0023489E">
            <w:pPr>
              <w:pStyle w:val="TAC"/>
            </w:pPr>
            <w:r w:rsidRPr="00457CAE">
              <w:t>~ 10 years</w:t>
            </w:r>
          </w:p>
        </w:tc>
        <w:tc>
          <w:tcPr>
            <w:tcW w:w="1191" w:type="dxa"/>
            <w:shd w:val="clear" w:color="auto" w:fill="auto"/>
          </w:tcPr>
          <w:p w14:paraId="67FEF752"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3B62E12D" w14:textId="77777777" w:rsidR="00A6531E" w:rsidRPr="00457CAE" w:rsidRDefault="00A6531E" w:rsidP="0023489E">
            <w:pPr>
              <w:pStyle w:val="TAC"/>
            </w:pPr>
            <w:r w:rsidRPr="00457CAE">
              <w:t>–</w:t>
            </w:r>
          </w:p>
        </w:tc>
        <w:tc>
          <w:tcPr>
            <w:tcW w:w="1077" w:type="dxa"/>
            <w:shd w:val="clear" w:color="auto" w:fill="auto"/>
          </w:tcPr>
          <w:p w14:paraId="5B6553C3" w14:textId="77777777" w:rsidR="00A6531E" w:rsidRPr="00457CAE" w:rsidRDefault="00A6531E" w:rsidP="0023489E">
            <w:pPr>
              <w:pStyle w:val="TAC"/>
              <w:rPr>
                <w:rFonts w:ascii="Calibri" w:hAnsi="Calibri"/>
                <w:color w:val="000000"/>
                <w:sz w:val="22"/>
                <w:szCs w:val="22"/>
              </w:rPr>
            </w:pPr>
            <w:r w:rsidRPr="00457CAE">
              <w:rPr>
                <w:rFonts w:ascii="Calibri" w:hAnsi="Calibri"/>
                <w:color w:val="000000"/>
                <w:sz w:val="22"/>
                <w:szCs w:val="22"/>
                <w:lang w:eastAsia="en-US"/>
              </w:rPr>
              <w:t>20</w:t>
            </w:r>
          </w:p>
          <w:p w14:paraId="594B4691" w14:textId="77777777" w:rsidR="00A6531E" w:rsidRPr="00457CAE" w:rsidRDefault="00A6531E" w:rsidP="0023489E">
            <w:pPr>
              <w:pStyle w:val="TAC"/>
            </w:pPr>
          </w:p>
        </w:tc>
        <w:tc>
          <w:tcPr>
            <w:tcW w:w="1018" w:type="dxa"/>
          </w:tcPr>
          <w:p w14:paraId="37DF03A4" w14:textId="77777777" w:rsidR="00A6531E" w:rsidRPr="00457CAE" w:rsidRDefault="00A6531E" w:rsidP="0023489E">
            <w:pPr>
              <w:pStyle w:val="TAC"/>
            </w:pPr>
            <w:r w:rsidRPr="00457CAE">
              <w:t xml:space="preserve">2 ms </w:t>
            </w:r>
            <w:r w:rsidRPr="00457CAE">
              <w:rPr>
                <w:rFonts w:cs="Arial"/>
              </w:rPr>
              <w:t>–</w:t>
            </w:r>
            <w:r w:rsidRPr="00457CAE">
              <w:t xml:space="preserve"> 500 ns</w:t>
            </w:r>
          </w:p>
        </w:tc>
        <w:tc>
          <w:tcPr>
            <w:tcW w:w="1020" w:type="dxa"/>
          </w:tcPr>
          <w:p w14:paraId="019B71B0" w14:textId="77777777" w:rsidR="00A6531E" w:rsidRPr="00457CAE" w:rsidRDefault="00A6531E" w:rsidP="0023489E">
            <w:pPr>
              <w:pStyle w:val="TAC"/>
            </w:pPr>
            <w:r w:rsidRPr="00457CAE">
              <w:t>2 ms + 500 ns</w:t>
            </w:r>
          </w:p>
        </w:tc>
        <w:tc>
          <w:tcPr>
            <w:tcW w:w="1020" w:type="dxa"/>
          </w:tcPr>
          <w:p w14:paraId="43652EE0" w14:textId="77777777" w:rsidR="00A6531E" w:rsidRPr="00457CAE" w:rsidRDefault="00A6531E" w:rsidP="0023489E">
            <w:pPr>
              <w:pStyle w:val="TAC"/>
            </w:pPr>
            <w:r w:rsidRPr="00457CAE">
              <w:t>2 ms</w:t>
            </w:r>
          </w:p>
        </w:tc>
        <w:tc>
          <w:tcPr>
            <w:tcW w:w="1020" w:type="dxa"/>
          </w:tcPr>
          <w:p w14:paraId="1BC41B39" w14:textId="77777777" w:rsidR="00A6531E" w:rsidRPr="00457CAE" w:rsidRDefault="00A6531E" w:rsidP="0023489E">
            <w:pPr>
              <w:pStyle w:val="TAC"/>
            </w:pPr>
            <w:r w:rsidRPr="00457CAE">
              <w:t>≤ 72 km/h</w:t>
            </w:r>
          </w:p>
        </w:tc>
        <w:tc>
          <w:tcPr>
            <w:tcW w:w="794" w:type="dxa"/>
          </w:tcPr>
          <w:p w14:paraId="4D552276" w14:textId="77777777" w:rsidR="00A6531E" w:rsidRPr="00457CAE" w:rsidRDefault="00A6531E" w:rsidP="0023489E">
            <w:pPr>
              <w:pStyle w:val="TAC"/>
            </w:pPr>
            <w:r w:rsidRPr="00457CAE">
              <w:t>≤ 100</w:t>
            </w:r>
          </w:p>
        </w:tc>
        <w:tc>
          <w:tcPr>
            <w:tcW w:w="968" w:type="dxa"/>
          </w:tcPr>
          <w:p w14:paraId="5617F104" w14:textId="77777777" w:rsidR="00A6531E" w:rsidRPr="00457CAE" w:rsidRDefault="00A6531E" w:rsidP="0023489E">
            <w:pPr>
              <w:pStyle w:val="TAC"/>
            </w:pPr>
            <w:r w:rsidRPr="00457CAE">
              <w:t>50 m x 10 m x 10 m</w:t>
            </w:r>
          </w:p>
        </w:tc>
      </w:tr>
      <w:tr w:rsidR="00F54C84" w:rsidRPr="00457CAE" w14:paraId="7AE0E7DC" w14:textId="77777777" w:rsidTr="00F54C84">
        <w:trPr>
          <w:cantSplit/>
        </w:trPr>
        <w:tc>
          <w:tcPr>
            <w:tcW w:w="13748" w:type="dxa"/>
            <w:gridSpan w:val="13"/>
          </w:tcPr>
          <w:p w14:paraId="05892F1C" w14:textId="77777777" w:rsidR="00F54C84" w:rsidRPr="00457CAE" w:rsidRDefault="00F54C84" w:rsidP="00F54C84">
            <w:pPr>
              <w:pStyle w:val="TAN"/>
            </w:pPr>
            <w:r w:rsidRPr="00457CAE">
              <w:t>NOTE:</w:t>
            </w:r>
            <w:r w:rsidRPr="00457CAE">
              <w:tab/>
              <w:t>Length x width x height.</w:t>
            </w:r>
          </w:p>
        </w:tc>
      </w:tr>
    </w:tbl>
    <w:p w14:paraId="212BE6F3" w14:textId="77777777" w:rsidR="00A6531E" w:rsidRPr="00457CAE" w:rsidRDefault="00A6531E" w:rsidP="00A6531E"/>
    <w:p w14:paraId="2C47ADDA" w14:textId="77777777" w:rsidR="00A6531E" w:rsidRPr="00457CAE" w:rsidRDefault="00A6531E" w:rsidP="00A6531E">
      <w:pPr>
        <w:rPr>
          <w:i/>
          <w:lang w:eastAsia="en-US"/>
        </w:rPr>
      </w:pPr>
      <w:r w:rsidRPr="00457CAE">
        <w:rPr>
          <w:i/>
          <w:lang w:eastAsia="en-US"/>
        </w:rPr>
        <w:t>Use cases one to three</w:t>
      </w:r>
    </w:p>
    <w:p w14:paraId="54E5592A" w14:textId="77777777" w:rsidR="00A6531E" w:rsidRPr="00457CAE" w:rsidRDefault="00A6531E" w:rsidP="00A6531E">
      <w:pPr>
        <w:rPr>
          <w:lang w:eastAsia="en-US"/>
        </w:rPr>
      </w:pPr>
      <w:r w:rsidRPr="00457CAE">
        <w:rPr>
          <w:lang w:eastAsia="en-US"/>
        </w:rPr>
        <w:t>Characteristic parameters and influence quantities for a communication service supporting the cyclic interaction described above.</w:t>
      </w:r>
    </w:p>
    <w:p w14:paraId="7D9A7958" w14:textId="77777777" w:rsidR="00FA0D71" w:rsidRPr="00457CAE" w:rsidRDefault="00FA0D71" w:rsidP="00DF3B60">
      <w:pPr>
        <w:pStyle w:val="Heading3"/>
        <w:rPr>
          <w:lang w:eastAsia="en-US"/>
        </w:rPr>
        <w:sectPr w:rsidR="00FA0D71" w:rsidRPr="00457CAE" w:rsidSect="00AA0CF5">
          <w:footnotePr>
            <w:numRestart w:val="eachSect"/>
          </w:footnotePr>
          <w:pgSz w:w="16840" w:h="11907" w:orient="landscape" w:code="9"/>
          <w:pgMar w:top="1191" w:right="1418" w:bottom="1134" w:left="1134" w:header="851" w:footer="340" w:gutter="0"/>
          <w:cols w:space="720"/>
          <w:formProt w:val="0"/>
          <w:docGrid w:linePitch="272"/>
        </w:sectPr>
      </w:pPr>
    </w:p>
    <w:p w14:paraId="2A2E240C" w14:textId="77777777" w:rsidR="00A6531E" w:rsidRPr="00457CAE" w:rsidRDefault="00A6531E" w:rsidP="00DF3B60">
      <w:pPr>
        <w:pStyle w:val="Heading3"/>
        <w:rPr>
          <w:lang w:eastAsia="en-US"/>
        </w:rPr>
      </w:pPr>
      <w:bookmarkStart w:id="132" w:name="_Toc45387364"/>
      <w:bookmarkStart w:id="133" w:name="_Toc146301555"/>
      <w:r w:rsidRPr="00457CAE">
        <w:rPr>
          <w:lang w:eastAsia="en-US"/>
        </w:rPr>
        <w:lastRenderedPageBreak/>
        <w:t>A</w:t>
      </w:r>
      <w:r w:rsidR="001C613D" w:rsidRPr="00457CAE">
        <w:rPr>
          <w:lang w:eastAsia="en-US"/>
        </w:rPr>
        <w:t>.</w:t>
      </w:r>
      <w:r w:rsidRPr="00457CAE">
        <w:rPr>
          <w:lang w:eastAsia="en-US"/>
        </w:rPr>
        <w:t>2.2.2</w:t>
      </w:r>
      <w:r w:rsidRPr="00457CAE">
        <w:rPr>
          <w:lang w:eastAsia="en-US"/>
        </w:rPr>
        <w:tab/>
        <w:t>Control-to-control communication</w:t>
      </w:r>
      <w:bookmarkEnd w:id="132"/>
      <w:bookmarkEnd w:id="133"/>
    </w:p>
    <w:p w14:paraId="4729BC99" w14:textId="77777777" w:rsidR="00A6531E" w:rsidRPr="00457CAE" w:rsidRDefault="00A6531E" w:rsidP="00A6531E">
      <w:pPr>
        <w:rPr>
          <w:rFonts w:eastAsia="SimSun"/>
          <w:lang w:eastAsia="en-US"/>
        </w:rPr>
      </w:pPr>
      <w:r w:rsidRPr="00457CAE">
        <w:rPr>
          <w:rFonts w:eastAsia="SimSun"/>
          <w:lang w:eastAsia="en-US"/>
        </w:rPr>
        <w:t>Control-to-control communication, i.e., the communication between different industrial controllers is already used today for different use cases, such as:</w:t>
      </w:r>
    </w:p>
    <w:p w14:paraId="27350410" w14:textId="77777777" w:rsidR="00A6531E" w:rsidRPr="00457CAE" w:rsidRDefault="000A609B" w:rsidP="000A609B">
      <w:pPr>
        <w:pStyle w:val="B1"/>
        <w:rPr>
          <w:lang w:eastAsia="en-US"/>
        </w:rPr>
      </w:pPr>
      <w:r w:rsidRPr="00457CAE">
        <w:rPr>
          <w:lang w:eastAsia="en-US"/>
        </w:rPr>
        <w:t xml:space="preserve">- </w:t>
      </w:r>
      <w:r w:rsidRPr="00457CAE">
        <w:rPr>
          <w:lang w:eastAsia="en-US"/>
        </w:rPr>
        <w:tab/>
      </w:r>
      <w:r w:rsidR="00A6531E" w:rsidRPr="00457CAE">
        <w:rPr>
          <w:lang w:eastAsia="en-US"/>
        </w:rPr>
        <w:t>large machines (e.g., newspaper printing machines), where several controls are used to cluster machine functions, which need to communicate with each other; these controls typically need to be synchronised and exchange real-time data;</w:t>
      </w:r>
    </w:p>
    <w:p w14:paraId="37E9A26B" w14:textId="77777777" w:rsidR="00A6531E" w:rsidRPr="00457CAE" w:rsidRDefault="000A609B" w:rsidP="000A609B">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individual machines that are used for fulfilling a common task (e.g., machines in an assembly line) often need to communicate, for example for controlling and coordinating the handover of work pieces from one machine to another.</w:t>
      </w:r>
    </w:p>
    <w:p w14:paraId="1908BD16" w14:textId="77777777" w:rsidR="00A6531E" w:rsidRPr="00457CAE" w:rsidRDefault="00A6531E" w:rsidP="00C55525">
      <w:pPr>
        <w:jc w:val="both"/>
        <w:rPr>
          <w:rFonts w:eastAsia="SimSun"/>
          <w:lang w:eastAsia="en-US"/>
        </w:rPr>
      </w:pPr>
      <w:r w:rsidRPr="00457CAE">
        <w:rPr>
          <w:rFonts w:eastAsia="SimSun"/>
          <w:lang w:eastAsia="en-US"/>
        </w:rPr>
        <w:t>Typically, a control-to-control network has no fixed configuration of certain controls that need to be present. The control nodes present in the network often vary with the status of machines and the manufacturing plant. Therefore, hot-plugging support for different control nodes is important and often used.</w:t>
      </w:r>
    </w:p>
    <w:p w14:paraId="7F4AC324"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lang w:eastAsia="en-US"/>
        </w:rPr>
        <w:t>.</w:t>
      </w:r>
      <w:r w:rsidRPr="00457CAE">
        <w:rPr>
          <w:rFonts w:eastAsia="SimSun"/>
          <w:lang w:eastAsia="en-US"/>
        </w:rPr>
        <w:t>2.2.2-1</w:t>
      </w:r>
      <w:r w:rsidR="005256C2" w:rsidRPr="00457CAE">
        <w:rPr>
          <w:rFonts w:eastAsia="SimSun"/>
          <w:lang w:eastAsia="en-US"/>
        </w:rPr>
        <w:t>:</w:t>
      </w:r>
      <w:r w:rsidRPr="00457CAE">
        <w:rPr>
          <w:rFonts w:eastAsia="SimSun"/>
          <w:lang w:eastAsia="en-US"/>
        </w:rPr>
        <w:t xml:space="preserve"> Service performance requirements for control-to control communication in motion control</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577"/>
        <w:gridCol w:w="1577"/>
        <w:gridCol w:w="1057"/>
        <w:gridCol w:w="977"/>
        <w:gridCol w:w="937"/>
        <w:gridCol w:w="917"/>
        <w:gridCol w:w="997"/>
        <w:gridCol w:w="567"/>
        <w:gridCol w:w="867"/>
      </w:tblGrid>
      <w:tr w:rsidR="00A6531E" w:rsidRPr="00457CAE" w14:paraId="354B53AF" w14:textId="77777777" w:rsidTr="003B6F45">
        <w:trPr>
          <w:cantSplit/>
          <w:tblHeader/>
        </w:trPr>
        <w:tc>
          <w:tcPr>
            <w:tcW w:w="627" w:type="dxa"/>
          </w:tcPr>
          <w:p w14:paraId="722D2739" w14:textId="77777777" w:rsidR="00A6531E" w:rsidRPr="00457CAE" w:rsidRDefault="00A6531E" w:rsidP="0023489E">
            <w:pPr>
              <w:pStyle w:val="TAH"/>
            </w:pPr>
            <w:r w:rsidRPr="00457CAE">
              <w:t>Use case #</w:t>
            </w:r>
          </w:p>
        </w:tc>
        <w:tc>
          <w:tcPr>
            <w:tcW w:w="4211" w:type="dxa"/>
            <w:gridSpan w:val="3"/>
            <w:shd w:val="clear" w:color="auto" w:fill="auto"/>
          </w:tcPr>
          <w:p w14:paraId="4946AC51" w14:textId="77777777" w:rsidR="00A6531E" w:rsidRPr="00457CAE" w:rsidRDefault="00A6531E" w:rsidP="0023489E">
            <w:pPr>
              <w:pStyle w:val="TAH"/>
            </w:pPr>
            <w:r w:rsidRPr="00457CAE">
              <w:t>Characteristic parameter</w:t>
            </w:r>
          </w:p>
        </w:tc>
        <w:tc>
          <w:tcPr>
            <w:tcW w:w="0" w:type="auto"/>
            <w:gridSpan w:val="6"/>
          </w:tcPr>
          <w:p w14:paraId="374D8DF2" w14:textId="77777777" w:rsidR="00A6531E" w:rsidRPr="00457CAE" w:rsidRDefault="00A6531E" w:rsidP="0023489E">
            <w:pPr>
              <w:pStyle w:val="TAH"/>
            </w:pPr>
            <w:r w:rsidRPr="00457CAE">
              <w:t>Influence quantity</w:t>
            </w:r>
          </w:p>
        </w:tc>
      </w:tr>
      <w:tr w:rsidR="00A6531E" w:rsidRPr="00457CAE" w14:paraId="6E185A3C" w14:textId="77777777" w:rsidTr="003B6F45">
        <w:trPr>
          <w:cantSplit/>
          <w:tblHeader/>
        </w:trPr>
        <w:tc>
          <w:tcPr>
            <w:tcW w:w="627" w:type="dxa"/>
          </w:tcPr>
          <w:p w14:paraId="25D62117" w14:textId="77777777" w:rsidR="00A6531E" w:rsidRPr="00457CAE" w:rsidRDefault="00A6531E" w:rsidP="0023489E">
            <w:pPr>
              <w:pStyle w:val="TAH"/>
            </w:pPr>
          </w:p>
        </w:tc>
        <w:tc>
          <w:tcPr>
            <w:tcW w:w="1577" w:type="dxa"/>
            <w:shd w:val="clear" w:color="auto" w:fill="auto"/>
          </w:tcPr>
          <w:p w14:paraId="22C031E5" w14:textId="77777777" w:rsidR="00A6531E" w:rsidRPr="00457CAE" w:rsidRDefault="00A6531E" w:rsidP="0023489E">
            <w:pPr>
              <w:pStyle w:val="TAH"/>
            </w:pPr>
            <w:r w:rsidRPr="00457CAE">
              <w:t xml:space="preserve">Communication service availability: target value </w:t>
            </w:r>
            <w:r w:rsidR="00EE308A">
              <w:t>[%]</w:t>
            </w:r>
          </w:p>
        </w:tc>
        <w:tc>
          <w:tcPr>
            <w:tcW w:w="0" w:type="auto"/>
            <w:shd w:val="clear" w:color="auto" w:fill="auto"/>
          </w:tcPr>
          <w:p w14:paraId="4246DD0E"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339B4B23" w14:textId="77777777" w:rsidR="00A6531E" w:rsidRPr="00457CAE" w:rsidRDefault="00A6531E" w:rsidP="0023489E">
            <w:pPr>
              <w:pStyle w:val="TAH"/>
            </w:pPr>
            <w:r w:rsidRPr="00457CAE">
              <w:t>End-to-end latency: maximum</w:t>
            </w:r>
          </w:p>
        </w:tc>
        <w:tc>
          <w:tcPr>
            <w:tcW w:w="0" w:type="auto"/>
            <w:shd w:val="clear" w:color="auto" w:fill="auto"/>
          </w:tcPr>
          <w:p w14:paraId="679E4A84" w14:textId="77777777" w:rsidR="00A6531E" w:rsidRPr="00457CAE" w:rsidRDefault="00A6531E" w:rsidP="0023489E">
            <w:pPr>
              <w:pStyle w:val="TAH"/>
            </w:pPr>
            <w:r w:rsidRPr="00457CAE">
              <w:t>Message size [byte]</w:t>
            </w:r>
          </w:p>
        </w:tc>
        <w:tc>
          <w:tcPr>
            <w:tcW w:w="0" w:type="auto"/>
          </w:tcPr>
          <w:p w14:paraId="3E9D8AC3" w14:textId="77777777" w:rsidR="00A6531E" w:rsidRPr="00457CAE" w:rsidRDefault="00A6531E" w:rsidP="0023489E">
            <w:pPr>
              <w:pStyle w:val="TAH"/>
            </w:pPr>
            <w:r w:rsidRPr="00457CAE">
              <w:t>Transfer interval</w:t>
            </w:r>
          </w:p>
        </w:tc>
        <w:tc>
          <w:tcPr>
            <w:tcW w:w="0" w:type="auto"/>
          </w:tcPr>
          <w:p w14:paraId="3CE12864" w14:textId="77777777" w:rsidR="00A6531E" w:rsidRPr="00457CAE" w:rsidRDefault="00A6531E" w:rsidP="0023489E">
            <w:pPr>
              <w:pStyle w:val="TAH"/>
            </w:pPr>
            <w:r w:rsidRPr="00457CAE">
              <w:t>Survival time</w:t>
            </w:r>
          </w:p>
        </w:tc>
        <w:tc>
          <w:tcPr>
            <w:tcW w:w="0" w:type="auto"/>
          </w:tcPr>
          <w:p w14:paraId="24D75E18" w14:textId="77777777" w:rsidR="00A6531E" w:rsidRPr="00457CAE" w:rsidRDefault="00A6531E" w:rsidP="0023489E">
            <w:pPr>
              <w:pStyle w:val="TAH"/>
            </w:pPr>
            <w:r w:rsidRPr="00457CAE">
              <w:t>UE speed</w:t>
            </w:r>
          </w:p>
        </w:tc>
        <w:tc>
          <w:tcPr>
            <w:tcW w:w="0" w:type="auto"/>
          </w:tcPr>
          <w:p w14:paraId="7541896B" w14:textId="77777777" w:rsidR="00A6531E" w:rsidRPr="00457CAE" w:rsidRDefault="00A6531E" w:rsidP="0023489E">
            <w:pPr>
              <w:pStyle w:val="TAH"/>
            </w:pPr>
            <w:r w:rsidRPr="00457CAE">
              <w:t># of UEs</w:t>
            </w:r>
          </w:p>
        </w:tc>
        <w:tc>
          <w:tcPr>
            <w:tcW w:w="0" w:type="auto"/>
          </w:tcPr>
          <w:p w14:paraId="6E41D1BE" w14:textId="77777777" w:rsidR="00A6531E" w:rsidRPr="00457CAE" w:rsidRDefault="00A6531E" w:rsidP="0023489E">
            <w:pPr>
              <w:pStyle w:val="TAH"/>
            </w:pPr>
            <w:r w:rsidRPr="00457CAE">
              <w:t>Service area (note</w:t>
            </w:r>
            <w:r w:rsidR="0000391F" w:rsidRPr="00457CAE">
              <w:t xml:space="preserve"> 1</w:t>
            </w:r>
            <w:r w:rsidRPr="00457CAE">
              <w:t>)</w:t>
            </w:r>
          </w:p>
        </w:tc>
      </w:tr>
      <w:tr w:rsidR="00A6531E" w:rsidRPr="00457CAE" w14:paraId="289FD2AE" w14:textId="77777777" w:rsidTr="003B6F45">
        <w:trPr>
          <w:cantSplit/>
        </w:trPr>
        <w:tc>
          <w:tcPr>
            <w:tcW w:w="627" w:type="dxa"/>
          </w:tcPr>
          <w:p w14:paraId="374AA583" w14:textId="77777777" w:rsidR="0000391F" w:rsidRPr="00457CAE" w:rsidRDefault="00A6531E" w:rsidP="0000391F">
            <w:pPr>
              <w:pStyle w:val="TAC"/>
            </w:pPr>
            <w:r w:rsidRPr="00457CAE">
              <w:t>1</w:t>
            </w:r>
          </w:p>
          <w:p w14:paraId="45BC53DA" w14:textId="77777777" w:rsidR="00A6531E" w:rsidRPr="00457CAE" w:rsidRDefault="0000391F" w:rsidP="0000391F">
            <w:pPr>
              <w:pStyle w:val="TAC"/>
            </w:pPr>
            <w:r w:rsidRPr="00457CAE">
              <w:t>(note 2)</w:t>
            </w:r>
          </w:p>
        </w:tc>
        <w:tc>
          <w:tcPr>
            <w:tcW w:w="1577" w:type="dxa"/>
            <w:shd w:val="clear" w:color="auto" w:fill="auto"/>
          </w:tcPr>
          <w:p w14:paraId="64E9B40D"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74AD391A" w14:textId="77777777" w:rsidR="00A6531E" w:rsidRPr="00457CAE" w:rsidRDefault="00A6531E" w:rsidP="0023489E">
            <w:pPr>
              <w:pStyle w:val="TAC"/>
            </w:pPr>
            <w:r w:rsidRPr="00457CAE">
              <w:t>~ 10 years</w:t>
            </w:r>
          </w:p>
        </w:tc>
        <w:tc>
          <w:tcPr>
            <w:tcW w:w="0" w:type="auto"/>
            <w:shd w:val="clear" w:color="auto" w:fill="auto"/>
          </w:tcPr>
          <w:p w14:paraId="3474873E" w14:textId="77777777" w:rsidR="00A6531E" w:rsidRPr="00457CAE" w:rsidRDefault="00A6531E" w:rsidP="0023489E">
            <w:pPr>
              <w:pStyle w:val="TAC"/>
              <w:rPr>
                <w:lang w:eastAsia="en-US"/>
              </w:rPr>
            </w:pPr>
            <w:r w:rsidRPr="00457CAE">
              <w:rPr>
                <w:lang w:eastAsia="en-US"/>
              </w:rPr>
              <w:t>&lt; transfer interval value</w:t>
            </w:r>
          </w:p>
        </w:tc>
        <w:tc>
          <w:tcPr>
            <w:tcW w:w="0" w:type="auto"/>
            <w:shd w:val="clear" w:color="auto" w:fill="auto"/>
          </w:tcPr>
          <w:p w14:paraId="75752578" w14:textId="77777777" w:rsidR="00A6531E" w:rsidRPr="00457CAE" w:rsidRDefault="00A6531E" w:rsidP="0023489E">
            <w:pPr>
              <w:pStyle w:val="TAC"/>
            </w:pPr>
            <w:r w:rsidRPr="00457CAE">
              <w:t>1 k</w:t>
            </w:r>
          </w:p>
        </w:tc>
        <w:tc>
          <w:tcPr>
            <w:tcW w:w="0" w:type="auto"/>
          </w:tcPr>
          <w:p w14:paraId="2A2B6588" w14:textId="77777777" w:rsidR="00A6531E" w:rsidRPr="00457CAE" w:rsidRDefault="00A6531E" w:rsidP="0023489E">
            <w:pPr>
              <w:pStyle w:val="TAC"/>
            </w:pPr>
            <w:r w:rsidRPr="00457CAE">
              <w:rPr>
                <w:rFonts w:cs="Arial"/>
              </w:rPr>
              <w:t>≤</w:t>
            </w:r>
            <w:r w:rsidRPr="00457CAE">
              <w:t> 10 ms</w:t>
            </w:r>
          </w:p>
        </w:tc>
        <w:tc>
          <w:tcPr>
            <w:tcW w:w="0" w:type="auto"/>
          </w:tcPr>
          <w:p w14:paraId="5DE2CC79" w14:textId="77777777" w:rsidR="00A6531E" w:rsidRPr="00457CAE" w:rsidRDefault="00A6531E" w:rsidP="0023489E">
            <w:pPr>
              <w:pStyle w:val="TAC"/>
            </w:pPr>
            <w:r w:rsidRPr="00457CAE">
              <w:t>10 ms</w:t>
            </w:r>
          </w:p>
        </w:tc>
        <w:tc>
          <w:tcPr>
            <w:tcW w:w="0" w:type="auto"/>
          </w:tcPr>
          <w:p w14:paraId="60CB3564" w14:textId="77777777" w:rsidR="00A6531E" w:rsidRPr="00457CAE" w:rsidRDefault="00A6531E" w:rsidP="0023489E">
            <w:pPr>
              <w:pStyle w:val="TAC"/>
            </w:pPr>
            <w:r w:rsidRPr="00457CAE">
              <w:t>stationary</w:t>
            </w:r>
          </w:p>
        </w:tc>
        <w:tc>
          <w:tcPr>
            <w:tcW w:w="0" w:type="auto"/>
          </w:tcPr>
          <w:p w14:paraId="6ECC2BB2" w14:textId="77777777" w:rsidR="00A6531E" w:rsidRPr="00457CAE" w:rsidRDefault="00A6531E" w:rsidP="0023489E">
            <w:pPr>
              <w:pStyle w:val="TAC"/>
            </w:pPr>
            <w:r w:rsidRPr="00457CAE">
              <w:t>5 to 10</w:t>
            </w:r>
          </w:p>
        </w:tc>
        <w:tc>
          <w:tcPr>
            <w:tcW w:w="0" w:type="auto"/>
          </w:tcPr>
          <w:p w14:paraId="29B53ADC" w14:textId="77777777" w:rsidR="00A6531E" w:rsidRPr="00457CAE" w:rsidRDefault="00A6531E" w:rsidP="0023489E">
            <w:pPr>
              <w:pStyle w:val="TAC"/>
            </w:pPr>
            <w:r w:rsidRPr="00457CAE">
              <w:t>100 m x 30 m x 10 m</w:t>
            </w:r>
          </w:p>
        </w:tc>
      </w:tr>
      <w:tr w:rsidR="003B6F45" w:rsidRPr="00457CAE" w14:paraId="1EDECF34" w14:textId="77777777" w:rsidTr="003B6F45">
        <w:trPr>
          <w:cantSplit/>
        </w:trPr>
        <w:tc>
          <w:tcPr>
            <w:tcW w:w="627" w:type="dxa"/>
          </w:tcPr>
          <w:p w14:paraId="16621F00" w14:textId="77777777" w:rsidR="003B6F45" w:rsidRPr="00457CAE" w:rsidRDefault="003B6F45" w:rsidP="00D643B4">
            <w:pPr>
              <w:pStyle w:val="TAC"/>
            </w:pPr>
            <w:r w:rsidRPr="00457CAE">
              <w:t>2</w:t>
            </w:r>
          </w:p>
          <w:p w14:paraId="4D4C08E8" w14:textId="77777777" w:rsidR="003B6F45" w:rsidRPr="00457CAE" w:rsidRDefault="003B6F45" w:rsidP="00D643B4">
            <w:pPr>
              <w:pStyle w:val="TAC"/>
            </w:pPr>
            <w:r w:rsidRPr="00457CAE">
              <w:t>(note 2)</w:t>
            </w:r>
          </w:p>
        </w:tc>
        <w:tc>
          <w:tcPr>
            <w:tcW w:w="1577" w:type="dxa"/>
            <w:shd w:val="clear" w:color="auto" w:fill="auto"/>
          </w:tcPr>
          <w:p w14:paraId="78FE982D" w14:textId="77777777" w:rsidR="003B6F45" w:rsidRPr="00457CAE" w:rsidRDefault="003B6F45" w:rsidP="00D643B4">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5A20E5C4" w14:textId="77777777" w:rsidR="003B6F45" w:rsidRPr="00457CAE" w:rsidRDefault="003B6F45" w:rsidP="00D643B4">
            <w:pPr>
              <w:pStyle w:val="TAC"/>
            </w:pPr>
            <w:r w:rsidRPr="00457CAE">
              <w:t>~ 10 years</w:t>
            </w:r>
          </w:p>
        </w:tc>
        <w:tc>
          <w:tcPr>
            <w:tcW w:w="0" w:type="auto"/>
            <w:shd w:val="clear" w:color="auto" w:fill="auto"/>
          </w:tcPr>
          <w:p w14:paraId="3B1B6DF0" w14:textId="77777777" w:rsidR="003B6F45" w:rsidRPr="00457CAE" w:rsidRDefault="003B6F45" w:rsidP="00D643B4">
            <w:pPr>
              <w:pStyle w:val="TAC"/>
            </w:pPr>
            <w:r w:rsidRPr="00457CAE">
              <w:t>&lt; transfer interval value</w:t>
            </w:r>
          </w:p>
        </w:tc>
        <w:tc>
          <w:tcPr>
            <w:tcW w:w="0" w:type="auto"/>
            <w:shd w:val="clear" w:color="auto" w:fill="auto"/>
          </w:tcPr>
          <w:p w14:paraId="265572F2" w14:textId="77777777" w:rsidR="003B6F45" w:rsidRPr="00457CAE" w:rsidRDefault="003B6F45" w:rsidP="00D643B4">
            <w:pPr>
              <w:pStyle w:val="TAC"/>
            </w:pPr>
            <w:r w:rsidRPr="00457CAE">
              <w:t>1 k</w:t>
            </w:r>
          </w:p>
        </w:tc>
        <w:tc>
          <w:tcPr>
            <w:tcW w:w="0" w:type="auto"/>
          </w:tcPr>
          <w:p w14:paraId="372770D3" w14:textId="77777777" w:rsidR="003B6F45" w:rsidRPr="00457CAE" w:rsidRDefault="003B6F45" w:rsidP="00D643B4">
            <w:pPr>
              <w:pStyle w:val="TAC"/>
              <w:rPr>
                <w:rFonts w:cs="Arial"/>
              </w:rPr>
            </w:pPr>
            <w:r w:rsidRPr="00457CAE">
              <w:rPr>
                <w:rFonts w:cs="Arial"/>
              </w:rPr>
              <w:t>≤</w:t>
            </w:r>
            <w:r w:rsidRPr="00457CAE">
              <w:t> 50 ms</w:t>
            </w:r>
          </w:p>
        </w:tc>
        <w:tc>
          <w:tcPr>
            <w:tcW w:w="0" w:type="auto"/>
          </w:tcPr>
          <w:p w14:paraId="7F20305B" w14:textId="77777777" w:rsidR="003B6F45" w:rsidRPr="00457CAE" w:rsidRDefault="003B6F45" w:rsidP="00D643B4">
            <w:pPr>
              <w:pStyle w:val="TAC"/>
            </w:pPr>
            <w:r w:rsidRPr="00457CAE">
              <w:t>50 ms</w:t>
            </w:r>
          </w:p>
        </w:tc>
        <w:tc>
          <w:tcPr>
            <w:tcW w:w="0" w:type="auto"/>
          </w:tcPr>
          <w:p w14:paraId="10EC0DDF" w14:textId="77777777" w:rsidR="003B6F45" w:rsidRPr="00457CAE" w:rsidRDefault="003B6F45" w:rsidP="00D643B4">
            <w:pPr>
              <w:pStyle w:val="TAC"/>
            </w:pPr>
            <w:r w:rsidRPr="00457CAE">
              <w:t>stationary</w:t>
            </w:r>
          </w:p>
        </w:tc>
        <w:tc>
          <w:tcPr>
            <w:tcW w:w="0" w:type="auto"/>
          </w:tcPr>
          <w:p w14:paraId="4ADCCC66" w14:textId="77777777" w:rsidR="003B6F45" w:rsidRPr="00457CAE" w:rsidRDefault="003B6F45" w:rsidP="00D643B4">
            <w:pPr>
              <w:pStyle w:val="TAC"/>
            </w:pPr>
            <w:r w:rsidRPr="00457CAE">
              <w:t>5 to 10</w:t>
            </w:r>
          </w:p>
        </w:tc>
        <w:tc>
          <w:tcPr>
            <w:tcW w:w="0" w:type="auto"/>
          </w:tcPr>
          <w:p w14:paraId="139A3B3A" w14:textId="77777777" w:rsidR="003B6F45" w:rsidRPr="00457CAE" w:rsidRDefault="003B6F45" w:rsidP="00D643B4">
            <w:pPr>
              <w:pStyle w:val="TAC"/>
            </w:pPr>
            <w:r w:rsidRPr="00457CAE">
              <w:t>1</w:t>
            </w:r>
            <w:r w:rsidR="002551AC">
              <w:t>,</w:t>
            </w:r>
            <w:r w:rsidRPr="00457CAE">
              <w:t>000</w:t>
            </w:r>
            <w:r w:rsidR="002551AC">
              <w:t> </w:t>
            </w:r>
            <w:r w:rsidRPr="00457CAE">
              <w:t>m x 30 m x 10 m</w:t>
            </w:r>
          </w:p>
        </w:tc>
      </w:tr>
      <w:tr w:rsidR="000A609B" w:rsidRPr="00457CAE" w14:paraId="32E69193" w14:textId="77777777" w:rsidTr="003B6F45">
        <w:trPr>
          <w:cantSplit/>
        </w:trPr>
        <w:tc>
          <w:tcPr>
            <w:tcW w:w="10090" w:type="dxa"/>
            <w:gridSpan w:val="10"/>
          </w:tcPr>
          <w:p w14:paraId="64BFBB08" w14:textId="77777777" w:rsidR="000A609B" w:rsidRPr="00457CAE" w:rsidRDefault="000A609B" w:rsidP="00C55525">
            <w:pPr>
              <w:pStyle w:val="TAN"/>
            </w:pPr>
            <w:r w:rsidRPr="00457CAE">
              <w:t>NOTE</w:t>
            </w:r>
            <w:r w:rsidR="0000391F" w:rsidRPr="00457CAE">
              <w:t xml:space="preserve"> 1</w:t>
            </w:r>
            <w:r w:rsidRPr="00457CAE">
              <w:t>:</w:t>
            </w:r>
            <w:r w:rsidRPr="00457CAE">
              <w:tab/>
              <w:t>Length x width x height.</w:t>
            </w:r>
          </w:p>
          <w:p w14:paraId="2A770424" w14:textId="77777777" w:rsidR="0000391F" w:rsidRPr="00457CAE" w:rsidRDefault="0000391F" w:rsidP="00C55525">
            <w:pPr>
              <w:pStyle w:val="TAN"/>
            </w:pPr>
            <w:r w:rsidRPr="00457CAE">
              <w:t>NOTE 2:</w:t>
            </w:r>
            <w:r w:rsidRPr="00457CAE">
              <w:tab/>
              <w:t>Communication may include two wireless links (UE to UE)</w:t>
            </w:r>
          </w:p>
        </w:tc>
      </w:tr>
    </w:tbl>
    <w:p w14:paraId="526B8C98" w14:textId="77777777" w:rsidR="00A6531E" w:rsidRPr="00457CAE" w:rsidRDefault="00A6531E" w:rsidP="00A6531E">
      <w:pPr>
        <w:rPr>
          <w:i/>
          <w:lang w:eastAsia="en-US"/>
        </w:rPr>
      </w:pPr>
    </w:p>
    <w:p w14:paraId="02FD750B" w14:textId="77777777" w:rsidR="00A6531E" w:rsidRPr="00457CAE" w:rsidRDefault="00A6531E" w:rsidP="00FA0D71">
      <w:pPr>
        <w:keepNext/>
        <w:rPr>
          <w:i/>
          <w:lang w:eastAsia="en-US"/>
        </w:rPr>
      </w:pPr>
      <w:r w:rsidRPr="00457CAE">
        <w:rPr>
          <w:i/>
          <w:lang w:eastAsia="en-US"/>
        </w:rPr>
        <w:t>Use case one</w:t>
      </w:r>
    </w:p>
    <w:p w14:paraId="507FE7F5" w14:textId="77777777" w:rsidR="003B6F45" w:rsidRPr="00457CAE" w:rsidRDefault="00A6531E" w:rsidP="003B6F45">
      <w:pPr>
        <w:rPr>
          <w:rFonts w:eastAsia="SimSun"/>
        </w:rPr>
      </w:pPr>
      <w:r w:rsidRPr="00457CAE">
        <w:rPr>
          <w:rFonts w:eastAsia="SimSun"/>
          <w:lang w:eastAsia="en-US"/>
        </w:rPr>
        <w:t>Control-to-control communication between different motion (control) subsystems, as addressed in Subclause A</w:t>
      </w:r>
      <w:r w:rsidR="001C613D" w:rsidRPr="00457CAE">
        <w:rPr>
          <w:rFonts w:eastAsia="SimSun"/>
        </w:rPr>
        <w:t>.</w:t>
      </w:r>
      <w:r w:rsidRPr="00457CAE">
        <w:rPr>
          <w:rFonts w:eastAsia="SimSun"/>
          <w:lang w:eastAsia="en-US"/>
        </w:rPr>
        <w:t xml:space="preserve">2.2.1. An exemplary application for this </w:t>
      </w:r>
      <w:r w:rsidR="002551AC">
        <w:rPr>
          <w:rFonts w:eastAsia="SimSun"/>
        </w:rPr>
        <w:t>is</w:t>
      </w:r>
      <w:r w:rsidRPr="00457CAE">
        <w:rPr>
          <w:rFonts w:eastAsia="SimSun"/>
          <w:lang w:eastAsia="en-US"/>
        </w:rPr>
        <w:t xml:space="preserve"> large printing machines, where it is not possible or desired to control all actuators and sensors by one motion controller only. </w:t>
      </w:r>
    </w:p>
    <w:p w14:paraId="55F28E5A" w14:textId="77777777" w:rsidR="003B6F45" w:rsidRPr="00457CAE" w:rsidRDefault="003B6F45" w:rsidP="003B6F45">
      <w:pPr>
        <w:keepNext/>
        <w:rPr>
          <w:i/>
        </w:rPr>
      </w:pPr>
      <w:r w:rsidRPr="00457CAE">
        <w:rPr>
          <w:i/>
        </w:rPr>
        <w:t>Use case two</w:t>
      </w:r>
    </w:p>
    <w:p w14:paraId="554BF633" w14:textId="77777777" w:rsidR="003B6F45" w:rsidRPr="00457CAE" w:rsidRDefault="003B6F45" w:rsidP="003B6F45">
      <w:pPr>
        <w:rPr>
          <w:noProof/>
        </w:rPr>
      </w:pPr>
      <w:r w:rsidRPr="00457CAE">
        <w:rPr>
          <w:rFonts w:eastAsia="SimSun"/>
        </w:rPr>
        <w:t>Control-to-control communication between different motion (control) subsystems. Exemplary application for this are extra-large machines or individual machines used for fulfilling a common task (e.g., machines in an assembly line).</w:t>
      </w:r>
    </w:p>
    <w:p w14:paraId="5E30E4C2" w14:textId="77777777" w:rsidR="00A6531E" w:rsidRPr="00457CAE" w:rsidRDefault="00A6531E" w:rsidP="00A6531E">
      <w:pPr>
        <w:rPr>
          <w:rFonts w:eastAsia="SimSun"/>
          <w:lang w:eastAsia="en-US"/>
        </w:rPr>
      </w:pPr>
    </w:p>
    <w:p w14:paraId="14C4C557" w14:textId="77777777" w:rsidR="00A6531E" w:rsidRPr="00457CAE" w:rsidRDefault="00A6531E" w:rsidP="00DF3B60">
      <w:pPr>
        <w:pStyle w:val="Heading3"/>
        <w:rPr>
          <w:lang w:eastAsia="en-US"/>
        </w:rPr>
      </w:pPr>
      <w:bookmarkStart w:id="134" w:name="_Toc45387365"/>
      <w:bookmarkStart w:id="135" w:name="_Toc146301556"/>
      <w:r w:rsidRPr="00457CAE">
        <w:rPr>
          <w:lang w:eastAsia="en-US"/>
        </w:rPr>
        <w:t>A</w:t>
      </w:r>
      <w:r w:rsidR="001C613D" w:rsidRPr="00457CAE">
        <w:t>.</w:t>
      </w:r>
      <w:r w:rsidRPr="00457CAE">
        <w:rPr>
          <w:lang w:eastAsia="en-US"/>
        </w:rPr>
        <w:t>2.2.3</w:t>
      </w:r>
      <w:r w:rsidRPr="00457CAE">
        <w:rPr>
          <w:lang w:eastAsia="en-US"/>
        </w:rPr>
        <w:tab/>
        <w:t>Mobile robots</w:t>
      </w:r>
      <w:bookmarkEnd w:id="134"/>
      <w:bookmarkEnd w:id="135"/>
    </w:p>
    <w:p w14:paraId="5BD34C6E" w14:textId="77777777" w:rsidR="00A6531E" w:rsidRPr="00457CAE" w:rsidRDefault="00A6531E" w:rsidP="00A6531E">
      <w:pPr>
        <w:rPr>
          <w:rFonts w:eastAsia="SimSun"/>
          <w:lang w:eastAsia="en-US"/>
        </w:rPr>
      </w:pPr>
      <w:r w:rsidRPr="00457CAE">
        <w:rPr>
          <w:rFonts w:eastAsia="SimSun"/>
          <w:lang w:eastAsia="en-US"/>
        </w:rPr>
        <w:t>Mobile robots and mobile platforms, such as automated guided vehicles, have numerous applications in industrial and intra-logistics environments and will play an increasingly important role in the Factory of the Future. A mobile robot essentially is a programmable machine able to execute multiple operations, following programmed paths to fulfil a large variety of tasks. This means, a mobile robot can perform activities like assistance in work steps</w:t>
      </w:r>
      <w:r w:rsidR="00E45D05">
        <w:rPr>
          <w:rFonts w:eastAsia="SimSun"/>
        </w:rPr>
        <w:t>, collaboration with other robots, e.g. for car assembly,</w:t>
      </w:r>
      <w:r w:rsidRPr="00457CAE">
        <w:rPr>
          <w:rFonts w:eastAsia="SimSun"/>
          <w:lang w:eastAsia="en-US"/>
        </w:rPr>
        <w:t xml:space="preserve"> and transport of goods, materials and other objects. Mobile robot systems are characterised by a maximum flexibility in mobility relative to the environment, with a certain level of autonomy and perception ability, i.e., they can sense and react with their environment. </w:t>
      </w:r>
    </w:p>
    <w:p w14:paraId="54281025" w14:textId="77777777" w:rsidR="00A6531E" w:rsidRPr="00457CAE" w:rsidRDefault="00A6531E" w:rsidP="00A6531E">
      <w:pPr>
        <w:rPr>
          <w:rFonts w:eastAsia="SimSun"/>
          <w:lang w:eastAsia="en-US"/>
        </w:rPr>
      </w:pPr>
      <w:r w:rsidRPr="00457CAE">
        <w:rPr>
          <w:rFonts w:eastAsia="SimSun"/>
          <w:lang w:eastAsia="en-US"/>
        </w:rPr>
        <w:lastRenderedPageBreak/>
        <w:t xml:space="preserve">Autonomous guided vehicles </w:t>
      </w:r>
      <w:r w:rsidR="00E45D05">
        <w:rPr>
          <w:rFonts w:eastAsia="SimSun"/>
        </w:rPr>
        <w:t xml:space="preserve">(AGVs) </w:t>
      </w:r>
      <w:r w:rsidRPr="00457CAE">
        <w:rPr>
          <w:rFonts w:eastAsia="SimSun"/>
          <w:lang w:eastAsia="en-US"/>
        </w:rPr>
        <w:t xml:space="preserve">are a sub-group of mobile robots. </w:t>
      </w:r>
      <w:r w:rsidR="00E45D05">
        <w:rPr>
          <w:rFonts w:eastAsia="SimSun"/>
        </w:rPr>
        <w:t xml:space="preserve">AGVs </w:t>
      </w:r>
      <w:r w:rsidRPr="00457CAE">
        <w:rPr>
          <w:rFonts w:eastAsia="SimSun"/>
          <w:lang w:eastAsia="en-US"/>
        </w:rPr>
        <w:t xml:space="preserve">are driverless and used for moving materials efficiently within a facility. A detailed overview of the state of the art of autonomous-guided-vehicle systems is provided elsewhere in the literature </w:t>
      </w:r>
      <w:r w:rsidR="00D8592D" w:rsidRPr="00457CAE">
        <w:rPr>
          <w:rFonts w:eastAsia="SimSun"/>
          <w:lang w:eastAsia="en-US"/>
        </w:rPr>
        <w:t>[16]</w:t>
      </w:r>
      <w:r w:rsidRPr="00457CAE">
        <w:rPr>
          <w:rFonts w:eastAsia="SimSun"/>
          <w:lang w:eastAsia="en-US"/>
        </w:rPr>
        <w:t xml:space="preserve">. </w:t>
      </w:r>
      <w:r w:rsidR="00E45D05" w:rsidRPr="00E45D05">
        <w:rPr>
          <w:rFonts w:eastAsia="SimSun"/>
          <w:lang w:eastAsia="en-US"/>
        </w:rPr>
        <w:t>All mobile robots incorporate all functionalities needed for an AGV.</w:t>
      </w:r>
    </w:p>
    <w:p w14:paraId="200042C5" w14:textId="77777777" w:rsidR="007D571F" w:rsidRDefault="007D571F" w:rsidP="00A6531E">
      <w:pPr>
        <w:rPr>
          <w:rFonts w:eastAsia="SimSun"/>
          <w:lang w:eastAsia="en-US"/>
        </w:rPr>
      </w:pPr>
      <w:r w:rsidRPr="007D571F">
        <w:rPr>
          <w:rFonts w:eastAsia="SimSun"/>
          <w:lang w:eastAsia="en-US"/>
        </w:rPr>
        <w:t>Today, the AGV’s control intelligence is hosted inside the AGV. In the future,</w:t>
      </w:r>
      <w:r w:rsidR="00322142">
        <w:rPr>
          <w:rFonts w:eastAsia="SimSun"/>
          <w:lang w:eastAsia="en-US"/>
        </w:rPr>
        <w:t xml:space="preserve"> </w:t>
      </w:r>
      <w:r w:rsidRPr="007D571F">
        <w:rPr>
          <w:rFonts w:eastAsia="SimSun"/>
          <w:lang w:eastAsia="en-US"/>
        </w:rPr>
        <w:t>centralised fleet control will be hosted in the edge cloud, which will require reliable wireless communication between the control entity and all AGVs.</w:t>
      </w:r>
      <w:r w:rsidR="00322142">
        <w:rPr>
          <w:rFonts w:eastAsia="SimSun"/>
          <w:lang w:eastAsia="en-US"/>
        </w:rPr>
        <w:t xml:space="preserve"> </w:t>
      </w:r>
      <w:r w:rsidRPr="007D571F">
        <w:rPr>
          <w:rFonts w:eastAsia="SimSun"/>
          <w:lang w:eastAsia="en-US"/>
        </w:rPr>
        <w:t>Also, the current paradigm of pre-describing a route for the AGV will be replaced with target-based navigation. This paradigm change will make AGV routes more flexible.</w:t>
      </w:r>
    </w:p>
    <w:p w14:paraId="450E458D" w14:textId="77777777" w:rsidR="00A6531E" w:rsidRPr="00457CAE" w:rsidRDefault="00A6531E" w:rsidP="00A6531E">
      <w:pPr>
        <w:rPr>
          <w:rFonts w:eastAsia="SimSun"/>
          <w:lang w:eastAsia="en-US"/>
        </w:rPr>
      </w:pPr>
      <w:r w:rsidRPr="00457CAE">
        <w:rPr>
          <w:rFonts w:eastAsia="SimSun"/>
          <w:lang w:eastAsia="en-US"/>
        </w:rPr>
        <w:t xml:space="preserve">Mobile robots are monitored and controlled from a guidance control system. Radio-controlled guidance control is necessary to get up-to-date process information, to avoid collisions between mobile robots, to assign driving jobs to the mobile robots, and to manage the traffic of mobile robots. The mobile robots are track-guided by the infrastructure with markers or wires in the floor or guided by own surround sensors, like cameras and laser scanners. </w:t>
      </w:r>
    </w:p>
    <w:p w14:paraId="4F8EFEB9" w14:textId="77777777" w:rsidR="007D571F" w:rsidRDefault="00A6531E" w:rsidP="007D571F">
      <w:pPr>
        <w:rPr>
          <w:rFonts w:eastAsia="SimSun"/>
        </w:rPr>
      </w:pPr>
      <w:r w:rsidRPr="00457CAE">
        <w:rPr>
          <w:rFonts w:eastAsia="SimSun"/>
          <w:lang w:eastAsia="en-US"/>
        </w:rPr>
        <w:t xml:space="preserve">Mobile robot systems can be divided in operation in indoor, outdoor and both indoor and outdoor areas. These environmental conditions have an impact on the requirements of the communication system, e.g., the handover process, to guarantee the required cycle times. </w:t>
      </w:r>
    </w:p>
    <w:p w14:paraId="3BCEEA81" w14:textId="77777777" w:rsidR="00A6531E" w:rsidRPr="00457CAE" w:rsidRDefault="007D571F" w:rsidP="007D571F">
      <w:pPr>
        <w:rPr>
          <w:rFonts w:eastAsia="SimSun"/>
          <w:lang w:eastAsia="en-US"/>
        </w:rPr>
      </w:pPr>
      <w:r>
        <w:rPr>
          <w:rFonts w:eastAsia="SimSun"/>
        </w:rPr>
        <w:t xml:space="preserve">Where this document does not explicitly refer to AGVs, the term </w:t>
      </w:r>
      <w:r>
        <w:rPr>
          <w:rFonts w:eastAsia="SimSun"/>
          <w:i/>
          <w:iCs/>
        </w:rPr>
        <w:t>mobile robots</w:t>
      </w:r>
      <w:r>
        <w:rPr>
          <w:rFonts w:eastAsia="SimSun"/>
        </w:rPr>
        <w:t xml:space="preserve"> applies to AGVs as well as to mobile robots.</w:t>
      </w:r>
    </w:p>
    <w:p w14:paraId="0C0734E7" w14:textId="77777777" w:rsidR="007D32D9" w:rsidRPr="00457CAE" w:rsidRDefault="007D32D9" w:rsidP="00C55525">
      <w:pPr>
        <w:pStyle w:val="TH"/>
        <w:rPr>
          <w:rFonts w:eastAsia="SimSun"/>
          <w:lang w:eastAsia="en-US"/>
        </w:rPr>
        <w:sectPr w:rsidR="007D32D9" w:rsidRPr="00457CAE" w:rsidSect="00AA0CF5">
          <w:footnotePr>
            <w:numRestart w:val="eachSect"/>
          </w:footnotePr>
          <w:pgSz w:w="11907" w:h="16840" w:code="9"/>
          <w:pgMar w:top="1418" w:right="1134" w:bottom="1134" w:left="1191" w:header="851" w:footer="340" w:gutter="0"/>
          <w:cols w:space="720"/>
          <w:formProt w:val="0"/>
          <w:docGrid w:linePitch="272"/>
        </w:sectPr>
      </w:pPr>
    </w:p>
    <w:p w14:paraId="0B8533D3" w14:textId="77777777" w:rsidR="00A6531E" w:rsidRPr="00457CAE" w:rsidRDefault="00A6531E" w:rsidP="00C55525">
      <w:pPr>
        <w:pStyle w:val="TH"/>
        <w:rPr>
          <w:rFonts w:eastAsia="SimSun"/>
          <w:lang w:eastAsia="en-US"/>
        </w:rPr>
      </w:pPr>
      <w:r w:rsidRPr="00457CAE">
        <w:rPr>
          <w:rFonts w:eastAsia="SimSun"/>
          <w:lang w:eastAsia="en-US"/>
        </w:rPr>
        <w:lastRenderedPageBreak/>
        <w:t>Table A</w:t>
      </w:r>
      <w:r w:rsidR="001C613D" w:rsidRPr="00457CAE">
        <w:rPr>
          <w:rFonts w:eastAsia="SimSun"/>
          <w:b w:val="0"/>
        </w:rPr>
        <w:t>.</w:t>
      </w:r>
      <w:r w:rsidRPr="00457CAE">
        <w:rPr>
          <w:rFonts w:eastAsia="SimSun"/>
          <w:lang w:eastAsia="en-US"/>
        </w:rPr>
        <w:t>2.2.3-1</w:t>
      </w:r>
      <w:r w:rsidR="005256C2" w:rsidRPr="00457CAE">
        <w:rPr>
          <w:rFonts w:eastAsia="SimSun"/>
          <w:lang w:eastAsia="en-US"/>
        </w:rPr>
        <w:t>:</w:t>
      </w:r>
      <w:r w:rsidRPr="00457CAE">
        <w:rPr>
          <w:rFonts w:eastAsia="SimSun"/>
          <w:lang w:eastAsia="en-US"/>
        </w:rPr>
        <w:t xml:space="preserve"> Service performance requirements for mobile robots</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28"/>
        <w:gridCol w:w="1784"/>
        <w:gridCol w:w="1147"/>
        <w:gridCol w:w="1402"/>
        <w:gridCol w:w="1026"/>
        <w:gridCol w:w="1069"/>
        <w:gridCol w:w="1060"/>
        <w:gridCol w:w="1066"/>
        <w:gridCol w:w="997"/>
        <w:gridCol w:w="1020"/>
        <w:gridCol w:w="822"/>
        <w:gridCol w:w="879"/>
      </w:tblGrid>
      <w:tr w:rsidR="00170A41" w:rsidRPr="00457CAE" w14:paraId="6C7EDE7A" w14:textId="77777777" w:rsidTr="009C1462">
        <w:trPr>
          <w:cantSplit/>
          <w:tblHeader/>
        </w:trPr>
        <w:tc>
          <w:tcPr>
            <w:tcW w:w="817" w:type="dxa"/>
          </w:tcPr>
          <w:p w14:paraId="1021D815" w14:textId="77777777" w:rsidR="00A6531E" w:rsidRPr="00457CAE" w:rsidRDefault="00A6531E" w:rsidP="0023489E">
            <w:pPr>
              <w:pStyle w:val="TAH"/>
            </w:pPr>
            <w:r w:rsidRPr="00457CAE">
              <w:t>Use case #</w:t>
            </w:r>
          </w:p>
        </w:tc>
        <w:tc>
          <w:tcPr>
            <w:tcW w:w="6123" w:type="dxa"/>
            <w:gridSpan w:val="4"/>
            <w:shd w:val="clear" w:color="auto" w:fill="auto"/>
          </w:tcPr>
          <w:p w14:paraId="7D6B5A78" w14:textId="77777777" w:rsidR="00A6531E" w:rsidRPr="00457CAE" w:rsidRDefault="00A6531E" w:rsidP="0023489E">
            <w:pPr>
              <w:pStyle w:val="TAH"/>
            </w:pPr>
            <w:r w:rsidRPr="00457CAE">
              <w:t>Characteristic parameter</w:t>
            </w:r>
          </w:p>
        </w:tc>
        <w:tc>
          <w:tcPr>
            <w:tcW w:w="7877" w:type="dxa"/>
            <w:gridSpan w:val="8"/>
          </w:tcPr>
          <w:p w14:paraId="1A7A9A51" w14:textId="77777777" w:rsidR="00A6531E" w:rsidRPr="00457CAE" w:rsidRDefault="00A6531E" w:rsidP="0023489E">
            <w:pPr>
              <w:pStyle w:val="TAH"/>
            </w:pPr>
            <w:r w:rsidRPr="00457CAE">
              <w:t>Influence quantity</w:t>
            </w:r>
          </w:p>
        </w:tc>
      </w:tr>
      <w:tr w:rsidR="00170A41" w:rsidRPr="00457CAE" w14:paraId="701B4A35" w14:textId="77777777" w:rsidTr="009C1462">
        <w:trPr>
          <w:cantSplit/>
          <w:tblHeader/>
        </w:trPr>
        <w:tc>
          <w:tcPr>
            <w:tcW w:w="817" w:type="dxa"/>
          </w:tcPr>
          <w:p w14:paraId="5A29F258" w14:textId="77777777" w:rsidR="00A6531E" w:rsidRPr="00457CAE" w:rsidRDefault="00A6531E" w:rsidP="0023489E">
            <w:pPr>
              <w:pStyle w:val="TAH"/>
            </w:pPr>
          </w:p>
        </w:tc>
        <w:tc>
          <w:tcPr>
            <w:tcW w:w="1728" w:type="dxa"/>
            <w:shd w:val="clear" w:color="auto" w:fill="auto"/>
          </w:tcPr>
          <w:p w14:paraId="1642F5E9"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21E09A41"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408A6257" w14:textId="77777777" w:rsidR="00A6531E" w:rsidRPr="00457CAE" w:rsidRDefault="00A6531E" w:rsidP="0023489E">
            <w:pPr>
              <w:pStyle w:val="TAH"/>
            </w:pPr>
            <w:r w:rsidRPr="00457CAE">
              <w:t>End-to-end latency: maximum</w:t>
            </w:r>
          </w:p>
        </w:tc>
        <w:tc>
          <w:tcPr>
            <w:tcW w:w="0" w:type="auto"/>
            <w:shd w:val="clear" w:color="auto" w:fill="auto"/>
          </w:tcPr>
          <w:p w14:paraId="17EB7C53" w14:textId="77777777" w:rsidR="00A6531E" w:rsidRPr="00457CAE" w:rsidRDefault="00A6531E" w:rsidP="0023489E">
            <w:pPr>
              <w:pStyle w:val="TAH"/>
            </w:pPr>
            <w:r w:rsidRPr="00457CAE">
              <w:t>Service bitrate: user experienced data rate</w:t>
            </w:r>
          </w:p>
        </w:tc>
        <w:tc>
          <w:tcPr>
            <w:tcW w:w="0" w:type="auto"/>
            <w:shd w:val="clear" w:color="auto" w:fill="auto"/>
          </w:tcPr>
          <w:p w14:paraId="400D3207" w14:textId="77777777" w:rsidR="00A6531E" w:rsidRPr="00457CAE" w:rsidRDefault="00A6531E" w:rsidP="0023489E">
            <w:pPr>
              <w:pStyle w:val="TAH"/>
            </w:pPr>
            <w:r w:rsidRPr="00457CAE">
              <w:t>Message size [byte]</w:t>
            </w:r>
          </w:p>
        </w:tc>
        <w:tc>
          <w:tcPr>
            <w:tcW w:w="0" w:type="auto"/>
          </w:tcPr>
          <w:p w14:paraId="55450105" w14:textId="77777777" w:rsidR="00A6531E" w:rsidRPr="00457CAE" w:rsidRDefault="00A6531E" w:rsidP="0023489E">
            <w:pPr>
              <w:pStyle w:val="TAH"/>
            </w:pPr>
            <w:r w:rsidRPr="00457CAE">
              <w:t>Transfer interval: lower bound</w:t>
            </w:r>
          </w:p>
        </w:tc>
        <w:tc>
          <w:tcPr>
            <w:tcW w:w="0" w:type="auto"/>
          </w:tcPr>
          <w:p w14:paraId="53450BC9" w14:textId="77777777" w:rsidR="00A6531E" w:rsidRPr="00457CAE" w:rsidRDefault="00A6531E" w:rsidP="0023489E">
            <w:pPr>
              <w:pStyle w:val="TAH"/>
            </w:pPr>
            <w:r w:rsidRPr="00457CAE">
              <w:t>Transfer interval: target value (note)</w:t>
            </w:r>
          </w:p>
        </w:tc>
        <w:tc>
          <w:tcPr>
            <w:tcW w:w="0" w:type="auto"/>
          </w:tcPr>
          <w:p w14:paraId="1AE1F83C" w14:textId="77777777" w:rsidR="00A6531E" w:rsidRPr="00457CAE" w:rsidRDefault="00A6531E" w:rsidP="0023489E">
            <w:pPr>
              <w:pStyle w:val="TAH"/>
            </w:pPr>
            <w:r w:rsidRPr="00457CAE">
              <w:t>Transfer interval: upper bound</w:t>
            </w:r>
          </w:p>
        </w:tc>
        <w:tc>
          <w:tcPr>
            <w:tcW w:w="0" w:type="auto"/>
          </w:tcPr>
          <w:p w14:paraId="69FCE3F2" w14:textId="77777777" w:rsidR="00A6531E" w:rsidRPr="00457CAE" w:rsidRDefault="00A6531E" w:rsidP="0023489E">
            <w:pPr>
              <w:pStyle w:val="TAH"/>
            </w:pPr>
            <w:r w:rsidRPr="00457CAE">
              <w:t>Survival time</w:t>
            </w:r>
          </w:p>
        </w:tc>
        <w:tc>
          <w:tcPr>
            <w:tcW w:w="1020" w:type="dxa"/>
          </w:tcPr>
          <w:p w14:paraId="25C1A610" w14:textId="77777777" w:rsidR="00A6531E" w:rsidRPr="00457CAE" w:rsidRDefault="00A6531E" w:rsidP="0023489E">
            <w:pPr>
              <w:pStyle w:val="TAH"/>
            </w:pPr>
            <w:r w:rsidRPr="00457CAE">
              <w:t>UE speed</w:t>
            </w:r>
          </w:p>
        </w:tc>
        <w:tc>
          <w:tcPr>
            <w:tcW w:w="0" w:type="auto"/>
          </w:tcPr>
          <w:p w14:paraId="110C83EA" w14:textId="77777777" w:rsidR="00A6531E" w:rsidRPr="00457CAE" w:rsidRDefault="00A6531E" w:rsidP="0023489E">
            <w:pPr>
              <w:pStyle w:val="TAH"/>
            </w:pPr>
            <w:r w:rsidRPr="00457CAE">
              <w:t># of UEs</w:t>
            </w:r>
          </w:p>
        </w:tc>
        <w:tc>
          <w:tcPr>
            <w:tcW w:w="0" w:type="auto"/>
          </w:tcPr>
          <w:p w14:paraId="282D6227" w14:textId="77777777" w:rsidR="00A6531E" w:rsidRPr="00457CAE" w:rsidRDefault="00A6531E" w:rsidP="0023489E">
            <w:pPr>
              <w:pStyle w:val="TAH"/>
            </w:pPr>
            <w:r w:rsidRPr="00457CAE">
              <w:t>Service area</w:t>
            </w:r>
          </w:p>
        </w:tc>
      </w:tr>
      <w:tr w:rsidR="00170A41" w:rsidRPr="00457CAE" w14:paraId="729E6111" w14:textId="77777777" w:rsidTr="009C1462">
        <w:trPr>
          <w:cantSplit/>
        </w:trPr>
        <w:tc>
          <w:tcPr>
            <w:tcW w:w="817" w:type="dxa"/>
          </w:tcPr>
          <w:p w14:paraId="61FABD80" w14:textId="77777777" w:rsidR="00A6531E" w:rsidRPr="00457CAE" w:rsidRDefault="00A6531E" w:rsidP="0023489E">
            <w:pPr>
              <w:pStyle w:val="TAC"/>
            </w:pPr>
            <w:r w:rsidRPr="00457CAE">
              <w:t>1</w:t>
            </w:r>
          </w:p>
        </w:tc>
        <w:tc>
          <w:tcPr>
            <w:tcW w:w="1728" w:type="dxa"/>
            <w:shd w:val="clear" w:color="auto" w:fill="auto"/>
          </w:tcPr>
          <w:p w14:paraId="6B44C737"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489B8284" w14:textId="77777777" w:rsidR="00A6531E" w:rsidRPr="00457CAE" w:rsidRDefault="00A6531E" w:rsidP="0023489E">
            <w:pPr>
              <w:pStyle w:val="TAC"/>
            </w:pPr>
            <w:r w:rsidRPr="00457CAE">
              <w:t>~ 10 years</w:t>
            </w:r>
          </w:p>
        </w:tc>
        <w:tc>
          <w:tcPr>
            <w:tcW w:w="0" w:type="auto"/>
            <w:shd w:val="clear" w:color="auto" w:fill="auto"/>
          </w:tcPr>
          <w:p w14:paraId="10EACD69"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1AD6E540" w14:textId="77777777" w:rsidR="00A6531E" w:rsidRPr="00457CAE" w:rsidRDefault="00A6531E" w:rsidP="0023489E">
            <w:pPr>
              <w:pStyle w:val="TAC"/>
            </w:pPr>
            <w:r w:rsidRPr="00457CAE">
              <w:t>–</w:t>
            </w:r>
          </w:p>
        </w:tc>
        <w:tc>
          <w:tcPr>
            <w:tcW w:w="0" w:type="auto"/>
            <w:shd w:val="clear" w:color="auto" w:fill="auto"/>
          </w:tcPr>
          <w:p w14:paraId="41259341" w14:textId="77777777" w:rsidR="00A6531E" w:rsidRPr="00457CAE" w:rsidRDefault="00A6531E" w:rsidP="0023489E">
            <w:pPr>
              <w:pStyle w:val="TAC"/>
            </w:pPr>
            <w:r w:rsidRPr="00457CAE">
              <w:t>40 to 250</w:t>
            </w:r>
          </w:p>
        </w:tc>
        <w:tc>
          <w:tcPr>
            <w:tcW w:w="0" w:type="auto"/>
          </w:tcPr>
          <w:p w14:paraId="598EF7A2" w14:textId="77777777" w:rsidR="00A6531E" w:rsidRPr="00457CAE" w:rsidRDefault="00A6531E" w:rsidP="0023489E">
            <w:pPr>
              <w:pStyle w:val="TAC"/>
            </w:pPr>
            <w:r w:rsidRPr="00457CAE">
              <w:t xml:space="preserve"> – &lt; 25 % of target transfer interval value</w:t>
            </w:r>
          </w:p>
        </w:tc>
        <w:tc>
          <w:tcPr>
            <w:tcW w:w="0" w:type="auto"/>
          </w:tcPr>
          <w:p w14:paraId="5CBEE594" w14:textId="77777777" w:rsidR="00A6531E" w:rsidRPr="00457CAE" w:rsidRDefault="00A6531E" w:rsidP="0023489E">
            <w:pPr>
              <w:pStyle w:val="TAC"/>
            </w:pPr>
            <w:r w:rsidRPr="00457CAE">
              <w:t>1 ms to 50 ms</w:t>
            </w:r>
          </w:p>
        </w:tc>
        <w:tc>
          <w:tcPr>
            <w:tcW w:w="0" w:type="auto"/>
          </w:tcPr>
          <w:p w14:paraId="227A55E7" w14:textId="77777777" w:rsidR="00A6531E" w:rsidRPr="00457CAE" w:rsidRDefault="00A6531E" w:rsidP="0023489E">
            <w:pPr>
              <w:pStyle w:val="TAC"/>
            </w:pPr>
            <w:r w:rsidRPr="00457CAE">
              <w:t>+ &lt; 25 % of target transfer interval value</w:t>
            </w:r>
          </w:p>
        </w:tc>
        <w:tc>
          <w:tcPr>
            <w:tcW w:w="0" w:type="auto"/>
          </w:tcPr>
          <w:p w14:paraId="4A3E516A" w14:textId="77777777" w:rsidR="00A6531E" w:rsidRPr="00457CAE" w:rsidRDefault="00A6531E" w:rsidP="0023489E">
            <w:pPr>
              <w:pStyle w:val="TAC"/>
            </w:pPr>
            <w:r w:rsidRPr="00457CAE">
              <w:t>target transfer interval value</w:t>
            </w:r>
          </w:p>
        </w:tc>
        <w:tc>
          <w:tcPr>
            <w:tcW w:w="1020" w:type="dxa"/>
          </w:tcPr>
          <w:p w14:paraId="53C628D2" w14:textId="77777777" w:rsidR="00A6531E" w:rsidRPr="00457CAE" w:rsidRDefault="00A6531E" w:rsidP="0023489E">
            <w:pPr>
              <w:pStyle w:val="TAC"/>
            </w:pPr>
            <w:r w:rsidRPr="00457CAE">
              <w:t>≤ 50 km/h</w:t>
            </w:r>
          </w:p>
        </w:tc>
        <w:tc>
          <w:tcPr>
            <w:tcW w:w="0" w:type="auto"/>
          </w:tcPr>
          <w:p w14:paraId="7418EDE8" w14:textId="77777777" w:rsidR="00A6531E" w:rsidRPr="00457CAE" w:rsidRDefault="00A6531E" w:rsidP="0023489E">
            <w:pPr>
              <w:pStyle w:val="TAC"/>
            </w:pPr>
            <w:r w:rsidRPr="00457CAE">
              <w:t>≤ </w:t>
            </w:r>
            <w:r w:rsidR="009C1462">
              <w:t>2,000</w:t>
            </w:r>
          </w:p>
        </w:tc>
        <w:tc>
          <w:tcPr>
            <w:tcW w:w="0" w:type="auto"/>
          </w:tcPr>
          <w:p w14:paraId="7B6BD384" w14:textId="77777777" w:rsidR="00A6531E" w:rsidRPr="00457CAE" w:rsidRDefault="00A6531E" w:rsidP="0023489E">
            <w:pPr>
              <w:pStyle w:val="TAC"/>
            </w:pPr>
            <w:r w:rsidRPr="00457CAE">
              <w:t>≤ 1 km</w:t>
            </w:r>
            <w:r w:rsidRPr="00457CAE">
              <w:rPr>
                <w:vertAlign w:val="superscript"/>
              </w:rPr>
              <w:t>2</w:t>
            </w:r>
          </w:p>
        </w:tc>
      </w:tr>
      <w:tr w:rsidR="00170A41" w:rsidRPr="00457CAE" w14:paraId="0A62883D" w14:textId="77777777" w:rsidTr="009C1462">
        <w:trPr>
          <w:cantSplit/>
        </w:trPr>
        <w:tc>
          <w:tcPr>
            <w:tcW w:w="817" w:type="dxa"/>
          </w:tcPr>
          <w:p w14:paraId="40FEBB97" w14:textId="77777777" w:rsidR="00A6531E" w:rsidRPr="00457CAE" w:rsidRDefault="00A6531E" w:rsidP="0023489E">
            <w:pPr>
              <w:pStyle w:val="TAC"/>
            </w:pPr>
            <w:r w:rsidRPr="00457CAE">
              <w:t>2</w:t>
            </w:r>
          </w:p>
        </w:tc>
        <w:tc>
          <w:tcPr>
            <w:tcW w:w="1728" w:type="dxa"/>
            <w:shd w:val="clear" w:color="auto" w:fill="auto"/>
          </w:tcPr>
          <w:p w14:paraId="076F77C9"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5A530B05" w14:textId="77777777" w:rsidR="00A6531E" w:rsidRPr="00457CAE" w:rsidRDefault="00A6531E" w:rsidP="0023489E">
            <w:pPr>
              <w:pStyle w:val="TAC"/>
            </w:pPr>
            <w:r w:rsidRPr="00457CAE">
              <w:t>~ 1 year</w:t>
            </w:r>
          </w:p>
        </w:tc>
        <w:tc>
          <w:tcPr>
            <w:tcW w:w="0" w:type="auto"/>
            <w:shd w:val="clear" w:color="auto" w:fill="auto"/>
          </w:tcPr>
          <w:p w14:paraId="3EDAB714"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67AE4232" w14:textId="77777777" w:rsidR="00A6531E" w:rsidRPr="00457CAE" w:rsidRDefault="00A6531E" w:rsidP="0023489E">
            <w:pPr>
              <w:pStyle w:val="TAC"/>
            </w:pPr>
            <w:r w:rsidRPr="00457CAE">
              <w:t>–</w:t>
            </w:r>
          </w:p>
        </w:tc>
        <w:tc>
          <w:tcPr>
            <w:tcW w:w="0" w:type="auto"/>
            <w:shd w:val="clear" w:color="auto" w:fill="auto"/>
          </w:tcPr>
          <w:p w14:paraId="232E6064" w14:textId="77777777" w:rsidR="00A6531E" w:rsidRPr="00457CAE" w:rsidRDefault="00A6531E" w:rsidP="0023489E">
            <w:pPr>
              <w:pStyle w:val="TAC"/>
            </w:pPr>
            <w:r w:rsidRPr="00457CAE">
              <w:t>15 k to 250 k</w:t>
            </w:r>
          </w:p>
        </w:tc>
        <w:tc>
          <w:tcPr>
            <w:tcW w:w="0" w:type="auto"/>
          </w:tcPr>
          <w:p w14:paraId="4534A934" w14:textId="77777777" w:rsidR="00A6531E" w:rsidRPr="00457CAE" w:rsidRDefault="00A6531E" w:rsidP="0023489E">
            <w:pPr>
              <w:pStyle w:val="TAC"/>
            </w:pPr>
            <w:r w:rsidRPr="00457CAE">
              <w:t>– &lt; 25 % of target transfer interval value</w:t>
            </w:r>
          </w:p>
        </w:tc>
        <w:tc>
          <w:tcPr>
            <w:tcW w:w="0" w:type="auto"/>
          </w:tcPr>
          <w:p w14:paraId="104C17AB" w14:textId="77777777" w:rsidR="00A6531E" w:rsidRPr="00457CAE" w:rsidRDefault="00A6531E" w:rsidP="0023489E">
            <w:pPr>
              <w:pStyle w:val="TAC"/>
            </w:pPr>
            <w:r w:rsidRPr="00457CAE">
              <w:t>10 ms to 100 ms</w:t>
            </w:r>
          </w:p>
        </w:tc>
        <w:tc>
          <w:tcPr>
            <w:tcW w:w="0" w:type="auto"/>
          </w:tcPr>
          <w:p w14:paraId="5234C48D" w14:textId="77777777" w:rsidR="00A6531E" w:rsidRPr="00457CAE" w:rsidRDefault="00A6531E" w:rsidP="0023489E">
            <w:pPr>
              <w:pStyle w:val="TAC"/>
            </w:pPr>
            <w:r w:rsidRPr="00457CAE">
              <w:t>+ &lt; 25 % of target transfer interval value</w:t>
            </w:r>
          </w:p>
        </w:tc>
        <w:tc>
          <w:tcPr>
            <w:tcW w:w="0" w:type="auto"/>
          </w:tcPr>
          <w:p w14:paraId="4D652F5C" w14:textId="77777777" w:rsidR="00A6531E" w:rsidRPr="00457CAE" w:rsidRDefault="00A6531E" w:rsidP="0023489E">
            <w:pPr>
              <w:pStyle w:val="TAC"/>
            </w:pPr>
            <w:r w:rsidRPr="00457CAE">
              <w:t>target transfer interval value</w:t>
            </w:r>
          </w:p>
        </w:tc>
        <w:tc>
          <w:tcPr>
            <w:tcW w:w="1020" w:type="dxa"/>
          </w:tcPr>
          <w:p w14:paraId="3DD6C9F8" w14:textId="77777777" w:rsidR="00A6531E" w:rsidRPr="00457CAE" w:rsidRDefault="00A6531E" w:rsidP="0023489E">
            <w:pPr>
              <w:pStyle w:val="TAC"/>
            </w:pPr>
            <w:r w:rsidRPr="00457CAE">
              <w:t>≤ 50 km/h</w:t>
            </w:r>
          </w:p>
        </w:tc>
        <w:tc>
          <w:tcPr>
            <w:tcW w:w="0" w:type="auto"/>
          </w:tcPr>
          <w:p w14:paraId="740EF7FF" w14:textId="77777777" w:rsidR="00A6531E" w:rsidRPr="00457CAE" w:rsidRDefault="00A6531E" w:rsidP="0023489E">
            <w:pPr>
              <w:pStyle w:val="TAC"/>
            </w:pPr>
            <w:r w:rsidRPr="00457CAE">
              <w:t>≤ </w:t>
            </w:r>
            <w:r w:rsidR="009C1462">
              <w:t>2,000</w:t>
            </w:r>
          </w:p>
        </w:tc>
        <w:tc>
          <w:tcPr>
            <w:tcW w:w="0" w:type="auto"/>
          </w:tcPr>
          <w:p w14:paraId="7D4CE7B8" w14:textId="77777777" w:rsidR="00A6531E" w:rsidRPr="00457CAE" w:rsidRDefault="00A6531E" w:rsidP="0023489E">
            <w:pPr>
              <w:pStyle w:val="TAC"/>
            </w:pPr>
            <w:r w:rsidRPr="00457CAE">
              <w:t>≤ 1 km</w:t>
            </w:r>
            <w:r w:rsidRPr="00457CAE">
              <w:rPr>
                <w:vertAlign w:val="superscript"/>
              </w:rPr>
              <w:t>2</w:t>
            </w:r>
          </w:p>
        </w:tc>
      </w:tr>
      <w:tr w:rsidR="00170A41" w:rsidRPr="00457CAE" w14:paraId="1675DDFE" w14:textId="77777777" w:rsidTr="009C1462">
        <w:trPr>
          <w:cantSplit/>
        </w:trPr>
        <w:tc>
          <w:tcPr>
            <w:tcW w:w="817" w:type="dxa"/>
          </w:tcPr>
          <w:p w14:paraId="01115286" w14:textId="77777777" w:rsidR="00A6531E" w:rsidRPr="00457CAE" w:rsidRDefault="00A6531E" w:rsidP="0023489E">
            <w:pPr>
              <w:pStyle w:val="TAC"/>
            </w:pPr>
            <w:r w:rsidRPr="00457CAE">
              <w:t>3</w:t>
            </w:r>
          </w:p>
        </w:tc>
        <w:tc>
          <w:tcPr>
            <w:tcW w:w="1728" w:type="dxa"/>
            <w:shd w:val="clear" w:color="auto" w:fill="auto"/>
          </w:tcPr>
          <w:p w14:paraId="1097814D"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1F48174E" w14:textId="77777777" w:rsidR="00A6531E" w:rsidRPr="00457CAE" w:rsidRDefault="00A6531E" w:rsidP="0023489E">
            <w:pPr>
              <w:pStyle w:val="TAC"/>
            </w:pPr>
            <w:r w:rsidRPr="00457CAE">
              <w:t>~ 1 year</w:t>
            </w:r>
          </w:p>
        </w:tc>
        <w:tc>
          <w:tcPr>
            <w:tcW w:w="0" w:type="auto"/>
            <w:shd w:val="clear" w:color="auto" w:fill="auto"/>
          </w:tcPr>
          <w:p w14:paraId="2BB2D062"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05F114E9" w14:textId="77777777" w:rsidR="00A6531E" w:rsidRPr="00457CAE" w:rsidRDefault="00A6531E" w:rsidP="0023489E">
            <w:pPr>
              <w:pStyle w:val="TAC"/>
            </w:pPr>
            <w:r w:rsidRPr="00457CAE">
              <w:t>–</w:t>
            </w:r>
          </w:p>
        </w:tc>
        <w:tc>
          <w:tcPr>
            <w:tcW w:w="0" w:type="auto"/>
            <w:shd w:val="clear" w:color="auto" w:fill="auto"/>
          </w:tcPr>
          <w:p w14:paraId="0CBBED8D" w14:textId="77777777" w:rsidR="00A6531E" w:rsidRPr="00457CAE" w:rsidRDefault="00A6531E" w:rsidP="0023489E">
            <w:pPr>
              <w:pStyle w:val="TAC"/>
            </w:pPr>
            <w:r w:rsidRPr="00457CAE">
              <w:t>40 to 250</w:t>
            </w:r>
          </w:p>
        </w:tc>
        <w:tc>
          <w:tcPr>
            <w:tcW w:w="0" w:type="auto"/>
          </w:tcPr>
          <w:p w14:paraId="2094ED37" w14:textId="77777777" w:rsidR="00A6531E" w:rsidRPr="00457CAE" w:rsidRDefault="00A6531E" w:rsidP="0023489E">
            <w:pPr>
              <w:pStyle w:val="TAC"/>
            </w:pPr>
            <w:r w:rsidRPr="00457CAE">
              <w:t>– &lt; 25 % of target transfer interval value</w:t>
            </w:r>
          </w:p>
        </w:tc>
        <w:tc>
          <w:tcPr>
            <w:tcW w:w="0" w:type="auto"/>
          </w:tcPr>
          <w:p w14:paraId="0C5D0E8B" w14:textId="77777777" w:rsidR="00A6531E" w:rsidRPr="00457CAE" w:rsidRDefault="00A6531E" w:rsidP="0023489E">
            <w:pPr>
              <w:pStyle w:val="TAC"/>
            </w:pPr>
            <w:r w:rsidRPr="00457CAE">
              <w:t>40 ms to 500 ms</w:t>
            </w:r>
          </w:p>
        </w:tc>
        <w:tc>
          <w:tcPr>
            <w:tcW w:w="0" w:type="auto"/>
          </w:tcPr>
          <w:p w14:paraId="6903A520" w14:textId="77777777" w:rsidR="00A6531E" w:rsidRPr="00457CAE" w:rsidRDefault="00A6531E" w:rsidP="0023489E">
            <w:pPr>
              <w:pStyle w:val="TAC"/>
            </w:pPr>
            <w:r w:rsidRPr="00457CAE">
              <w:t>+ &lt; 25 % of target transfer interval value</w:t>
            </w:r>
          </w:p>
        </w:tc>
        <w:tc>
          <w:tcPr>
            <w:tcW w:w="0" w:type="auto"/>
          </w:tcPr>
          <w:p w14:paraId="4BE2AEC7" w14:textId="77777777" w:rsidR="00A6531E" w:rsidRPr="00457CAE" w:rsidRDefault="00A6531E" w:rsidP="0023489E">
            <w:pPr>
              <w:pStyle w:val="TAC"/>
            </w:pPr>
            <w:r w:rsidRPr="00457CAE">
              <w:t>target transfer interval value</w:t>
            </w:r>
          </w:p>
        </w:tc>
        <w:tc>
          <w:tcPr>
            <w:tcW w:w="1020" w:type="dxa"/>
          </w:tcPr>
          <w:p w14:paraId="5257EAE6" w14:textId="77777777" w:rsidR="00A6531E" w:rsidRPr="00457CAE" w:rsidRDefault="00A6531E" w:rsidP="0023489E">
            <w:pPr>
              <w:pStyle w:val="TAC"/>
            </w:pPr>
            <w:r w:rsidRPr="00457CAE">
              <w:t>≤ 50 km/h</w:t>
            </w:r>
          </w:p>
        </w:tc>
        <w:tc>
          <w:tcPr>
            <w:tcW w:w="0" w:type="auto"/>
          </w:tcPr>
          <w:p w14:paraId="11DB54E5" w14:textId="77777777" w:rsidR="00A6531E" w:rsidRPr="00457CAE" w:rsidRDefault="00A6531E" w:rsidP="0023489E">
            <w:pPr>
              <w:pStyle w:val="TAC"/>
            </w:pPr>
            <w:r w:rsidRPr="00457CAE">
              <w:t>≤ </w:t>
            </w:r>
            <w:r w:rsidR="009C1462">
              <w:t>2,000</w:t>
            </w:r>
          </w:p>
        </w:tc>
        <w:tc>
          <w:tcPr>
            <w:tcW w:w="0" w:type="auto"/>
          </w:tcPr>
          <w:p w14:paraId="265498C7" w14:textId="77777777" w:rsidR="00A6531E" w:rsidRPr="00457CAE" w:rsidRDefault="00A6531E" w:rsidP="0023489E">
            <w:pPr>
              <w:pStyle w:val="TAC"/>
            </w:pPr>
            <w:r w:rsidRPr="00457CAE">
              <w:t>≤ 1 km</w:t>
            </w:r>
            <w:r w:rsidRPr="00457CAE">
              <w:rPr>
                <w:vertAlign w:val="superscript"/>
              </w:rPr>
              <w:t>2</w:t>
            </w:r>
          </w:p>
        </w:tc>
      </w:tr>
      <w:tr w:rsidR="00170A41" w:rsidRPr="00457CAE" w14:paraId="145FA344" w14:textId="77777777" w:rsidTr="009C1462">
        <w:trPr>
          <w:cantSplit/>
        </w:trPr>
        <w:tc>
          <w:tcPr>
            <w:tcW w:w="817" w:type="dxa"/>
          </w:tcPr>
          <w:p w14:paraId="42D208A1" w14:textId="77777777" w:rsidR="00A6531E" w:rsidRPr="00457CAE" w:rsidRDefault="00A6531E" w:rsidP="0023489E">
            <w:pPr>
              <w:pStyle w:val="TAC"/>
            </w:pPr>
            <w:r w:rsidRPr="00457CAE">
              <w:t>4</w:t>
            </w:r>
          </w:p>
        </w:tc>
        <w:tc>
          <w:tcPr>
            <w:tcW w:w="1728" w:type="dxa"/>
            <w:shd w:val="clear" w:color="auto" w:fill="auto"/>
          </w:tcPr>
          <w:p w14:paraId="0EA1DA8A"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72498FA2" w14:textId="77777777" w:rsidR="00A6531E" w:rsidRPr="00457CAE" w:rsidRDefault="00A6531E" w:rsidP="0023489E">
            <w:pPr>
              <w:pStyle w:val="TAC"/>
            </w:pPr>
            <w:r w:rsidRPr="00457CAE">
              <w:t>~ 1 week</w:t>
            </w:r>
          </w:p>
        </w:tc>
        <w:tc>
          <w:tcPr>
            <w:tcW w:w="0" w:type="auto"/>
            <w:shd w:val="clear" w:color="auto" w:fill="auto"/>
          </w:tcPr>
          <w:p w14:paraId="0B184034" w14:textId="77777777" w:rsidR="00A6531E" w:rsidRPr="00457CAE" w:rsidRDefault="00A6531E" w:rsidP="0023489E">
            <w:pPr>
              <w:pStyle w:val="TAC"/>
              <w:rPr>
                <w:lang w:eastAsia="en-US"/>
              </w:rPr>
            </w:pPr>
            <w:r w:rsidRPr="00457CAE">
              <w:rPr>
                <w:lang w:eastAsia="en-US"/>
              </w:rPr>
              <w:t>10 ms</w:t>
            </w:r>
          </w:p>
        </w:tc>
        <w:tc>
          <w:tcPr>
            <w:tcW w:w="0" w:type="auto"/>
            <w:shd w:val="clear" w:color="auto" w:fill="auto"/>
          </w:tcPr>
          <w:p w14:paraId="3C63B23B" w14:textId="77777777" w:rsidR="00A6531E" w:rsidRPr="00457CAE" w:rsidRDefault="00A6531E" w:rsidP="0023489E">
            <w:pPr>
              <w:pStyle w:val="TAC"/>
            </w:pPr>
            <w:r w:rsidRPr="00457CAE">
              <w:t>&gt; 10 Mbit/s</w:t>
            </w:r>
          </w:p>
        </w:tc>
        <w:tc>
          <w:tcPr>
            <w:tcW w:w="0" w:type="auto"/>
            <w:shd w:val="clear" w:color="auto" w:fill="auto"/>
          </w:tcPr>
          <w:p w14:paraId="57B942C5" w14:textId="77777777" w:rsidR="00A6531E" w:rsidRPr="00457CAE" w:rsidRDefault="00A6531E" w:rsidP="0023489E">
            <w:pPr>
              <w:pStyle w:val="TAC"/>
            </w:pPr>
            <w:r w:rsidRPr="00457CAE">
              <w:t>–</w:t>
            </w:r>
          </w:p>
        </w:tc>
        <w:tc>
          <w:tcPr>
            <w:tcW w:w="0" w:type="auto"/>
          </w:tcPr>
          <w:p w14:paraId="79436863" w14:textId="77777777" w:rsidR="00A6531E" w:rsidRPr="00457CAE" w:rsidRDefault="00A6531E" w:rsidP="0023489E">
            <w:pPr>
              <w:pStyle w:val="TAC"/>
            </w:pPr>
            <w:r w:rsidRPr="00457CAE">
              <w:t>–</w:t>
            </w:r>
          </w:p>
        </w:tc>
        <w:tc>
          <w:tcPr>
            <w:tcW w:w="0" w:type="auto"/>
          </w:tcPr>
          <w:p w14:paraId="2A08A297" w14:textId="77777777" w:rsidR="00A6531E" w:rsidRPr="00457CAE" w:rsidRDefault="00A6531E" w:rsidP="0023489E">
            <w:pPr>
              <w:pStyle w:val="TAC"/>
            </w:pPr>
          </w:p>
        </w:tc>
        <w:tc>
          <w:tcPr>
            <w:tcW w:w="0" w:type="auto"/>
          </w:tcPr>
          <w:p w14:paraId="285241D0" w14:textId="77777777" w:rsidR="00A6531E" w:rsidRPr="00457CAE" w:rsidRDefault="00A6531E" w:rsidP="0023489E">
            <w:pPr>
              <w:pStyle w:val="TAC"/>
            </w:pPr>
            <w:r w:rsidRPr="00457CAE">
              <w:t>–</w:t>
            </w:r>
          </w:p>
        </w:tc>
        <w:tc>
          <w:tcPr>
            <w:tcW w:w="0" w:type="auto"/>
          </w:tcPr>
          <w:p w14:paraId="76B3A2EC" w14:textId="77777777" w:rsidR="00A6531E" w:rsidRPr="00457CAE" w:rsidRDefault="00A6531E" w:rsidP="0023489E">
            <w:pPr>
              <w:pStyle w:val="TAC"/>
            </w:pPr>
            <w:r w:rsidRPr="00457CAE">
              <w:t>–</w:t>
            </w:r>
          </w:p>
        </w:tc>
        <w:tc>
          <w:tcPr>
            <w:tcW w:w="1020" w:type="dxa"/>
          </w:tcPr>
          <w:p w14:paraId="647E3A2F" w14:textId="77777777" w:rsidR="00A6531E" w:rsidRPr="00457CAE" w:rsidRDefault="00A6531E" w:rsidP="0023489E">
            <w:pPr>
              <w:pStyle w:val="TAC"/>
            </w:pPr>
            <w:r w:rsidRPr="00457CAE">
              <w:t>≤ 50 km/h</w:t>
            </w:r>
          </w:p>
        </w:tc>
        <w:tc>
          <w:tcPr>
            <w:tcW w:w="0" w:type="auto"/>
          </w:tcPr>
          <w:p w14:paraId="598B000E" w14:textId="77777777" w:rsidR="00A6531E" w:rsidRPr="00457CAE" w:rsidRDefault="00A6531E" w:rsidP="0023489E">
            <w:pPr>
              <w:pStyle w:val="TAC"/>
            </w:pPr>
            <w:r w:rsidRPr="00457CAE">
              <w:t>≤ </w:t>
            </w:r>
            <w:r w:rsidR="009C1462">
              <w:t>2,000</w:t>
            </w:r>
          </w:p>
        </w:tc>
        <w:tc>
          <w:tcPr>
            <w:tcW w:w="0" w:type="auto"/>
          </w:tcPr>
          <w:p w14:paraId="448DF0E7" w14:textId="77777777" w:rsidR="00A6531E" w:rsidRPr="00457CAE" w:rsidRDefault="00A6531E" w:rsidP="0023489E">
            <w:pPr>
              <w:pStyle w:val="TAC"/>
            </w:pPr>
            <w:r w:rsidRPr="00457CAE">
              <w:t>≤ 1 km</w:t>
            </w:r>
            <w:r w:rsidRPr="00457CAE">
              <w:rPr>
                <w:vertAlign w:val="superscript"/>
              </w:rPr>
              <w:t>2</w:t>
            </w:r>
          </w:p>
        </w:tc>
      </w:tr>
      <w:tr w:rsidR="00170A41" w:rsidRPr="00457CAE" w14:paraId="0F06ACC2" w14:textId="77777777" w:rsidTr="009C1462">
        <w:trPr>
          <w:cantSplit/>
        </w:trPr>
        <w:tc>
          <w:tcPr>
            <w:tcW w:w="14817" w:type="dxa"/>
            <w:gridSpan w:val="13"/>
          </w:tcPr>
          <w:p w14:paraId="340716E9" w14:textId="77777777" w:rsidR="00170A41" w:rsidRPr="00457CAE" w:rsidRDefault="00170A41" w:rsidP="00C55525">
            <w:pPr>
              <w:pStyle w:val="TAN"/>
            </w:pPr>
            <w:r w:rsidRPr="00457CAE">
              <w:t>NOTE:</w:t>
            </w:r>
            <w:r w:rsidRPr="00457CAE">
              <w:tab/>
              <w:t>The transfer interval is not so strictly periodic in these use cases. The transfer interval deviates around its target value within bounds. The mean of the transfer interval is close to the target value.</w:t>
            </w:r>
          </w:p>
        </w:tc>
      </w:tr>
    </w:tbl>
    <w:p w14:paraId="0E1E463A" w14:textId="77777777" w:rsidR="00A6531E" w:rsidRPr="00457CAE" w:rsidRDefault="00A6531E" w:rsidP="00A6531E">
      <w:pPr>
        <w:rPr>
          <w:lang w:eastAsia="en-US"/>
        </w:rPr>
      </w:pPr>
    </w:p>
    <w:p w14:paraId="3A78D7F1" w14:textId="77777777" w:rsidR="00A6531E" w:rsidRPr="00457CAE" w:rsidRDefault="00A6531E" w:rsidP="00A6531E">
      <w:pPr>
        <w:rPr>
          <w:i/>
          <w:lang w:eastAsia="en-US"/>
        </w:rPr>
      </w:pPr>
      <w:r w:rsidRPr="00457CAE">
        <w:rPr>
          <w:i/>
          <w:lang w:eastAsia="en-US"/>
        </w:rPr>
        <w:t>Use case one</w:t>
      </w:r>
    </w:p>
    <w:p w14:paraId="49010D38" w14:textId="77777777" w:rsidR="00A6531E" w:rsidRPr="00457CAE" w:rsidRDefault="00A6531E" w:rsidP="00A6531E">
      <w:pPr>
        <w:rPr>
          <w:lang w:eastAsia="en-US"/>
        </w:rPr>
      </w:pPr>
      <w:r w:rsidRPr="00457CAE">
        <w:rPr>
          <w:lang w:eastAsia="en-US"/>
        </w:rPr>
        <w:t>Periodic communication for the support of precise cooperative robotic motion control (transfer interval: 1 ms), machine control (transfer interval: 1 ms to 10 ms), co-operative driving (10 ms to 50 ms).</w:t>
      </w:r>
    </w:p>
    <w:p w14:paraId="486500EC" w14:textId="77777777" w:rsidR="00A6531E" w:rsidRPr="00457CAE" w:rsidRDefault="00A6531E" w:rsidP="00C55525">
      <w:pPr>
        <w:keepNext/>
        <w:rPr>
          <w:i/>
          <w:lang w:eastAsia="en-US"/>
        </w:rPr>
      </w:pPr>
      <w:r w:rsidRPr="00457CAE">
        <w:rPr>
          <w:i/>
          <w:lang w:eastAsia="en-US"/>
        </w:rPr>
        <w:t>Use case two</w:t>
      </w:r>
    </w:p>
    <w:p w14:paraId="65E146EF" w14:textId="77777777" w:rsidR="00A6531E" w:rsidRPr="00457CAE" w:rsidRDefault="00A6531E" w:rsidP="00170A41">
      <w:pPr>
        <w:rPr>
          <w:lang w:eastAsia="en-US"/>
        </w:rPr>
      </w:pPr>
      <w:r w:rsidRPr="00457CAE">
        <w:rPr>
          <w:lang w:eastAsia="en-US"/>
        </w:rPr>
        <w:t>Periodic communication for video-operated remote control.</w:t>
      </w:r>
    </w:p>
    <w:p w14:paraId="0E6B1991" w14:textId="77777777" w:rsidR="00A6531E" w:rsidRPr="00457CAE" w:rsidRDefault="00A6531E" w:rsidP="00A6531E">
      <w:pPr>
        <w:rPr>
          <w:i/>
          <w:lang w:eastAsia="en-US"/>
        </w:rPr>
      </w:pPr>
      <w:r w:rsidRPr="00457CAE">
        <w:rPr>
          <w:i/>
          <w:lang w:eastAsia="en-US"/>
        </w:rPr>
        <w:t>Use case three</w:t>
      </w:r>
    </w:p>
    <w:p w14:paraId="3DC081E1" w14:textId="77777777" w:rsidR="00A6531E" w:rsidRPr="00457CAE" w:rsidRDefault="00A6531E" w:rsidP="00A6531E">
      <w:pPr>
        <w:rPr>
          <w:lang w:eastAsia="en-US"/>
        </w:rPr>
      </w:pPr>
      <w:r w:rsidRPr="00457CAE">
        <w:rPr>
          <w:lang w:eastAsia="en-US"/>
        </w:rPr>
        <w:t>Periodic communication for standard mobile robot operation and traffic management.</w:t>
      </w:r>
    </w:p>
    <w:p w14:paraId="1D43630A" w14:textId="77777777" w:rsidR="00A6531E" w:rsidRPr="00457CAE" w:rsidRDefault="00A6531E" w:rsidP="00A6531E">
      <w:pPr>
        <w:rPr>
          <w:i/>
          <w:lang w:eastAsia="en-US"/>
        </w:rPr>
      </w:pPr>
      <w:r w:rsidRPr="00457CAE">
        <w:rPr>
          <w:i/>
          <w:lang w:eastAsia="en-US"/>
        </w:rPr>
        <w:t>Use case four</w:t>
      </w:r>
    </w:p>
    <w:p w14:paraId="3D3B495B" w14:textId="77777777" w:rsidR="00A6531E" w:rsidRPr="00457CAE" w:rsidRDefault="00A6531E" w:rsidP="00A6531E">
      <w:pPr>
        <w:rPr>
          <w:lang w:eastAsia="en-US"/>
        </w:rPr>
      </w:pPr>
      <w:r w:rsidRPr="00457CAE">
        <w:rPr>
          <w:lang w:eastAsia="en-US"/>
        </w:rPr>
        <w:t>Real-time streaming data transmission (video data) from a mobile robot to the guidance control system.</w:t>
      </w:r>
    </w:p>
    <w:p w14:paraId="2679EFEB" w14:textId="77777777" w:rsidR="007D571F" w:rsidRDefault="007D571F" w:rsidP="004D4264">
      <w:pPr>
        <w:rPr>
          <w:b/>
          <w:bCs/>
        </w:rPr>
      </w:pPr>
      <w:bookmarkStart w:id="136" w:name="_Toc45387366"/>
      <w:r>
        <w:rPr>
          <w:b/>
          <w:bCs/>
        </w:rPr>
        <w:lastRenderedPageBreak/>
        <w:t>Additional information</w:t>
      </w:r>
    </w:p>
    <w:p w14:paraId="2EF5C544" w14:textId="77777777" w:rsidR="007D571F" w:rsidRPr="007D571F" w:rsidRDefault="007D571F" w:rsidP="004D4264">
      <w:r>
        <w:t>AGVs have the following needs.</w:t>
      </w:r>
    </w:p>
    <w:p w14:paraId="259D92B4" w14:textId="77777777" w:rsidR="007D571F" w:rsidRPr="004D4264" w:rsidRDefault="007D571F" w:rsidP="007D571F">
      <w:pPr>
        <w:pStyle w:val="B1"/>
      </w:pPr>
      <w:r w:rsidRPr="004D4264">
        <w:t>–</w:t>
      </w:r>
      <w:r w:rsidRPr="004D4264">
        <w:tab/>
        <w:t>The direct-device control is</w:t>
      </w:r>
      <w:r w:rsidR="004D4264">
        <w:t xml:space="preserve"> </w:t>
      </w:r>
      <w:r w:rsidRPr="004D4264">
        <w:t>time-critical since the communication involves safety-relevant functions such as emergency stop and the avoidance of obstacles. </w:t>
      </w:r>
    </w:p>
    <w:p w14:paraId="2911C46E" w14:textId="77777777" w:rsidR="007D571F" w:rsidRPr="004D4264" w:rsidRDefault="007D571F" w:rsidP="007D571F">
      <w:pPr>
        <w:pStyle w:val="B1"/>
      </w:pPr>
      <w:r w:rsidRPr="004D4264">
        <w:t>–</w:t>
      </w:r>
      <w:r w:rsidRPr="004D4264">
        <w:tab/>
        <w:t>For the implementation of swarm intelligence, position and availability information are needed. A possible route change due to a blocked route affects the routes of all other AGVs that will follow. The communication is less time-critical than for safety-relevant functions.</w:t>
      </w:r>
    </w:p>
    <w:p w14:paraId="29A97CEA" w14:textId="77777777" w:rsidR="00420388" w:rsidRDefault="007D571F" w:rsidP="00420388">
      <w:pPr>
        <w:pStyle w:val="B1"/>
      </w:pPr>
      <w:r w:rsidRPr="004D4264">
        <w:t>–</w:t>
      </w:r>
      <w:r w:rsidRPr="004D4264">
        <w:tab/>
        <w:t>Camera-based navigation</w:t>
      </w:r>
      <w:r w:rsidR="004D4264">
        <w:t xml:space="preserve"> </w:t>
      </w:r>
      <w:r w:rsidRPr="004D4264">
        <w:t>requires high data rates. Examples for camera-based navigation are the positioning of boxes/containers, detection of persons and obstacles, as well as creation and administration of a map for flexible navigation. Note that sensor-based</w:t>
      </w:r>
      <w:r w:rsidR="004D4264">
        <w:t xml:space="preserve"> </w:t>
      </w:r>
      <w:r w:rsidRPr="004D4264">
        <w:t>navigation</w:t>
      </w:r>
      <w:r w:rsidR="004D4264">
        <w:t xml:space="preserve"> </w:t>
      </w:r>
      <w:r w:rsidRPr="004D4264">
        <w:t>requires lower data rates than camera-based navigation.</w:t>
      </w:r>
    </w:p>
    <w:p w14:paraId="6629E563" w14:textId="77777777" w:rsidR="007D571F" w:rsidRDefault="00420388" w:rsidP="00420388">
      <w:pPr>
        <w:pStyle w:val="B1"/>
      </w:pPr>
      <w:r w:rsidRPr="004D4264">
        <w:t>–</w:t>
      </w:r>
      <w:r w:rsidRPr="004D4264">
        <w:tab/>
      </w:r>
      <w:r w:rsidRPr="00754ADD">
        <w:t>AGV route control and emergency safety related time critical latency and response can be achieved with an edge cloud where the edge infrastructure is located close to the AGVs</w:t>
      </w:r>
    </w:p>
    <w:p w14:paraId="7051F2A2" w14:textId="77777777" w:rsidR="007D571F" w:rsidRPr="007D571F" w:rsidRDefault="007D571F" w:rsidP="004D4264">
      <w:r>
        <w:t>Mobile robots have additional needs.</w:t>
      </w:r>
    </w:p>
    <w:p w14:paraId="12D631BB" w14:textId="77777777" w:rsidR="007D571F" w:rsidRPr="004D4264" w:rsidRDefault="007D571F" w:rsidP="007D571F">
      <w:pPr>
        <w:pStyle w:val="B1"/>
      </w:pPr>
      <w:r w:rsidRPr="004D4264">
        <w:t>–</w:t>
      </w:r>
      <w:r w:rsidRPr="004D4264">
        <w:tab/>
        <w:t>The mobile robot provides an additional service during transport (for instance quality inspection, scanning of surroundings, asset identification, carrying of work pieces). In order to reduce the uplink data rate, pre-compression of data is possible directly on the device. The communication is not or at least less time-critical than the motion control of the mobile robot.</w:t>
      </w:r>
    </w:p>
    <w:p w14:paraId="3E3E9698" w14:textId="77777777" w:rsidR="00947A3B" w:rsidRDefault="007D571F" w:rsidP="00420388">
      <w:pPr>
        <w:pStyle w:val="B1"/>
      </w:pPr>
      <w:r w:rsidRPr="004D4264">
        <w:t>–</w:t>
      </w:r>
      <w:r w:rsidRPr="004D4264">
        <w:tab/>
        <w:t>The mobile robot needs to interact with the periphery (for instance intelligent storage racks, stationary robots, and moving machines). This communication is time-critical. Interaction with the periphery can be relevant at the start point, end point, and also at several intermediate stations (for instance the collection of parts from intelligent storage racks). The exact position and orientation can be determined by a centering station and the AGV sensors. Additional scanning by the robot with a video camera may be necessary.</w:t>
      </w:r>
    </w:p>
    <w:p w14:paraId="02241FE3" w14:textId="77777777" w:rsidR="00420388" w:rsidRDefault="00420388" w:rsidP="00420388">
      <w:pPr>
        <w:pStyle w:val="B1"/>
      </w:pPr>
      <w:r w:rsidRPr="004D4264">
        <w:t>–</w:t>
      </w:r>
      <w:r w:rsidRPr="004D4264">
        <w:tab/>
      </w:r>
      <w:r>
        <w:t>For some mobile robots, their control intelligence might be centralized and hosted in an edge cloud. They require secure communication towards the edge cloud. If the path layout such a mobile robot follows (e.g., including indoor and outdoor) causes it to switch the communication between a private network and a public network, consideration should be given to provide the required level of security for communication.</w:t>
      </w:r>
    </w:p>
    <w:p w14:paraId="3EE7F2B3" w14:textId="77777777" w:rsidR="00420388" w:rsidRDefault="00420388" w:rsidP="00420388">
      <w:pPr>
        <w:pStyle w:val="B1"/>
      </w:pPr>
      <w:r>
        <w:t>–</w:t>
      </w:r>
      <w:r>
        <w:tab/>
        <w:t>Mobile robots whose control intelligence is centralized and hosted in the edge cloud needs privacy protection of data stored in the edge cloud.</w:t>
      </w:r>
    </w:p>
    <w:p w14:paraId="63568F73" w14:textId="77777777" w:rsidR="00420388" w:rsidRDefault="00420388" w:rsidP="00420388">
      <w:pPr>
        <w:pStyle w:val="B1"/>
        <w:sectPr w:rsidR="00420388" w:rsidSect="00AA0CF5">
          <w:footnotePr>
            <w:numRestart w:val="eachSect"/>
          </w:footnotePr>
          <w:pgSz w:w="16840" w:h="11907" w:orient="landscape"/>
          <w:pgMar w:top="1134" w:right="1418" w:bottom="1134" w:left="1134" w:header="680" w:footer="567" w:gutter="0"/>
          <w:cols w:space="720"/>
        </w:sectPr>
      </w:pPr>
      <w:r w:rsidRPr="00420388">
        <w:t>–</w:t>
      </w:r>
      <w:r w:rsidRPr="00420388">
        <w:tab/>
        <w:t>In order to be able to process time-sensitive data from local sensors and devices (AGVs, robots etc.) in an edge cloud, the edge infrastructure needs to be on-premise or close to the factory</w:t>
      </w:r>
    </w:p>
    <w:p w14:paraId="0ACA1821" w14:textId="77777777" w:rsidR="003721D7" w:rsidRPr="00457CAE" w:rsidRDefault="003721D7" w:rsidP="00DF3B60">
      <w:pPr>
        <w:pStyle w:val="Heading3"/>
      </w:pPr>
      <w:bookmarkStart w:id="137" w:name="_Toc146301557"/>
      <w:r w:rsidRPr="00457CAE">
        <w:lastRenderedPageBreak/>
        <w:t>A.2.2.</w:t>
      </w:r>
      <w:r w:rsidR="001A398A" w:rsidRPr="00457CAE">
        <w:t>4</w:t>
      </w:r>
      <w:r w:rsidR="001A398A">
        <w:tab/>
      </w:r>
      <w:r w:rsidRPr="00457CAE">
        <w:t>Wired to wireless link replacement</w:t>
      </w:r>
      <w:bookmarkEnd w:id="136"/>
      <w:bookmarkEnd w:id="137"/>
    </w:p>
    <w:p w14:paraId="060C6C4E" w14:textId="77777777" w:rsidR="003721D7" w:rsidRPr="00457CAE" w:rsidRDefault="003721D7" w:rsidP="003721D7">
      <w:r w:rsidRPr="00457CAE">
        <w:t xml:space="preserve">In a traditional factory, the production environment is fixed. Machines that are cooperating are connected via cable, typically using an industrial ethernet technology like PROFINET. In order to increase flexibility in the production setup, the wired links are replaced with wireless links. </w:t>
      </w:r>
    </w:p>
    <w:p w14:paraId="25A3964C" w14:textId="68C09451" w:rsidR="003721D7" w:rsidRPr="00457CAE" w:rsidRDefault="00746C5E" w:rsidP="003721D7">
      <w:pPr>
        <w:pStyle w:val="TH"/>
        <w:rPr>
          <w:rFonts w:eastAsia="MS Mincho"/>
          <w:lang w:eastAsia="ja-JP"/>
        </w:rPr>
      </w:pPr>
      <w:r w:rsidRPr="00457CAE">
        <w:rPr>
          <w:noProof/>
        </w:rPr>
        <w:drawing>
          <wp:inline distT="0" distB="0" distL="0" distR="0" wp14:anchorId="2D0EF389" wp14:editId="0D008A26">
            <wp:extent cx="5838825" cy="234315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2343150"/>
                    </a:xfrm>
                    <a:prstGeom prst="rect">
                      <a:avLst/>
                    </a:prstGeom>
                    <a:noFill/>
                    <a:ln>
                      <a:noFill/>
                    </a:ln>
                  </pic:spPr>
                </pic:pic>
              </a:graphicData>
            </a:graphic>
          </wp:inline>
        </w:drawing>
      </w:r>
      <w:r w:rsidR="003721D7" w:rsidRPr="00457CAE">
        <w:rPr>
          <w:rFonts w:eastAsia="MS Mincho"/>
          <w:lang w:eastAsia="ja-JP"/>
        </w:rPr>
        <w:t xml:space="preserve"> </w:t>
      </w:r>
    </w:p>
    <w:p w14:paraId="0FC9B0A9" w14:textId="77777777" w:rsidR="003721D7" w:rsidRPr="00457CAE" w:rsidRDefault="003721D7" w:rsidP="003721D7">
      <w:pPr>
        <w:pStyle w:val="TF"/>
        <w:rPr>
          <w:rFonts w:eastAsia="SimSun"/>
        </w:rPr>
      </w:pPr>
      <w:r w:rsidRPr="00457CAE">
        <w:rPr>
          <w:rFonts w:eastAsia="SimSun"/>
        </w:rPr>
        <w:t>Figure A.2.2.4-1: Example of four cooperating machines with wireless connections (based on [26])</w:t>
      </w:r>
    </w:p>
    <w:p w14:paraId="478B0F12" w14:textId="77777777" w:rsidR="003721D7" w:rsidRPr="00457CAE" w:rsidRDefault="003721D7" w:rsidP="003721D7">
      <w:r w:rsidRPr="00457CAE">
        <w:t xml:space="preserve">We assume two or more machines (typically 4 or 5) to be cooperating with each other during production. In order to replace the cables, each machine is equipped with one UE, connected to the controller (shown in Figure A.2.2.4-1). The cooperating machine’s communication can be divided into two types. Periodic traffic and a-periodic traffic. Both types are scheduled, therefore the a-periodic traffic is also adhering to the transfer interval. The traffic requirements are from the point of view of the UE and give the maximum aggregate traffic of all links. Meaning, the traffic per link may change according to the number of cooperating machines but the total traffic at the UE cannot exceed the given values. </w:t>
      </w:r>
    </w:p>
    <w:p w14:paraId="3CCE10E9" w14:textId="77777777" w:rsidR="003721D7" w:rsidRPr="00457CAE" w:rsidRDefault="003721D7" w:rsidP="003721D7">
      <w:pPr>
        <w:pStyle w:val="TH"/>
        <w:rPr>
          <w:rFonts w:eastAsia="SimSun"/>
        </w:rPr>
      </w:pPr>
      <w:r w:rsidRPr="00457CAE">
        <w:rPr>
          <w:rFonts w:eastAsia="SimSun"/>
        </w:rPr>
        <w:lastRenderedPageBreak/>
        <w:t>Table A.2.2.4-1: Service performance requirements for wired to wireless link replacement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2102"/>
        <w:gridCol w:w="2948"/>
        <w:gridCol w:w="1654"/>
        <w:gridCol w:w="1139"/>
        <w:gridCol w:w="1175"/>
        <w:gridCol w:w="1204"/>
        <w:gridCol w:w="1011"/>
        <w:gridCol w:w="695"/>
        <w:gridCol w:w="1250"/>
        <w:tblGridChange w:id="138">
          <w:tblGrid>
            <w:gridCol w:w="1100"/>
            <w:gridCol w:w="2102"/>
            <w:gridCol w:w="2948"/>
            <w:gridCol w:w="1654"/>
            <w:gridCol w:w="1139"/>
            <w:gridCol w:w="1175"/>
            <w:gridCol w:w="1204"/>
            <w:gridCol w:w="1011"/>
            <w:gridCol w:w="695"/>
            <w:gridCol w:w="1250"/>
          </w:tblGrid>
        </w:tblGridChange>
      </w:tblGrid>
      <w:tr w:rsidR="003721D7" w:rsidRPr="00457CAE" w14:paraId="69E6B03B" w14:textId="77777777" w:rsidTr="00D643B4">
        <w:trPr>
          <w:cantSplit/>
          <w:tblHeader/>
        </w:trPr>
        <w:tc>
          <w:tcPr>
            <w:tcW w:w="1101" w:type="dxa"/>
          </w:tcPr>
          <w:p w14:paraId="486B9FA6"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Use case #</w:t>
            </w:r>
          </w:p>
        </w:tc>
        <w:tc>
          <w:tcPr>
            <w:tcW w:w="6865" w:type="dxa"/>
            <w:gridSpan w:val="3"/>
            <w:shd w:val="clear" w:color="auto" w:fill="auto"/>
          </w:tcPr>
          <w:p w14:paraId="63D87773"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Characteristic parameter</w:t>
            </w:r>
          </w:p>
        </w:tc>
        <w:tc>
          <w:tcPr>
            <w:tcW w:w="0" w:type="auto"/>
            <w:gridSpan w:val="6"/>
          </w:tcPr>
          <w:p w14:paraId="026B4FF2"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Influence quantity</w:t>
            </w:r>
          </w:p>
        </w:tc>
      </w:tr>
      <w:tr w:rsidR="003721D7" w:rsidRPr="00457CAE" w14:paraId="6A80C97F" w14:textId="77777777" w:rsidTr="00D643B4">
        <w:trPr>
          <w:cantSplit/>
          <w:tblHeader/>
        </w:trPr>
        <w:tc>
          <w:tcPr>
            <w:tcW w:w="1101" w:type="dxa"/>
          </w:tcPr>
          <w:p w14:paraId="5203C5EA" w14:textId="77777777" w:rsidR="003721D7" w:rsidRPr="00457CAE" w:rsidRDefault="003721D7" w:rsidP="00D643B4">
            <w:pPr>
              <w:keepNext/>
              <w:keepLines/>
              <w:spacing w:after="0"/>
              <w:jc w:val="center"/>
              <w:rPr>
                <w:rFonts w:ascii="Arial" w:hAnsi="Arial"/>
                <w:b/>
                <w:sz w:val="18"/>
              </w:rPr>
            </w:pPr>
          </w:p>
        </w:tc>
        <w:tc>
          <w:tcPr>
            <w:tcW w:w="2102" w:type="dxa"/>
            <w:shd w:val="clear" w:color="auto" w:fill="auto"/>
          </w:tcPr>
          <w:p w14:paraId="75CC83DC"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xml:space="preserve">Communication service availability: target value </w:t>
            </w:r>
            <w:r w:rsidR="002551AC">
              <w:rPr>
                <w:rFonts w:ascii="Arial" w:hAnsi="Arial"/>
                <w:b/>
                <w:sz w:val="18"/>
              </w:rPr>
              <w:t>[%]</w:t>
            </w:r>
          </w:p>
        </w:tc>
        <w:tc>
          <w:tcPr>
            <w:tcW w:w="0" w:type="auto"/>
            <w:shd w:val="clear" w:color="auto" w:fill="auto"/>
          </w:tcPr>
          <w:p w14:paraId="41EB97AB"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Communication service reliability: mean time between failures</w:t>
            </w:r>
          </w:p>
        </w:tc>
        <w:tc>
          <w:tcPr>
            <w:tcW w:w="0" w:type="auto"/>
            <w:shd w:val="clear" w:color="auto" w:fill="auto"/>
          </w:tcPr>
          <w:p w14:paraId="062641A2"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End-to-end latency: maximum</w:t>
            </w:r>
          </w:p>
        </w:tc>
        <w:tc>
          <w:tcPr>
            <w:tcW w:w="0" w:type="auto"/>
            <w:shd w:val="clear" w:color="auto" w:fill="auto"/>
          </w:tcPr>
          <w:p w14:paraId="04B09469"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Data rate [Mbit/s]</w:t>
            </w:r>
          </w:p>
        </w:tc>
        <w:tc>
          <w:tcPr>
            <w:tcW w:w="0" w:type="auto"/>
          </w:tcPr>
          <w:p w14:paraId="053A283C"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Transfer interval</w:t>
            </w:r>
          </w:p>
        </w:tc>
        <w:tc>
          <w:tcPr>
            <w:tcW w:w="0" w:type="auto"/>
          </w:tcPr>
          <w:p w14:paraId="23264018"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Survival time</w:t>
            </w:r>
          </w:p>
        </w:tc>
        <w:tc>
          <w:tcPr>
            <w:tcW w:w="0" w:type="auto"/>
          </w:tcPr>
          <w:p w14:paraId="0D759856"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UE speed</w:t>
            </w:r>
          </w:p>
        </w:tc>
        <w:tc>
          <w:tcPr>
            <w:tcW w:w="0" w:type="auto"/>
          </w:tcPr>
          <w:p w14:paraId="7361D6E2"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of UEs</w:t>
            </w:r>
          </w:p>
        </w:tc>
        <w:tc>
          <w:tcPr>
            <w:tcW w:w="0" w:type="auto"/>
          </w:tcPr>
          <w:p w14:paraId="0B7D8C6C"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Service area (note</w:t>
            </w:r>
            <w:r w:rsidR="00622E22">
              <w:rPr>
                <w:rFonts w:ascii="Arial" w:hAnsi="Arial"/>
                <w:b/>
                <w:sz w:val="18"/>
              </w:rPr>
              <w:t> </w:t>
            </w:r>
            <w:r w:rsidRPr="00457CAE">
              <w:rPr>
                <w:rFonts w:ascii="Arial" w:hAnsi="Arial"/>
                <w:b/>
                <w:sz w:val="18"/>
              </w:rPr>
              <w:t>1)</w:t>
            </w:r>
          </w:p>
        </w:tc>
      </w:tr>
      <w:tr w:rsidR="003721D7" w:rsidRPr="00457CAE" w14:paraId="70A44FB9" w14:textId="77777777" w:rsidTr="00D643B4">
        <w:trPr>
          <w:cantSplit/>
        </w:trPr>
        <w:tc>
          <w:tcPr>
            <w:tcW w:w="1101" w:type="dxa"/>
          </w:tcPr>
          <w:p w14:paraId="69BF0B2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611C380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129E425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5C64606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11D3CE0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05939E44"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w:t>
            </w:r>
          </w:p>
        </w:tc>
        <w:tc>
          <w:tcPr>
            <w:tcW w:w="0" w:type="auto"/>
          </w:tcPr>
          <w:p w14:paraId="0B2B4144"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tc>
        <w:tc>
          <w:tcPr>
            <w:tcW w:w="0" w:type="auto"/>
          </w:tcPr>
          <w:p w14:paraId="157387C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0C2C880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236A565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4180435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 30 m x 10 m</w:t>
            </w:r>
          </w:p>
        </w:tc>
      </w:tr>
      <w:tr w:rsidR="003721D7" w:rsidRPr="00457CAE" w14:paraId="321B03C0" w14:textId="77777777" w:rsidTr="00D643B4">
        <w:trPr>
          <w:cantSplit/>
        </w:trPr>
        <w:tc>
          <w:tcPr>
            <w:tcW w:w="1101" w:type="dxa"/>
          </w:tcPr>
          <w:p w14:paraId="6A93545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3118137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03B0292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1827A459"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43D8A26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68DA37F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w:t>
            </w:r>
          </w:p>
        </w:tc>
        <w:tc>
          <w:tcPr>
            <w:tcW w:w="0" w:type="auto"/>
          </w:tcPr>
          <w:p w14:paraId="16A282BC"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p w14:paraId="737E2502"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 xml:space="preserve">(note 2) </w:t>
            </w:r>
          </w:p>
        </w:tc>
        <w:tc>
          <w:tcPr>
            <w:tcW w:w="0" w:type="auto"/>
          </w:tcPr>
          <w:p w14:paraId="495EBF34" w14:textId="77777777" w:rsidR="003721D7" w:rsidRPr="00457CAE" w:rsidRDefault="003721D7" w:rsidP="00D643B4">
            <w:pPr>
              <w:keepNext/>
              <w:keepLines/>
              <w:spacing w:after="0"/>
              <w:jc w:val="center"/>
              <w:rPr>
                <w:rFonts w:ascii="Arial" w:hAnsi="Arial"/>
                <w:sz w:val="18"/>
              </w:rPr>
            </w:pPr>
          </w:p>
        </w:tc>
        <w:tc>
          <w:tcPr>
            <w:tcW w:w="0" w:type="auto"/>
          </w:tcPr>
          <w:p w14:paraId="52DA02E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10AF6AE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34A434B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1A866D4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2288C353" w14:textId="77777777" w:rsidTr="00D643B4">
        <w:trPr>
          <w:cantSplit/>
        </w:trPr>
        <w:tc>
          <w:tcPr>
            <w:tcW w:w="1101" w:type="dxa"/>
          </w:tcPr>
          <w:p w14:paraId="516BB71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2C5CAFA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7ACA49A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3D78F5F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648104A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449B970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250</w:t>
            </w:r>
          </w:p>
        </w:tc>
        <w:tc>
          <w:tcPr>
            <w:tcW w:w="0" w:type="auto"/>
          </w:tcPr>
          <w:p w14:paraId="1FFD37F7" w14:textId="77777777" w:rsidR="003721D7" w:rsidRPr="00457CAE" w:rsidRDefault="003721D7" w:rsidP="00D643B4">
            <w:pPr>
              <w:keepNext/>
              <w:keepLines/>
              <w:spacing w:after="0"/>
              <w:jc w:val="center"/>
              <w:rPr>
                <w:rFonts w:ascii="Arial" w:hAnsi="Arial" w:cs="Arial"/>
                <w:sz w:val="18"/>
              </w:rPr>
            </w:pPr>
            <w:r w:rsidRPr="00457CAE">
              <w:rPr>
                <w:rFonts w:ascii="Arial" w:hAnsi="Arial" w:cs="Arial"/>
                <w:sz w:val="18"/>
              </w:rPr>
              <w:t>≤</w:t>
            </w:r>
            <w:r w:rsidRPr="00457CAE">
              <w:rPr>
                <w:rFonts w:ascii="Arial" w:hAnsi="Arial"/>
                <w:sz w:val="18"/>
              </w:rPr>
              <w:t> 1 ms</w:t>
            </w:r>
          </w:p>
        </w:tc>
        <w:tc>
          <w:tcPr>
            <w:tcW w:w="0" w:type="auto"/>
          </w:tcPr>
          <w:p w14:paraId="5058CB7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7982215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1045FEA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6846B31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7B52620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359FB4BA" w14:textId="77777777" w:rsidTr="00D643B4">
        <w:trPr>
          <w:cantSplit/>
        </w:trPr>
        <w:tc>
          <w:tcPr>
            <w:tcW w:w="1101" w:type="dxa"/>
          </w:tcPr>
          <w:p w14:paraId="73BA13F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449C587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3CFA0154"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5E11CD4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6BFD0DD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66098E6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500</w:t>
            </w:r>
          </w:p>
        </w:tc>
        <w:tc>
          <w:tcPr>
            <w:tcW w:w="0" w:type="auto"/>
          </w:tcPr>
          <w:p w14:paraId="17AA062D"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xml:space="preserve"> 1 ms </w:t>
            </w:r>
          </w:p>
          <w:p w14:paraId="70BBBB9F"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(note 2)</w:t>
            </w:r>
          </w:p>
        </w:tc>
        <w:tc>
          <w:tcPr>
            <w:tcW w:w="0" w:type="auto"/>
          </w:tcPr>
          <w:p w14:paraId="6D19A358" w14:textId="77777777" w:rsidR="003721D7" w:rsidRPr="00457CAE" w:rsidRDefault="003721D7" w:rsidP="00D643B4">
            <w:pPr>
              <w:keepNext/>
              <w:keepLines/>
              <w:spacing w:after="0"/>
              <w:rPr>
                <w:rFonts w:ascii="Arial" w:hAnsi="Arial"/>
                <w:sz w:val="18"/>
              </w:rPr>
            </w:pPr>
          </w:p>
        </w:tc>
        <w:tc>
          <w:tcPr>
            <w:tcW w:w="0" w:type="auto"/>
          </w:tcPr>
          <w:p w14:paraId="0B9C460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05384DE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5C11169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169D8FB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159F6829" w14:textId="77777777" w:rsidTr="00D643B4">
        <w:trPr>
          <w:cantSplit/>
        </w:trPr>
        <w:tc>
          <w:tcPr>
            <w:tcW w:w="14535" w:type="dxa"/>
            <w:gridSpan w:val="10"/>
          </w:tcPr>
          <w:p w14:paraId="4AE51B76"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1:</w:t>
            </w:r>
            <w:r w:rsidRPr="00457CAE">
              <w:rPr>
                <w:rFonts w:ascii="Arial" w:hAnsi="Arial"/>
                <w:sz w:val="18"/>
              </w:rPr>
              <w:tab/>
              <w:t>Length x width x height.</w:t>
            </w:r>
          </w:p>
          <w:p w14:paraId="525B5A2E"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2:</w:t>
            </w:r>
            <w:r w:rsidRPr="00457CAE">
              <w:rPr>
                <w:rFonts w:ascii="Arial" w:hAnsi="Arial"/>
                <w:sz w:val="18"/>
              </w:rPr>
              <w:tab/>
              <w:t>Transfer interval also applies for scheduled aperiodic traffic</w:t>
            </w:r>
          </w:p>
        </w:tc>
      </w:tr>
    </w:tbl>
    <w:p w14:paraId="1F6BB162" w14:textId="77777777" w:rsidR="003721D7" w:rsidRPr="00457CAE" w:rsidRDefault="003721D7" w:rsidP="003721D7"/>
    <w:p w14:paraId="0180B0D5" w14:textId="77777777" w:rsidR="003721D7" w:rsidRPr="00457CAE" w:rsidRDefault="003721D7" w:rsidP="003721D7">
      <w:pPr>
        <w:rPr>
          <w:i/>
          <w:iCs/>
        </w:rPr>
      </w:pPr>
      <w:r w:rsidRPr="00457CAE">
        <w:rPr>
          <w:i/>
          <w:iCs/>
        </w:rPr>
        <w:t xml:space="preserve">Use case one </w:t>
      </w:r>
    </w:p>
    <w:p w14:paraId="410C7FA5" w14:textId="77777777" w:rsidR="003721D7" w:rsidRPr="00457CAE" w:rsidRDefault="003721D7" w:rsidP="003721D7">
      <w:pPr>
        <w:keepNext/>
      </w:pPr>
      <w:r w:rsidRPr="00457CAE">
        <w:t>In the case of the 100 Mbit/s link replacement, 50</w:t>
      </w:r>
      <w:r w:rsidR="002551AC">
        <w:t> </w:t>
      </w:r>
      <w:r w:rsidRPr="00457CAE">
        <w:t>% periodic traffic and 25</w:t>
      </w:r>
      <w:r w:rsidR="002551AC">
        <w:t> </w:t>
      </w:r>
      <w:r w:rsidRPr="00457CAE">
        <w:t xml:space="preserve">% a-periodic traffic are assumed. </w:t>
      </w:r>
    </w:p>
    <w:p w14:paraId="1789B37D" w14:textId="77777777" w:rsidR="003721D7" w:rsidRPr="00457CAE" w:rsidRDefault="003721D7" w:rsidP="003721D7">
      <w:pPr>
        <w:rPr>
          <w:i/>
          <w:iCs/>
        </w:rPr>
      </w:pPr>
      <w:r w:rsidRPr="00457CAE">
        <w:rPr>
          <w:i/>
          <w:iCs/>
        </w:rPr>
        <w:t>Use case two</w:t>
      </w:r>
    </w:p>
    <w:p w14:paraId="18B7797C" w14:textId="77777777" w:rsidR="003721D7" w:rsidRPr="00457CAE" w:rsidRDefault="003721D7" w:rsidP="003721D7">
      <w:pPr>
        <w:rPr>
          <w:rFonts w:eastAsia="SimSun"/>
        </w:rPr>
      </w:pPr>
      <w:r w:rsidRPr="00457CAE">
        <w:t>In the case of the 1 Gbit/s link replacement, 25</w:t>
      </w:r>
      <w:r w:rsidR="002551AC">
        <w:t> </w:t>
      </w:r>
      <w:r w:rsidRPr="00457CAE">
        <w:t>% periodic traffic and 50</w:t>
      </w:r>
      <w:r w:rsidR="002551AC">
        <w:t> </w:t>
      </w:r>
      <w:r w:rsidRPr="00457CAE">
        <w:t xml:space="preserve">% a-periodic traffic are assumed. </w:t>
      </w:r>
    </w:p>
    <w:p w14:paraId="51BC50EE" w14:textId="77777777" w:rsidR="007B585F" w:rsidRPr="00457CAE" w:rsidRDefault="007B585F" w:rsidP="00DF3B60">
      <w:pPr>
        <w:pStyle w:val="Heading3"/>
      </w:pPr>
      <w:bookmarkStart w:id="139" w:name="_Toc45387367"/>
      <w:bookmarkStart w:id="140" w:name="_Toc146301558"/>
      <w:r w:rsidRPr="00457CAE">
        <w:t>A.2.2.</w:t>
      </w:r>
      <w:r>
        <w:t>5</w:t>
      </w:r>
      <w:r w:rsidRPr="00457CAE">
        <w:tab/>
      </w:r>
      <w:r>
        <w:t>Cooperative carrying</w:t>
      </w:r>
      <w:bookmarkEnd w:id="139"/>
      <w:bookmarkEnd w:id="140"/>
    </w:p>
    <w:p w14:paraId="40798DDB" w14:textId="77777777" w:rsidR="007B585F" w:rsidRPr="00B53F89" w:rsidRDefault="007B585F" w:rsidP="007B585F">
      <w:r w:rsidRPr="00B53F89">
        <w:t>In a smart factory, large or heavy work pieces will be carried from one place to another by multiple mobile robots or AGVs. These mobile robots / AGVs need to work together in order to carry the large or heavy work piece</w:t>
      </w:r>
      <w:r>
        <w:t xml:space="preserve"> safely</w:t>
      </w:r>
      <w:r w:rsidRPr="00B53F89">
        <w:t>.</w:t>
      </w:r>
      <w:r>
        <w:t xml:space="preserve"> </w:t>
      </w:r>
      <w:r w:rsidRPr="00B53F89">
        <w:t>This cooperation is achieved with a cyber-physical control application that controls the drives and movements of the mobile robots / AGVs in a coordinated way, so that large or heavy work piece</w:t>
      </w:r>
      <w:r>
        <w:t>s are</w:t>
      </w:r>
      <w:r w:rsidRPr="00B53F89">
        <w:t xml:space="preserve"> carried smoothly and safely from one place to another (see Figure </w:t>
      </w:r>
      <w:r>
        <w:t>5.11</w:t>
      </w:r>
      <w:r w:rsidRPr="00B53F89">
        <w:t>.1-1).</w:t>
      </w:r>
    </w:p>
    <w:p w14:paraId="1243EAC5" w14:textId="18524640" w:rsidR="007B585F" w:rsidRPr="00B53F89" w:rsidRDefault="00746C5E" w:rsidP="007B585F">
      <w:pPr>
        <w:pStyle w:val="TH"/>
      </w:pPr>
      <w:r w:rsidRPr="00B53F89">
        <w:rPr>
          <w:noProof/>
        </w:rPr>
        <w:lastRenderedPageBreak/>
        <w:drawing>
          <wp:inline distT="0" distB="0" distL="0" distR="0" wp14:anchorId="31A18DA3" wp14:editId="1E5AB158">
            <wp:extent cx="6115050" cy="109537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1095375"/>
                    </a:xfrm>
                    <a:prstGeom prst="rect">
                      <a:avLst/>
                    </a:prstGeom>
                    <a:noFill/>
                    <a:ln>
                      <a:noFill/>
                    </a:ln>
                  </pic:spPr>
                </pic:pic>
              </a:graphicData>
            </a:graphic>
          </wp:inline>
        </w:drawing>
      </w:r>
    </w:p>
    <w:p w14:paraId="529243BC" w14:textId="77777777" w:rsidR="007B585F" w:rsidRPr="00C177E9" w:rsidRDefault="007B585F" w:rsidP="007B585F">
      <w:pPr>
        <w:pStyle w:val="TF"/>
      </w:pPr>
      <w:r w:rsidRPr="00C177E9">
        <w:t xml:space="preserve">Figure </w:t>
      </w:r>
      <w:r>
        <w:t>A.2.2.5-1</w:t>
      </w:r>
      <w:r w:rsidRPr="00C177E9">
        <w:t>: Mobile robots / AGVs carrying a large work piece cooperatively</w:t>
      </w:r>
    </w:p>
    <w:p w14:paraId="503D57AA" w14:textId="77777777" w:rsidR="007B585F" w:rsidRPr="00B53F89" w:rsidRDefault="007B585F" w:rsidP="007B585F">
      <w:r w:rsidRPr="00B53F89">
        <w:t>The communication between the collaborating mobile robots / AGVs requires high communication service availability and ultra-low latency. The exchange of control commands and control feedback is done with periodic deterministic communication and using time-sensitive networking.</w:t>
      </w:r>
    </w:p>
    <w:p w14:paraId="5C5902D3" w14:textId="77777777" w:rsidR="007B585F" w:rsidRPr="00B53F89" w:rsidRDefault="007B585F" w:rsidP="007B585F">
      <w:r w:rsidRPr="00075BA7">
        <w:rPr>
          <w:rFonts w:eastAsia="DengXian"/>
        </w:rPr>
        <w:t>There are two distinct use case variants</w:t>
      </w:r>
      <w:r>
        <w:rPr>
          <w:rFonts w:eastAsia="DengXian"/>
        </w:rPr>
        <w:t xml:space="preserve"> of cooperative carrying: (1) </w:t>
      </w:r>
      <w:r w:rsidRPr="00BC4703">
        <w:rPr>
          <w:rFonts w:eastAsia="DengXian"/>
        </w:rPr>
        <w:t>carrying of rigid or fragile work pieces that require very precise coordination between the collaborating mobile robots</w:t>
      </w:r>
      <w:r>
        <w:rPr>
          <w:rFonts w:eastAsia="DengXian"/>
        </w:rPr>
        <w:t xml:space="preserve">, and (2) </w:t>
      </w:r>
      <w:r w:rsidRPr="00BC4703">
        <w:rPr>
          <w:rFonts w:eastAsia="DengXian"/>
        </w:rPr>
        <w:t>carrying of more flexible or elastic work pieces that allow some tolerance in the coordi</w:t>
      </w:r>
      <w:r>
        <w:rPr>
          <w:rFonts w:eastAsia="DengXian"/>
        </w:rPr>
        <w:t>n</w:t>
      </w:r>
      <w:r w:rsidRPr="00BC4703">
        <w:rPr>
          <w:rFonts w:eastAsia="DengXian"/>
        </w:rPr>
        <w:t>ated movements of the collaborative mobile robots</w:t>
      </w:r>
      <w:r>
        <w:rPr>
          <w:rFonts w:eastAsia="DengXian"/>
        </w:rPr>
        <w:t>. The higher tolerance in the coordinated movements allows for either faster movement of the work piece or longer transfer intervals (trade</w:t>
      </w:r>
      <w:r w:rsidR="002551AC">
        <w:rPr>
          <w:rFonts w:eastAsia="DengXian"/>
        </w:rPr>
        <w:t>-</w:t>
      </w:r>
      <w:r>
        <w:rPr>
          <w:rFonts w:eastAsia="DengXian"/>
        </w:rPr>
        <w:t>off between UE speed and transfer interval).</w:t>
      </w:r>
    </w:p>
    <w:p w14:paraId="5DCE5256" w14:textId="77777777"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2.2.</w:t>
      </w:r>
      <w:r>
        <w:rPr>
          <w:rFonts w:eastAsia="SimSun"/>
        </w:rPr>
        <w:t>5</w:t>
      </w:r>
      <w:r w:rsidRPr="00457CAE">
        <w:rPr>
          <w:rFonts w:eastAsia="SimSun"/>
        </w:rPr>
        <w:t xml:space="preserve">-1: Service performance requirements for </w:t>
      </w:r>
      <w:r>
        <w:rPr>
          <w:rFonts w:eastAsia="SimSun"/>
        </w:rPr>
        <w:t>cooperative carrying</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1728"/>
        <w:gridCol w:w="1636"/>
        <w:gridCol w:w="1083"/>
        <w:gridCol w:w="1305"/>
        <w:gridCol w:w="1312"/>
        <w:gridCol w:w="1313"/>
        <w:gridCol w:w="1740"/>
        <w:gridCol w:w="1087"/>
        <w:gridCol w:w="794"/>
        <w:gridCol w:w="2001"/>
      </w:tblGrid>
      <w:tr w:rsidR="007B585F" w:rsidRPr="00457CAE" w14:paraId="0BC1C577" w14:textId="77777777" w:rsidTr="00916CBF">
        <w:trPr>
          <w:cantSplit/>
          <w:tblHeader/>
        </w:trPr>
        <w:tc>
          <w:tcPr>
            <w:tcW w:w="818" w:type="dxa"/>
          </w:tcPr>
          <w:p w14:paraId="4F39867B" w14:textId="77777777" w:rsidR="007B585F" w:rsidRPr="00457CAE" w:rsidRDefault="007B585F" w:rsidP="00916CBF">
            <w:pPr>
              <w:pStyle w:val="TAH"/>
            </w:pPr>
            <w:r w:rsidRPr="00457CAE">
              <w:t>Use case #</w:t>
            </w:r>
          </w:p>
        </w:tc>
        <w:tc>
          <w:tcPr>
            <w:tcW w:w="5802" w:type="dxa"/>
            <w:gridSpan w:val="4"/>
            <w:shd w:val="clear" w:color="auto" w:fill="auto"/>
          </w:tcPr>
          <w:p w14:paraId="6CE90355" w14:textId="77777777" w:rsidR="007B585F" w:rsidRPr="00457CAE" w:rsidRDefault="007B585F" w:rsidP="00916CBF">
            <w:pPr>
              <w:pStyle w:val="TAH"/>
            </w:pPr>
            <w:r w:rsidRPr="00457CAE">
              <w:t>Characteristic parameter</w:t>
            </w:r>
          </w:p>
        </w:tc>
        <w:tc>
          <w:tcPr>
            <w:tcW w:w="8197" w:type="dxa"/>
            <w:gridSpan w:val="6"/>
          </w:tcPr>
          <w:p w14:paraId="4231CE3D" w14:textId="77777777" w:rsidR="007B585F" w:rsidRPr="00457CAE" w:rsidRDefault="007B585F" w:rsidP="00916CBF">
            <w:pPr>
              <w:pStyle w:val="TAH"/>
            </w:pPr>
            <w:r w:rsidRPr="00457CAE">
              <w:t>Influence quantity</w:t>
            </w:r>
          </w:p>
        </w:tc>
      </w:tr>
      <w:tr w:rsidR="007B585F" w:rsidRPr="00457CAE" w14:paraId="104685E7" w14:textId="77777777" w:rsidTr="00916CBF">
        <w:trPr>
          <w:cantSplit/>
          <w:tblHeader/>
        </w:trPr>
        <w:tc>
          <w:tcPr>
            <w:tcW w:w="818" w:type="dxa"/>
          </w:tcPr>
          <w:p w14:paraId="23C12EC3" w14:textId="77777777" w:rsidR="007B585F" w:rsidRPr="00457CAE" w:rsidRDefault="007B585F" w:rsidP="00916CBF">
            <w:pPr>
              <w:pStyle w:val="TAH"/>
            </w:pPr>
          </w:p>
        </w:tc>
        <w:tc>
          <w:tcPr>
            <w:tcW w:w="1728" w:type="dxa"/>
            <w:shd w:val="clear" w:color="auto" w:fill="auto"/>
          </w:tcPr>
          <w:p w14:paraId="452BC216" w14:textId="77777777" w:rsidR="007B585F" w:rsidRPr="00457CAE" w:rsidRDefault="007B585F" w:rsidP="00916CBF">
            <w:pPr>
              <w:pStyle w:val="TAH"/>
            </w:pPr>
            <w:r w:rsidRPr="00457CAE">
              <w:t xml:space="preserve">Communication service availability: target value </w:t>
            </w:r>
            <w:r w:rsidR="002551AC">
              <w:t>[%]</w:t>
            </w:r>
          </w:p>
        </w:tc>
        <w:tc>
          <w:tcPr>
            <w:tcW w:w="0" w:type="auto"/>
            <w:shd w:val="clear" w:color="auto" w:fill="auto"/>
          </w:tcPr>
          <w:p w14:paraId="3AC19844" w14:textId="77777777" w:rsidR="007B585F" w:rsidRPr="00457CAE" w:rsidRDefault="007B585F" w:rsidP="00916CBF">
            <w:pPr>
              <w:pStyle w:val="TAH"/>
            </w:pPr>
            <w:r w:rsidRPr="00457CAE">
              <w:t>Communication service reliability: mean time between failures</w:t>
            </w:r>
          </w:p>
        </w:tc>
        <w:tc>
          <w:tcPr>
            <w:tcW w:w="0" w:type="auto"/>
            <w:shd w:val="clear" w:color="auto" w:fill="auto"/>
          </w:tcPr>
          <w:p w14:paraId="2FFB2D1D" w14:textId="77777777" w:rsidR="007B585F" w:rsidRPr="00457CAE" w:rsidRDefault="007B585F" w:rsidP="00916CBF">
            <w:pPr>
              <w:pStyle w:val="TAH"/>
            </w:pPr>
            <w:r w:rsidRPr="00457CAE">
              <w:t>End-to-end latency: maximum</w:t>
            </w:r>
          </w:p>
        </w:tc>
        <w:tc>
          <w:tcPr>
            <w:tcW w:w="0" w:type="auto"/>
            <w:shd w:val="clear" w:color="auto" w:fill="auto"/>
          </w:tcPr>
          <w:p w14:paraId="51FE8528" w14:textId="77777777" w:rsidR="007B585F" w:rsidRPr="00457CAE" w:rsidRDefault="007B585F" w:rsidP="00916CBF">
            <w:pPr>
              <w:pStyle w:val="TAH"/>
            </w:pPr>
            <w:r w:rsidRPr="00457CAE">
              <w:t>Service bitrate: user experienced data rate</w:t>
            </w:r>
          </w:p>
        </w:tc>
        <w:tc>
          <w:tcPr>
            <w:tcW w:w="1312" w:type="dxa"/>
            <w:shd w:val="clear" w:color="auto" w:fill="auto"/>
          </w:tcPr>
          <w:p w14:paraId="2C471E48" w14:textId="77777777" w:rsidR="007B585F" w:rsidRPr="00457CAE" w:rsidRDefault="007B585F" w:rsidP="00916CBF">
            <w:pPr>
              <w:pStyle w:val="TAH"/>
            </w:pPr>
            <w:r w:rsidRPr="00457CAE">
              <w:t>Message size [byte]</w:t>
            </w:r>
          </w:p>
        </w:tc>
        <w:tc>
          <w:tcPr>
            <w:tcW w:w="1313" w:type="dxa"/>
          </w:tcPr>
          <w:p w14:paraId="3F618653" w14:textId="77777777" w:rsidR="007B585F" w:rsidRDefault="007B585F" w:rsidP="00916CBF">
            <w:pPr>
              <w:pStyle w:val="TAH"/>
            </w:pPr>
            <w:r w:rsidRPr="00457CAE">
              <w:t>Transfer interval: target value</w:t>
            </w:r>
          </w:p>
          <w:p w14:paraId="1B6AF3A6" w14:textId="77777777" w:rsidR="007B585F" w:rsidRPr="00457CAE" w:rsidRDefault="007B585F" w:rsidP="00916CBF">
            <w:pPr>
              <w:pStyle w:val="TAH"/>
            </w:pPr>
            <w:r>
              <w:t>(note 1)</w:t>
            </w:r>
          </w:p>
        </w:tc>
        <w:tc>
          <w:tcPr>
            <w:tcW w:w="1740" w:type="dxa"/>
          </w:tcPr>
          <w:p w14:paraId="7111E472" w14:textId="77777777" w:rsidR="007B585F" w:rsidRDefault="007B585F" w:rsidP="00916CBF">
            <w:pPr>
              <w:pStyle w:val="TAH"/>
            </w:pPr>
            <w:r w:rsidRPr="00457CAE">
              <w:t>Survival time</w:t>
            </w:r>
          </w:p>
          <w:p w14:paraId="5675CBA5" w14:textId="77777777" w:rsidR="007B585F" w:rsidRPr="00457CAE" w:rsidRDefault="007B585F" w:rsidP="00916CBF">
            <w:pPr>
              <w:pStyle w:val="TAH"/>
            </w:pPr>
            <w:r>
              <w:t>(note 1)</w:t>
            </w:r>
          </w:p>
        </w:tc>
        <w:tc>
          <w:tcPr>
            <w:tcW w:w="1037" w:type="dxa"/>
          </w:tcPr>
          <w:p w14:paraId="001257E1" w14:textId="77777777" w:rsidR="007B585F" w:rsidRDefault="007B585F" w:rsidP="00916CBF">
            <w:pPr>
              <w:pStyle w:val="TAH"/>
            </w:pPr>
            <w:r w:rsidRPr="00457CAE">
              <w:t xml:space="preserve">UE </w:t>
            </w:r>
          </w:p>
          <w:p w14:paraId="5AC20B88" w14:textId="77777777" w:rsidR="007B585F" w:rsidRPr="00457CAE" w:rsidRDefault="007B585F" w:rsidP="00916CBF">
            <w:pPr>
              <w:pStyle w:val="TAH"/>
            </w:pPr>
            <w:r w:rsidRPr="00457CAE">
              <w:t>speed</w:t>
            </w:r>
          </w:p>
        </w:tc>
        <w:tc>
          <w:tcPr>
            <w:tcW w:w="794" w:type="dxa"/>
          </w:tcPr>
          <w:p w14:paraId="61415478" w14:textId="77777777" w:rsidR="007B585F" w:rsidRPr="00457CAE" w:rsidRDefault="007B585F" w:rsidP="00916CBF">
            <w:pPr>
              <w:pStyle w:val="TAH"/>
            </w:pPr>
            <w:r w:rsidRPr="00457CAE">
              <w:t># of UEs</w:t>
            </w:r>
          </w:p>
        </w:tc>
        <w:tc>
          <w:tcPr>
            <w:tcW w:w="2001" w:type="dxa"/>
          </w:tcPr>
          <w:p w14:paraId="225274EF" w14:textId="77777777" w:rsidR="007B585F" w:rsidRDefault="007B585F" w:rsidP="00916CBF">
            <w:pPr>
              <w:pStyle w:val="TAH"/>
            </w:pPr>
            <w:r w:rsidRPr="00457CAE">
              <w:t>Service area</w:t>
            </w:r>
          </w:p>
          <w:p w14:paraId="505CB988" w14:textId="77777777" w:rsidR="007B585F" w:rsidRPr="00457CAE" w:rsidRDefault="007B585F" w:rsidP="00916CBF">
            <w:pPr>
              <w:pStyle w:val="TAH"/>
            </w:pPr>
            <w:r>
              <w:t>(note 2)</w:t>
            </w:r>
          </w:p>
        </w:tc>
      </w:tr>
      <w:tr w:rsidR="007B585F" w:rsidRPr="00457CAE" w14:paraId="06F1FD0A" w14:textId="77777777" w:rsidTr="00916CBF">
        <w:trPr>
          <w:cantSplit/>
        </w:trPr>
        <w:tc>
          <w:tcPr>
            <w:tcW w:w="818" w:type="dxa"/>
          </w:tcPr>
          <w:p w14:paraId="7C8BAD2E" w14:textId="77777777" w:rsidR="007B585F" w:rsidRPr="00457CAE" w:rsidRDefault="007B585F" w:rsidP="00916CBF">
            <w:pPr>
              <w:pStyle w:val="TAC"/>
            </w:pPr>
            <w:r w:rsidRPr="00457CAE">
              <w:t>1</w:t>
            </w:r>
          </w:p>
        </w:tc>
        <w:tc>
          <w:tcPr>
            <w:tcW w:w="1728" w:type="dxa"/>
            <w:shd w:val="clear" w:color="auto" w:fill="auto"/>
          </w:tcPr>
          <w:p w14:paraId="157FBBBE"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60522F94" w14:textId="77777777" w:rsidR="007B585F" w:rsidRPr="00E673D7" w:rsidRDefault="007B585F" w:rsidP="00916CBF">
            <w:pPr>
              <w:pStyle w:val="TAC"/>
            </w:pPr>
            <w:r w:rsidRPr="00061F95">
              <w:rPr>
                <w:rFonts w:eastAsia="DengXian"/>
              </w:rPr>
              <w:t>~ 10 years</w:t>
            </w:r>
          </w:p>
        </w:tc>
        <w:tc>
          <w:tcPr>
            <w:tcW w:w="0" w:type="auto"/>
            <w:shd w:val="clear" w:color="auto" w:fill="auto"/>
          </w:tcPr>
          <w:p w14:paraId="4BF82C83" w14:textId="77777777" w:rsidR="007B585F" w:rsidRPr="00E673D7" w:rsidRDefault="007B585F" w:rsidP="00916CBF">
            <w:pPr>
              <w:pStyle w:val="TAC"/>
            </w:pPr>
            <w:r>
              <w:rPr>
                <w:rFonts w:eastAsia="DengXian"/>
              </w:rPr>
              <w:t>&lt; 0</w:t>
            </w:r>
            <w:r w:rsidR="002551AC">
              <w:rPr>
                <w:rFonts w:eastAsia="DengXian"/>
              </w:rPr>
              <w:t>.</w:t>
            </w:r>
            <w:r>
              <w:rPr>
                <w:rFonts w:eastAsia="DengXian"/>
              </w:rPr>
              <w:t>5 x transfer interval</w:t>
            </w:r>
          </w:p>
        </w:tc>
        <w:tc>
          <w:tcPr>
            <w:tcW w:w="0" w:type="auto"/>
            <w:shd w:val="clear" w:color="auto" w:fill="auto"/>
          </w:tcPr>
          <w:p w14:paraId="0AD07F13" w14:textId="77777777" w:rsidR="007B585F" w:rsidRPr="00E673D7" w:rsidRDefault="007B585F" w:rsidP="00916CBF">
            <w:pPr>
              <w:pStyle w:val="TAC"/>
            </w:pPr>
            <w:r>
              <w:rPr>
                <w:rFonts w:eastAsia="DengXian"/>
              </w:rPr>
              <w:t>2</w:t>
            </w:r>
            <w:r w:rsidR="002551AC">
              <w:rPr>
                <w:rFonts w:eastAsia="DengXian"/>
              </w:rPr>
              <w:t>.</w:t>
            </w:r>
            <w:r>
              <w:rPr>
                <w:rFonts w:eastAsia="DengXian"/>
              </w:rPr>
              <w:t>5 Mbit/s</w:t>
            </w:r>
          </w:p>
        </w:tc>
        <w:tc>
          <w:tcPr>
            <w:tcW w:w="1312" w:type="dxa"/>
            <w:shd w:val="clear" w:color="auto" w:fill="auto"/>
          </w:tcPr>
          <w:p w14:paraId="7BA7BB70" w14:textId="77777777" w:rsidR="007B585F" w:rsidRDefault="007B585F" w:rsidP="00916CBF">
            <w:pPr>
              <w:pStyle w:val="TAC"/>
              <w:rPr>
                <w:rFonts w:eastAsia="DengXian"/>
              </w:rPr>
            </w:pPr>
            <w:r>
              <w:rPr>
                <w:rFonts w:eastAsia="DengXian"/>
              </w:rPr>
              <w:t>250;</w:t>
            </w:r>
          </w:p>
          <w:p w14:paraId="6CCEB916" w14:textId="77777777" w:rsidR="007B585F" w:rsidRPr="00E673D7" w:rsidRDefault="007B585F" w:rsidP="00916CBF">
            <w:pPr>
              <w:pStyle w:val="TAC"/>
            </w:pPr>
            <w:r>
              <w:rPr>
                <w:rFonts w:eastAsia="DengXian"/>
              </w:rPr>
              <w:t>500 with localisation information</w:t>
            </w:r>
          </w:p>
        </w:tc>
        <w:tc>
          <w:tcPr>
            <w:tcW w:w="1313" w:type="dxa"/>
          </w:tcPr>
          <w:p w14:paraId="519F7581" w14:textId="77777777" w:rsidR="007B585F" w:rsidRDefault="007B585F" w:rsidP="00916CBF">
            <w:pPr>
              <w:pStyle w:val="TAC"/>
              <w:rPr>
                <w:rFonts w:eastAsia="DengXian"/>
              </w:rPr>
            </w:pPr>
            <w:r>
              <w:rPr>
                <w:rFonts w:eastAsia="DengXian"/>
              </w:rPr>
              <w:t>&gt; 5 ms</w:t>
            </w:r>
          </w:p>
          <w:p w14:paraId="6D6BC115" w14:textId="77777777" w:rsidR="007B585F" w:rsidRDefault="007B585F" w:rsidP="00916CBF">
            <w:pPr>
              <w:pStyle w:val="TAC"/>
              <w:rPr>
                <w:rFonts w:eastAsia="DengXian"/>
              </w:rPr>
            </w:pPr>
            <w:r>
              <w:rPr>
                <w:rFonts w:eastAsia="DengXian"/>
              </w:rPr>
              <w:t>&gt; 2</w:t>
            </w:r>
            <w:r w:rsidR="002551AC">
              <w:rPr>
                <w:rFonts w:eastAsia="DengXian"/>
              </w:rPr>
              <w:t>.</w:t>
            </w:r>
            <w:r>
              <w:rPr>
                <w:rFonts w:eastAsia="DengXian"/>
              </w:rPr>
              <w:t>5 ms</w:t>
            </w:r>
          </w:p>
          <w:p w14:paraId="59DB400F" w14:textId="77777777" w:rsidR="007B585F" w:rsidRPr="00E673D7" w:rsidRDefault="007B585F" w:rsidP="00916CBF">
            <w:pPr>
              <w:pStyle w:val="TAC"/>
            </w:pPr>
            <w:r>
              <w:rPr>
                <w:rFonts w:eastAsia="DengXian"/>
              </w:rPr>
              <w:t>&gt; 1</w:t>
            </w:r>
            <w:r w:rsidR="002551AC">
              <w:rPr>
                <w:rFonts w:eastAsia="DengXian"/>
              </w:rPr>
              <w:t>.</w:t>
            </w:r>
            <w:r>
              <w:rPr>
                <w:rFonts w:eastAsia="DengXian"/>
              </w:rPr>
              <w:t>7 ms</w:t>
            </w:r>
          </w:p>
        </w:tc>
        <w:tc>
          <w:tcPr>
            <w:tcW w:w="1740" w:type="dxa"/>
          </w:tcPr>
          <w:p w14:paraId="4B355BFC" w14:textId="77777777" w:rsidR="007B585F" w:rsidRDefault="007B585F" w:rsidP="00916CBF">
            <w:pPr>
              <w:pStyle w:val="TAC"/>
              <w:rPr>
                <w:rFonts w:eastAsia="DengXian"/>
              </w:rPr>
            </w:pPr>
            <w:r>
              <w:rPr>
                <w:rFonts w:eastAsia="DengXian"/>
              </w:rPr>
              <w:t>0</w:t>
            </w:r>
          </w:p>
          <w:p w14:paraId="5916B8E6" w14:textId="77777777" w:rsidR="007B585F" w:rsidRDefault="007B585F" w:rsidP="00916CBF">
            <w:pPr>
              <w:pStyle w:val="TAC"/>
              <w:rPr>
                <w:rFonts w:eastAsia="DengXian"/>
              </w:rPr>
            </w:pPr>
            <w:r>
              <w:rPr>
                <w:rFonts w:eastAsia="DengXian"/>
              </w:rPr>
              <w:t>transfer interval</w:t>
            </w:r>
          </w:p>
          <w:p w14:paraId="57C02E0A" w14:textId="77777777" w:rsidR="007B585F" w:rsidRPr="002E7894" w:rsidRDefault="007B585F" w:rsidP="00916CBF">
            <w:pPr>
              <w:pStyle w:val="TAC"/>
              <w:rPr>
                <w:rFonts w:eastAsia="DengXian"/>
              </w:rPr>
            </w:pPr>
            <w:r>
              <w:rPr>
                <w:rFonts w:eastAsia="DengXian"/>
              </w:rPr>
              <w:t>2 x transfer interval</w:t>
            </w:r>
          </w:p>
        </w:tc>
        <w:tc>
          <w:tcPr>
            <w:tcW w:w="1037" w:type="dxa"/>
          </w:tcPr>
          <w:p w14:paraId="02B31159" w14:textId="77777777" w:rsidR="007B585F" w:rsidRPr="00E673D7" w:rsidRDefault="007B585F" w:rsidP="00916CBF">
            <w:pPr>
              <w:pStyle w:val="TAC"/>
            </w:pPr>
            <w:r>
              <w:rPr>
                <w:rFonts w:eastAsia="DengXian" w:hint="eastAsia"/>
              </w:rPr>
              <w:t>≤</w:t>
            </w:r>
            <w:r w:rsidR="002551AC">
              <w:rPr>
                <w:rFonts w:eastAsia="DengXian" w:hint="eastAsia"/>
              </w:rPr>
              <w:t> </w:t>
            </w:r>
            <w:r>
              <w:rPr>
                <w:rFonts w:eastAsia="DengXian"/>
              </w:rPr>
              <w:t>6 km/h</w:t>
            </w:r>
          </w:p>
        </w:tc>
        <w:tc>
          <w:tcPr>
            <w:tcW w:w="794" w:type="dxa"/>
          </w:tcPr>
          <w:p w14:paraId="2AAD4366" w14:textId="77777777" w:rsidR="007B585F" w:rsidRPr="00E673D7" w:rsidRDefault="007B585F" w:rsidP="00916CBF">
            <w:pPr>
              <w:pStyle w:val="TAC"/>
            </w:pPr>
            <w:r>
              <w:rPr>
                <w:rFonts w:eastAsia="DengXian"/>
              </w:rPr>
              <w:t>2 to 8</w:t>
            </w:r>
          </w:p>
        </w:tc>
        <w:tc>
          <w:tcPr>
            <w:tcW w:w="2001" w:type="dxa"/>
          </w:tcPr>
          <w:p w14:paraId="53FF5F25"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61D4F411" w14:textId="77777777" w:rsidTr="00916CBF">
        <w:trPr>
          <w:cantSplit/>
        </w:trPr>
        <w:tc>
          <w:tcPr>
            <w:tcW w:w="818" w:type="dxa"/>
          </w:tcPr>
          <w:p w14:paraId="0C852002" w14:textId="77777777" w:rsidR="007B585F" w:rsidRPr="00457CAE" w:rsidRDefault="007B585F" w:rsidP="00916CBF">
            <w:pPr>
              <w:pStyle w:val="TAC"/>
            </w:pPr>
            <w:r w:rsidRPr="00457CAE">
              <w:t>2</w:t>
            </w:r>
          </w:p>
        </w:tc>
        <w:tc>
          <w:tcPr>
            <w:tcW w:w="1728" w:type="dxa"/>
            <w:shd w:val="clear" w:color="auto" w:fill="auto"/>
          </w:tcPr>
          <w:p w14:paraId="6A29A91E"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5B49CD2C" w14:textId="77777777" w:rsidR="007B585F" w:rsidRPr="00E673D7" w:rsidRDefault="007B585F" w:rsidP="00916CBF">
            <w:pPr>
              <w:pStyle w:val="TAC"/>
            </w:pPr>
            <w:r w:rsidRPr="00061F95">
              <w:rPr>
                <w:rFonts w:eastAsia="DengXian"/>
              </w:rPr>
              <w:t>~ 10 years</w:t>
            </w:r>
          </w:p>
        </w:tc>
        <w:tc>
          <w:tcPr>
            <w:tcW w:w="0" w:type="auto"/>
            <w:shd w:val="clear" w:color="auto" w:fill="auto"/>
          </w:tcPr>
          <w:p w14:paraId="3950F2B1" w14:textId="77777777" w:rsidR="007B585F" w:rsidRPr="00E673D7" w:rsidRDefault="007B585F" w:rsidP="00916CBF">
            <w:pPr>
              <w:pStyle w:val="TAC"/>
            </w:pPr>
            <w:r>
              <w:rPr>
                <w:rFonts w:eastAsia="DengXian"/>
                <w:bCs/>
              </w:rPr>
              <w:t>&lt; 0</w:t>
            </w:r>
            <w:r w:rsidR="002551AC">
              <w:rPr>
                <w:rFonts w:eastAsia="DengXian"/>
                <w:bCs/>
              </w:rPr>
              <w:t>.</w:t>
            </w:r>
            <w:r>
              <w:rPr>
                <w:rFonts w:eastAsia="DengXian"/>
                <w:bCs/>
              </w:rPr>
              <w:t>5 x transfer interval</w:t>
            </w:r>
          </w:p>
        </w:tc>
        <w:tc>
          <w:tcPr>
            <w:tcW w:w="0" w:type="auto"/>
            <w:shd w:val="clear" w:color="auto" w:fill="auto"/>
          </w:tcPr>
          <w:p w14:paraId="717B44BE" w14:textId="77777777" w:rsidR="007B585F" w:rsidRPr="00E673D7" w:rsidRDefault="007B585F" w:rsidP="00916CBF">
            <w:pPr>
              <w:pStyle w:val="TAC"/>
            </w:pPr>
            <w:r>
              <w:rPr>
                <w:rFonts w:eastAsia="DengXian"/>
                <w:bCs/>
              </w:rPr>
              <w:t>2</w:t>
            </w:r>
            <w:r w:rsidR="002551AC">
              <w:rPr>
                <w:rFonts w:eastAsia="DengXian"/>
                <w:bCs/>
              </w:rPr>
              <w:t>.</w:t>
            </w:r>
            <w:r>
              <w:rPr>
                <w:rFonts w:eastAsia="DengXian"/>
                <w:bCs/>
              </w:rPr>
              <w:t>5 M</w:t>
            </w:r>
            <w:r>
              <w:rPr>
                <w:rFonts w:eastAsia="DengXian"/>
              </w:rPr>
              <w:t>bit/s</w:t>
            </w:r>
          </w:p>
        </w:tc>
        <w:tc>
          <w:tcPr>
            <w:tcW w:w="1312" w:type="dxa"/>
            <w:shd w:val="clear" w:color="auto" w:fill="auto"/>
          </w:tcPr>
          <w:p w14:paraId="21092210" w14:textId="77777777" w:rsidR="007B585F" w:rsidRDefault="007B585F" w:rsidP="00916CBF">
            <w:pPr>
              <w:pStyle w:val="TAC"/>
              <w:rPr>
                <w:rFonts w:eastAsia="DengXian"/>
                <w:bCs/>
              </w:rPr>
            </w:pPr>
            <w:r>
              <w:rPr>
                <w:rFonts w:eastAsia="DengXian"/>
                <w:bCs/>
              </w:rPr>
              <w:t>250;</w:t>
            </w:r>
          </w:p>
          <w:p w14:paraId="766C8F29" w14:textId="77777777" w:rsidR="007B585F" w:rsidRPr="00E673D7" w:rsidRDefault="007B585F" w:rsidP="00916CBF">
            <w:pPr>
              <w:pStyle w:val="TAC"/>
            </w:pPr>
            <w:r>
              <w:rPr>
                <w:rFonts w:eastAsia="DengXian"/>
                <w:bCs/>
              </w:rPr>
              <w:t>500 with localisation information</w:t>
            </w:r>
          </w:p>
        </w:tc>
        <w:tc>
          <w:tcPr>
            <w:tcW w:w="1313" w:type="dxa"/>
          </w:tcPr>
          <w:p w14:paraId="3DBCFF72" w14:textId="77777777" w:rsidR="007B585F" w:rsidRDefault="007B585F" w:rsidP="00916CBF">
            <w:pPr>
              <w:pStyle w:val="TAC"/>
              <w:rPr>
                <w:rFonts w:eastAsia="DengXian"/>
                <w:bCs/>
              </w:rPr>
            </w:pPr>
            <w:r>
              <w:rPr>
                <w:rFonts w:eastAsia="DengXian"/>
                <w:bCs/>
              </w:rPr>
              <w:t>&gt; 5</w:t>
            </w:r>
            <w:r>
              <w:rPr>
                <w:rFonts w:eastAsia="DengXian"/>
              </w:rPr>
              <w:t> ms</w:t>
            </w:r>
          </w:p>
          <w:p w14:paraId="16A09374" w14:textId="77777777" w:rsidR="007B585F" w:rsidRDefault="007B585F" w:rsidP="00916CBF">
            <w:pPr>
              <w:pStyle w:val="TAC"/>
              <w:rPr>
                <w:rFonts w:eastAsia="DengXian"/>
                <w:bCs/>
              </w:rPr>
            </w:pPr>
            <w:r>
              <w:rPr>
                <w:rFonts w:eastAsia="DengXian"/>
                <w:bCs/>
              </w:rPr>
              <w:t>&gt; 2</w:t>
            </w:r>
            <w:r w:rsidR="002551AC">
              <w:rPr>
                <w:rFonts w:eastAsia="DengXian"/>
                <w:bCs/>
              </w:rPr>
              <w:t>.</w:t>
            </w:r>
            <w:r>
              <w:rPr>
                <w:rFonts w:eastAsia="DengXian"/>
                <w:bCs/>
              </w:rPr>
              <w:t>5</w:t>
            </w:r>
            <w:r>
              <w:rPr>
                <w:rFonts w:eastAsia="DengXian"/>
              </w:rPr>
              <w:t> ms</w:t>
            </w:r>
          </w:p>
          <w:p w14:paraId="29459738" w14:textId="77777777" w:rsidR="007B585F" w:rsidRPr="00E673D7" w:rsidRDefault="007B585F" w:rsidP="00916CBF">
            <w:pPr>
              <w:pStyle w:val="TAC"/>
            </w:pPr>
            <w:r>
              <w:rPr>
                <w:rFonts w:eastAsia="DengXian"/>
                <w:bCs/>
              </w:rPr>
              <w:t>&gt; 1</w:t>
            </w:r>
            <w:r w:rsidR="002551AC">
              <w:rPr>
                <w:rFonts w:eastAsia="DengXian"/>
                <w:bCs/>
              </w:rPr>
              <w:t>.</w:t>
            </w:r>
            <w:r>
              <w:rPr>
                <w:rFonts w:eastAsia="DengXian"/>
                <w:bCs/>
              </w:rPr>
              <w:t>7</w:t>
            </w:r>
            <w:r>
              <w:rPr>
                <w:rFonts w:eastAsia="DengXian"/>
              </w:rPr>
              <w:t> ms</w:t>
            </w:r>
          </w:p>
        </w:tc>
        <w:tc>
          <w:tcPr>
            <w:tcW w:w="1740" w:type="dxa"/>
          </w:tcPr>
          <w:p w14:paraId="6DC6FD28" w14:textId="77777777" w:rsidR="007B585F" w:rsidRDefault="007B585F" w:rsidP="00916CBF">
            <w:pPr>
              <w:pStyle w:val="TAC"/>
              <w:rPr>
                <w:rFonts w:eastAsia="DengXian"/>
                <w:bCs/>
              </w:rPr>
            </w:pPr>
            <w:r>
              <w:rPr>
                <w:rFonts w:eastAsia="DengXian"/>
                <w:bCs/>
              </w:rPr>
              <w:t>0</w:t>
            </w:r>
          </w:p>
          <w:p w14:paraId="05EAE21E" w14:textId="77777777" w:rsidR="007B585F" w:rsidRDefault="007B585F" w:rsidP="00916CBF">
            <w:pPr>
              <w:pStyle w:val="TAC"/>
              <w:rPr>
                <w:rFonts w:eastAsia="DengXian"/>
                <w:bCs/>
              </w:rPr>
            </w:pPr>
            <w:r>
              <w:rPr>
                <w:rFonts w:eastAsia="DengXian"/>
                <w:bCs/>
              </w:rPr>
              <w:t>transfer interval</w:t>
            </w:r>
          </w:p>
          <w:p w14:paraId="1EF152AC" w14:textId="77777777" w:rsidR="007B585F" w:rsidRPr="00E673D7" w:rsidRDefault="007B585F" w:rsidP="00916CBF">
            <w:pPr>
              <w:pStyle w:val="TAC"/>
            </w:pPr>
            <w:r>
              <w:rPr>
                <w:rFonts w:eastAsia="DengXian"/>
                <w:bCs/>
              </w:rPr>
              <w:t>2 x transfer interval</w:t>
            </w:r>
          </w:p>
        </w:tc>
        <w:tc>
          <w:tcPr>
            <w:tcW w:w="1037" w:type="dxa"/>
          </w:tcPr>
          <w:p w14:paraId="2AFD45AF" w14:textId="77777777" w:rsidR="007B585F" w:rsidRPr="00E673D7" w:rsidRDefault="007B585F" w:rsidP="00916CBF">
            <w:pPr>
              <w:pStyle w:val="TAC"/>
            </w:pPr>
            <w:r>
              <w:rPr>
                <w:rFonts w:eastAsia="DengXian" w:hint="eastAsia"/>
                <w:bCs/>
              </w:rPr>
              <w:t>≤</w:t>
            </w:r>
            <w:r w:rsidR="002551AC">
              <w:rPr>
                <w:rFonts w:eastAsia="DengXian" w:hint="eastAsia"/>
                <w:bCs/>
              </w:rPr>
              <w:t> </w:t>
            </w:r>
            <w:r>
              <w:rPr>
                <w:rFonts w:eastAsia="DengXian"/>
                <w:bCs/>
              </w:rPr>
              <w:t>12</w:t>
            </w:r>
            <w:r>
              <w:rPr>
                <w:rFonts w:eastAsia="DengXian"/>
              </w:rPr>
              <w:t> km/h</w:t>
            </w:r>
          </w:p>
        </w:tc>
        <w:tc>
          <w:tcPr>
            <w:tcW w:w="794" w:type="dxa"/>
          </w:tcPr>
          <w:p w14:paraId="51672310" w14:textId="77777777" w:rsidR="007B585F" w:rsidRPr="00E673D7" w:rsidRDefault="007B585F" w:rsidP="00916CBF">
            <w:pPr>
              <w:pStyle w:val="TAC"/>
            </w:pPr>
            <w:r>
              <w:rPr>
                <w:rFonts w:eastAsia="DengXian"/>
                <w:bCs/>
              </w:rPr>
              <w:t>2 to 8</w:t>
            </w:r>
          </w:p>
        </w:tc>
        <w:tc>
          <w:tcPr>
            <w:tcW w:w="2001" w:type="dxa"/>
          </w:tcPr>
          <w:p w14:paraId="7CB90A81"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79B838B5" w14:textId="77777777" w:rsidTr="00916CBF">
        <w:trPr>
          <w:cantSplit/>
        </w:trPr>
        <w:tc>
          <w:tcPr>
            <w:tcW w:w="14817" w:type="dxa"/>
            <w:gridSpan w:val="11"/>
          </w:tcPr>
          <w:p w14:paraId="41A41E19" w14:textId="77777777" w:rsidR="007B585F" w:rsidRDefault="007B585F" w:rsidP="00916CBF">
            <w:pPr>
              <w:pStyle w:val="TAN"/>
              <w:rPr>
                <w:rFonts w:eastAsia="DengXian"/>
              </w:rPr>
            </w:pPr>
            <w:r>
              <w:rPr>
                <w:rFonts w:eastAsia="DengXian"/>
              </w:rPr>
              <w:t>NOTE 1:</w:t>
            </w:r>
            <w:r>
              <w:rPr>
                <w:rFonts w:eastAsia="DengXian"/>
              </w:rPr>
              <w:tab/>
              <w:t>The first value is the application requirement, the other values are the requirement with multiple transmission of the same information (two or three times respectively).</w:t>
            </w:r>
          </w:p>
          <w:p w14:paraId="50236A77" w14:textId="77777777" w:rsidR="007B585F" w:rsidRPr="00457CAE" w:rsidRDefault="007B585F" w:rsidP="00916CBF">
            <w:pPr>
              <w:pStyle w:val="TAN"/>
            </w:pPr>
            <w:r w:rsidRPr="00061F95">
              <w:rPr>
                <w:rFonts w:eastAsia="DengXian"/>
              </w:rPr>
              <w:t>NOTE</w:t>
            </w:r>
            <w:r>
              <w:rPr>
                <w:rFonts w:eastAsia="DengXian"/>
              </w:rPr>
              <w:t xml:space="preserve"> 2</w:t>
            </w:r>
            <w:r w:rsidRPr="00061F95">
              <w:rPr>
                <w:rFonts w:eastAsia="DengXian"/>
              </w:rPr>
              <w:t>:</w:t>
            </w:r>
            <w:r w:rsidRPr="00061F95">
              <w:rPr>
                <w:rFonts w:eastAsia="DengXian"/>
              </w:rPr>
              <w:tab/>
              <w:t>Service Area for d</w:t>
            </w:r>
            <w:r>
              <w:rPr>
                <w:rFonts w:eastAsia="DengXian"/>
              </w:rPr>
              <w:t>i</w:t>
            </w:r>
            <w:r w:rsidRPr="00061F95">
              <w:rPr>
                <w:rFonts w:eastAsia="DengXian"/>
              </w:rPr>
              <w:t>rect communication</w:t>
            </w:r>
            <w:r>
              <w:rPr>
                <w:rFonts w:eastAsia="DengXian"/>
              </w:rPr>
              <w:t xml:space="preserve"> between UEs (length x width x height)</w:t>
            </w:r>
            <w:r w:rsidRPr="00061F95">
              <w:rPr>
                <w:rFonts w:eastAsia="DengXian"/>
              </w:rPr>
              <w:t>. The group of UEs with direct communication might move throughout the whole factory site (up to several km²)</w:t>
            </w:r>
          </w:p>
        </w:tc>
      </w:tr>
    </w:tbl>
    <w:p w14:paraId="2B648405" w14:textId="77777777" w:rsidR="007B585F" w:rsidRPr="00457CAE" w:rsidRDefault="007B585F" w:rsidP="007B585F"/>
    <w:p w14:paraId="4A298EDB" w14:textId="77777777" w:rsidR="007B585F" w:rsidRPr="00457CAE" w:rsidRDefault="007B585F" w:rsidP="007B585F">
      <w:pPr>
        <w:rPr>
          <w:i/>
        </w:rPr>
      </w:pPr>
      <w:r w:rsidRPr="00457CAE">
        <w:rPr>
          <w:i/>
        </w:rPr>
        <w:t>Use case one</w:t>
      </w:r>
    </w:p>
    <w:p w14:paraId="375A35A2" w14:textId="77777777" w:rsidR="007B585F" w:rsidRPr="00457CAE" w:rsidRDefault="007B585F" w:rsidP="007B585F">
      <w:r w:rsidRPr="00457CAE">
        <w:t xml:space="preserve">Periodic </w:t>
      </w:r>
      <w:r>
        <w:t xml:space="preserve">deterministic </w:t>
      </w:r>
      <w:r w:rsidRPr="00457CAE">
        <w:t xml:space="preserve">communication for </w:t>
      </w:r>
      <w:r>
        <w:t>cooperative carrying of fragile work pieces (UE to UE / ProSe communication)</w:t>
      </w:r>
      <w:r w:rsidRPr="00457CAE">
        <w:t>.</w:t>
      </w:r>
    </w:p>
    <w:p w14:paraId="1AC86C09" w14:textId="77777777" w:rsidR="007B585F" w:rsidRPr="00457CAE" w:rsidRDefault="007B585F" w:rsidP="007B585F">
      <w:pPr>
        <w:keepNext/>
        <w:rPr>
          <w:i/>
        </w:rPr>
      </w:pPr>
      <w:r w:rsidRPr="00457CAE">
        <w:rPr>
          <w:i/>
        </w:rPr>
        <w:lastRenderedPageBreak/>
        <w:t>Use case two</w:t>
      </w:r>
    </w:p>
    <w:p w14:paraId="15E54321" w14:textId="77777777" w:rsidR="007B585F" w:rsidRPr="00457CAE" w:rsidRDefault="007B585F" w:rsidP="007B585F">
      <w:r w:rsidRPr="00457CAE">
        <w:t xml:space="preserve">Periodic </w:t>
      </w:r>
      <w:r>
        <w:t xml:space="preserve">deterministic </w:t>
      </w:r>
      <w:r w:rsidRPr="00457CAE">
        <w:t xml:space="preserve">communication </w:t>
      </w:r>
      <w:r>
        <w:t>for cooperative carrying of elastic work pieces (UE to UE / ProSe communication)</w:t>
      </w:r>
      <w:r w:rsidRPr="00457CAE">
        <w:t>.</w:t>
      </w:r>
    </w:p>
    <w:p w14:paraId="174D02C3" w14:textId="77777777" w:rsidR="00A6531E" w:rsidRPr="00457CAE" w:rsidRDefault="00A6531E" w:rsidP="00DF3B60">
      <w:pPr>
        <w:pStyle w:val="Heading2"/>
      </w:pPr>
      <w:bookmarkStart w:id="141" w:name="_Toc45387368"/>
      <w:bookmarkStart w:id="142" w:name="_Toc146301559"/>
      <w:r w:rsidRPr="00457CAE">
        <w:t>A</w:t>
      </w:r>
      <w:r w:rsidR="001C613D" w:rsidRPr="00457CAE">
        <w:t>.</w:t>
      </w:r>
      <w:r w:rsidRPr="00457CAE">
        <w:t>2.3</w:t>
      </w:r>
      <w:r w:rsidRPr="00457CAE">
        <w:tab/>
        <w:t>Process automation</w:t>
      </w:r>
      <w:bookmarkEnd w:id="141"/>
      <w:bookmarkEnd w:id="142"/>
    </w:p>
    <w:p w14:paraId="006FA80B" w14:textId="77777777" w:rsidR="00A6531E" w:rsidRPr="00457CAE" w:rsidRDefault="00A6531E" w:rsidP="00DF3B60">
      <w:pPr>
        <w:pStyle w:val="Heading3"/>
      </w:pPr>
      <w:bookmarkStart w:id="143" w:name="_Toc45387369"/>
      <w:bookmarkStart w:id="144" w:name="_Toc146301560"/>
      <w:r w:rsidRPr="00457CAE">
        <w:t>A</w:t>
      </w:r>
      <w:r w:rsidR="001C613D" w:rsidRPr="00457CAE">
        <w:t>.</w:t>
      </w:r>
      <w:r w:rsidRPr="00457CAE">
        <w:t>2.3.1</w:t>
      </w:r>
      <w:r w:rsidRPr="00457CAE">
        <w:tab/>
        <w:t>Closed-loop control</w:t>
      </w:r>
      <w:bookmarkEnd w:id="143"/>
      <w:bookmarkEnd w:id="144"/>
    </w:p>
    <w:p w14:paraId="568E601F" w14:textId="77777777" w:rsidR="00A6531E" w:rsidRPr="00457CAE" w:rsidRDefault="00A6531E" w:rsidP="00C55525">
      <w:r w:rsidRPr="00457CAE">
        <w:t>In the closed-loop control use case for process automation, several sensors are installed in a plant and each sensor performs continuous measurements. The measurement data are transported to a controller, which takes decision to set actuators. The latency and determinism in this use case are crucial. This use case has very stringent requirements in terms of latency and service availability. The required service area is usually bigger than for motion control use cases. Interaction with the public network (e.g., service continuity, roaming) is not required.</w:t>
      </w:r>
    </w:p>
    <w:p w14:paraId="2F0A72F6" w14:textId="77777777" w:rsidR="00A6531E" w:rsidRPr="00457CAE" w:rsidRDefault="00A6531E" w:rsidP="00C55525">
      <w:pPr>
        <w:pStyle w:val="TH"/>
        <w:rPr>
          <w:rFonts w:eastAsia="SimSun"/>
          <w:lang w:eastAsia="en-US"/>
        </w:rPr>
      </w:pPr>
      <w:r w:rsidRPr="00457CAE">
        <w:rPr>
          <w:rFonts w:eastAsia="SimSun"/>
          <w:lang w:eastAsia="en-US"/>
        </w:rPr>
        <w:t>Table A.2.3.1-1</w:t>
      </w:r>
      <w:r w:rsidR="005256C2" w:rsidRPr="00457CAE">
        <w:rPr>
          <w:rFonts w:eastAsia="SimSun"/>
          <w:lang w:eastAsia="en-US"/>
        </w:rPr>
        <w:t>:</w:t>
      </w:r>
      <w:r w:rsidRPr="00457CAE">
        <w:rPr>
          <w:rFonts w:eastAsia="SimSun"/>
          <w:lang w:eastAsia="en-US"/>
        </w:rPr>
        <w:t xml:space="preserve"> Service performance requirements for closed-loop control in process automation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1728"/>
        <w:gridCol w:w="1978"/>
        <w:gridCol w:w="1232"/>
        <w:gridCol w:w="1071"/>
        <w:gridCol w:w="1152"/>
        <w:gridCol w:w="1120"/>
        <w:gridCol w:w="1157"/>
        <w:gridCol w:w="959"/>
        <w:gridCol w:w="1067"/>
        <w:gridCol w:w="928"/>
        <w:gridCol w:w="1057"/>
      </w:tblGrid>
      <w:tr w:rsidR="00A6531E" w:rsidRPr="00457CAE" w14:paraId="696A48BB" w14:textId="77777777" w:rsidTr="008B3CE9">
        <w:trPr>
          <w:cantSplit/>
          <w:tblHeader/>
        </w:trPr>
        <w:tc>
          <w:tcPr>
            <w:tcW w:w="828" w:type="dxa"/>
          </w:tcPr>
          <w:p w14:paraId="3EE9034F" w14:textId="77777777" w:rsidR="00A6531E" w:rsidRPr="00457CAE" w:rsidRDefault="00A6531E" w:rsidP="0023489E">
            <w:pPr>
              <w:pStyle w:val="TAH"/>
            </w:pPr>
            <w:r w:rsidRPr="00457CAE">
              <w:t>Use case #</w:t>
            </w:r>
          </w:p>
        </w:tc>
        <w:tc>
          <w:tcPr>
            <w:tcW w:w="5037" w:type="dxa"/>
            <w:gridSpan w:val="3"/>
            <w:shd w:val="clear" w:color="auto" w:fill="auto"/>
          </w:tcPr>
          <w:p w14:paraId="0C30D388" w14:textId="77777777" w:rsidR="00A6531E" w:rsidRPr="00457CAE" w:rsidRDefault="00A6531E" w:rsidP="0023489E">
            <w:pPr>
              <w:pStyle w:val="TAH"/>
            </w:pPr>
            <w:r w:rsidRPr="00457CAE">
              <w:t>Characteristic parameter</w:t>
            </w:r>
          </w:p>
        </w:tc>
        <w:tc>
          <w:tcPr>
            <w:tcW w:w="0" w:type="auto"/>
            <w:gridSpan w:val="8"/>
          </w:tcPr>
          <w:p w14:paraId="482FB61D" w14:textId="77777777" w:rsidR="00A6531E" w:rsidRPr="00457CAE" w:rsidRDefault="00A6531E" w:rsidP="0023489E">
            <w:pPr>
              <w:pStyle w:val="TAH"/>
            </w:pPr>
            <w:r w:rsidRPr="00457CAE">
              <w:t>Influence quantity</w:t>
            </w:r>
          </w:p>
        </w:tc>
      </w:tr>
      <w:tr w:rsidR="007D32D9" w:rsidRPr="00457CAE" w14:paraId="667ECE49" w14:textId="77777777" w:rsidTr="008B3CE9">
        <w:trPr>
          <w:cantSplit/>
          <w:tblHeader/>
        </w:trPr>
        <w:tc>
          <w:tcPr>
            <w:tcW w:w="828" w:type="dxa"/>
          </w:tcPr>
          <w:p w14:paraId="2D7511BD" w14:textId="77777777" w:rsidR="00A6531E" w:rsidRPr="00457CAE" w:rsidRDefault="00A6531E" w:rsidP="0023489E">
            <w:pPr>
              <w:pStyle w:val="TAH"/>
            </w:pPr>
          </w:p>
        </w:tc>
        <w:tc>
          <w:tcPr>
            <w:tcW w:w="1728" w:type="dxa"/>
            <w:shd w:val="clear" w:color="auto" w:fill="auto"/>
          </w:tcPr>
          <w:p w14:paraId="7F365766"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62C3D8CB"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0E60BD97" w14:textId="77777777" w:rsidR="00A6531E" w:rsidRPr="00457CAE" w:rsidRDefault="00A6531E" w:rsidP="0023489E">
            <w:pPr>
              <w:pStyle w:val="TAH"/>
            </w:pPr>
            <w:r w:rsidRPr="00457CAE">
              <w:t>End-to-end latency: maximum</w:t>
            </w:r>
          </w:p>
        </w:tc>
        <w:tc>
          <w:tcPr>
            <w:tcW w:w="0" w:type="auto"/>
            <w:shd w:val="clear" w:color="auto" w:fill="auto"/>
          </w:tcPr>
          <w:p w14:paraId="3055F52A" w14:textId="77777777" w:rsidR="00A6531E" w:rsidRPr="00457CAE" w:rsidRDefault="00A6531E" w:rsidP="0023489E">
            <w:pPr>
              <w:pStyle w:val="TAH"/>
            </w:pPr>
            <w:r w:rsidRPr="00457CAE">
              <w:t>Message size [byte]</w:t>
            </w:r>
          </w:p>
        </w:tc>
        <w:tc>
          <w:tcPr>
            <w:tcW w:w="0" w:type="auto"/>
          </w:tcPr>
          <w:p w14:paraId="6CAB25A5" w14:textId="77777777" w:rsidR="00A6531E" w:rsidRPr="00457CAE" w:rsidRDefault="00A6531E" w:rsidP="0023489E">
            <w:pPr>
              <w:pStyle w:val="TAH"/>
            </w:pPr>
            <w:r w:rsidRPr="00457CAE">
              <w:t>Transfer interval: lower bound</w:t>
            </w:r>
          </w:p>
        </w:tc>
        <w:tc>
          <w:tcPr>
            <w:tcW w:w="0" w:type="auto"/>
          </w:tcPr>
          <w:p w14:paraId="7CD01F87" w14:textId="77777777" w:rsidR="00A6531E" w:rsidRPr="00457CAE" w:rsidRDefault="00A6531E" w:rsidP="0023489E">
            <w:pPr>
              <w:pStyle w:val="TAH"/>
            </w:pPr>
            <w:r w:rsidRPr="00457CAE">
              <w:t>Transfer interval: target value</w:t>
            </w:r>
          </w:p>
        </w:tc>
        <w:tc>
          <w:tcPr>
            <w:tcW w:w="0" w:type="auto"/>
          </w:tcPr>
          <w:p w14:paraId="57567028" w14:textId="77777777" w:rsidR="00A6531E" w:rsidRPr="00457CAE" w:rsidRDefault="00A6531E" w:rsidP="0023489E">
            <w:pPr>
              <w:pStyle w:val="TAH"/>
            </w:pPr>
            <w:r w:rsidRPr="00457CAE">
              <w:t>Transfer interval: upper bound</w:t>
            </w:r>
          </w:p>
        </w:tc>
        <w:tc>
          <w:tcPr>
            <w:tcW w:w="0" w:type="auto"/>
          </w:tcPr>
          <w:p w14:paraId="2A19A0F3" w14:textId="77777777" w:rsidR="00A6531E" w:rsidRPr="00457CAE" w:rsidRDefault="00A6531E" w:rsidP="0023489E">
            <w:pPr>
              <w:pStyle w:val="TAH"/>
            </w:pPr>
            <w:r w:rsidRPr="00457CAE">
              <w:t>Survival time</w:t>
            </w:r>
          </w:p>
        </w:tc>
        <w:tc>
          <w:tcPr>
            <w:tcW w:w="0" w:type="auto"/>
          </w:tcPr>
          <w:p w14:paraId="34404BC4" w14:textId="77777777" w:rsidR="00A6531E" w:rsidRPr="00457CAE" w:rsidRDefault="00A6531E" w:rsidP="0023489E">
            <w:pPr>
              <w:pStyle w:val="TAH"/>
            </w:pPr>
            <w:r w:rsidRPr="00457CAE">
              <w:t>UE speed</w:t>
            </w:r>
          </w:p>
        </w:tc>
        <w:tc>
          <w:tcPr>
            <w:tcW w:w="0" w:type="auto"/>
          </w:tcPr>
          <w:p w14:paraId="21A76E9A" w14:textId="77777777" w:rsidR="00A6531E" w:rsidRPr="00457CAE" w:rsidRDefault="00A6531E" w:rsidP="0023489E">
            <w:pPr>
              <w:pStyle w:val="TAH"/>
            </w:pPr>
            <w:r w:rsidRPr="00457CAE">
              <w:t># of UEs</w:t>
            </w:r>
          </w:p>
        </w:tc>
        <w:tc>
          <w:tcPr>
            <w:tcW w:w="0" w:type="auto"/>
          </w:tcPr>
          <w:p w14:paraId="2F4ADFF7" w14:textId="77777777" w:rsidR="00A6531E" w:rsidRPr="00457CAE" w:rsidRDefault="00A6531E" w:rsidP="0023489E">
            <w:pPr>
              <w:pStyle w:val="TAH"/>
            </w:pPr>
            <w:r w:rsidRPr="00457CAE">
              <w:t>Service area (note)</w:t>
            </w:r>
          </w:p>
        </w:tc>
      </w:tr>
      <w:tr w:rsidR="007D32D9" w:rsidRPr="00457CAE" w14:paraId="53AA7D19" w14:textId="77777777" w:rsidTr="008B3CE9">
        <w:trPr>
          <w:cantSplit/>
        </w:trPr>
        <w:tc>
          <w:tcPr>
            <w:tcW w:w="828" w:type="dxa"/>
          </w:tcPr>
          <w:p w14:paraId="29BCB245" w14:textId="77777777" w:rsidR="00A6531E" w:rsidRPr="00457CAE" w:rsidRDefault="00A6531E" w:rsidP="0023489E">
            <w:pPr>
              <w:pStyle w:val="TAC"/>
            </w:pPr>
            <w:r w:rsidRPr="00457CAE">
              <w:t>1</w:t>
            </w:r>
          </w:p>
        </w:tc>
        <w:tc>
          <w:tcPr>
            <w:tcW w:w="1728" w:type="dxa"/>
            <w:shd w:val="clear" w:color="auto" w:fill="auto"/>
          </w:tcPr>
          <w:p w14:paraId="470FBC2F" w14:textId="77777777" w:rsidR="00A6531E" w:rsidRPr="00457CAE" w:rsidRDefault="00A6531E" w:rsidP="0023489E">
            <w:pPr>
              <w:pStyle w:val="TAC"/>
            </w:pPr>
            <w:r w:rsidRPr="00457CAE">
              <w:t>99</w:t>
            </w:r>
            <w:r w:rsidR="002551AC">
              <w:t>.</w:t>
            </w:r>
            <w:r w:rsidRPr="00457CAE">
              <w:t>999</w:t>
            </w:r>
            <w:r w:rsidR="002551AC">
              <w:t> </w:t>
            </w:r>
            <w:r w:rsidRPr="00457CAE">
              <w:t>9 to 99</w:t>
            </w:r>
            <w:r w:rsidR="002551AC">
              <w:t>.</w:t>
            </w:r>
            <w:r w:rsidRPr="00457CAE">
              <w:t>999</w:t>
            </w:r>
            <w:r w:rsidR="002551AC">
              <w:t> </w:t>
            </w:r>
            <w:r w:rsidRPr="00457CAE">
              <w:t>999</w:t>
            </w:r>
          </w:p>
        </w:tc>
        <w:tc>
          <w:tcPr>
            <w:tcW w:w="0" w:type="auto"/>
            <w:shd w:val="clear" w:color="auto" w:fill="auto"/>
          </w:tcPr>
          <w:p w14:paraId="41B33CFA" w14:textId="77777777" w:rsidR="00A6531E" w:rsidRPr="00457CAE" w:rsidRDefault="00A6531E" w:rsidP="0023489E">
            <w:pPr>
              <w:pStyle w:val="TAC"/>
            </w:pPr>
            <w:r w:rsidRPr="00457CAE">
              <w:rPr>
                <w:rFonts w:cs="Arial"/>
              </w:rPr>
              <w:t>≥</w:t>
            </w:r>
            <w:r w:rsidRPr="00457CAE">
              <w:t xml:space="preserve"> 1 year</w:t>
            </w:r>
          </w:p>
        </w:tc>
        <w:tc>
          <w:tcPr>
            <w:tcW w:w="0" w:type="auto"/>
            <w:shd w:val="clear" w:color="auto" w:fill="auto"/>
          </w:tcPr>
          <w:p w14:paraId="14371DDC"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21814F00" w14:textId="77777777" w:rsidR="00A6531E" w:rsidRPr="00457CAE" w:rsidRDefault="00A6531E" w:rsidP="0023489E">
            <w:pPr>
              <w:pStyle w:val="TAC"/>
            </w:pPr>
            <w:r w:rsidRPr="00457CAE">
              <w:t>20</w:t>
            </w:r>
          </w:p>
        </w:tc>
        <w:tc>
          <w:tcPr>
            <w:tcW w:w="0" w:type="auto"/>
          </w:tcPr>
          <w:p w14:paraId="78C070D0" w14:textId="77777777" w:rsidR="00A6531E" w:rsidRPr="00457CAE" w:rsidRDefault="002551AC" w:rsidP="0023489E">
            <w:pPr>
              <w:pStyle w:val="TAC"/>
            </w:pPr>
            <w:r>
              <w:t>-</w:t>
            </w:r>
            <w:r w:rsidR="00A6531E" w:rsidRPr="00457CAE">
              <w:t>5</w:t>
            </w:r>
            <w:r w:rsidR="002A3085" w:rsidRPr="00457CAE">
              <w:t> </w:t>
            </w:r>
            <w:r w:rsidR="00A6531E" w:rsidRPr="00457CAE">
              <w:t>% of target transfer interval value</w:t>
            </w:r>
          </w:p>
        </w:tc>
        <w:tc>
          <w:tcPr>
            <w:tcW w:w="0" w:type="auto"/>
          </w:tcPr>
          <w:p w14:paraId="09B4D626" w14:textId="77777777" w:rsidR="00A6531E" w:rsidRPr="00457CAE" w:rsidRDefault="00A6531E" w:rsidP="0023489E">
            <w:pPr>
              <w:pStyle w:val="TAC"/>
            </w:pPr>
            <w:r w:rsidRPr="00457CAE">
              <w:t>≥ 10 ms</w:t>
            </w:r>
          </w:p>
        </w:tc>
        <w:tc>
          <w:tcPr>
            <w:tcW w:w="0" w:type="auto"/>
          </w:tcPr>
          <w:p w14:paraId="79882992" w14:textId="77777777" w:rsidR="00A6531E" w:rsidRPr="00457CAE" w:rsidRDefault="00A6531E" w:rsidP="0023489E">
            <w:pPr>
              <w:pStyle w:val="TAC"/>
            </w:pPr>
            <w:r w:rsidRPr="00457CAE">
              <w:t>+5</w:t>
            </w:r>
            <w:r w:rsidR="002A3085" w:rsidRPr="00457CAE">
              <w:t> </w:t>
            </w:r>
            <w:r w:rsidRPr="00457CAE">
              <w:t>% of target transfer interval value</w:t>
            </w:r>
          </w:p>
        </w:tc>
        <w:tc>
          <w:tcPr>
            <w:tcW w:w="0" w:type="auto"/>
          </w:tcPr>
          <w:p w14:paraId="77AFC7F6" w14:textId="77777777" w:rsidR="00A6531E" w:rsidRPr="00457CAE" w:rsidRDefault="00A6531E" w:rsidP="0023489E">
            <w:pPr>
              <w:pStyle w:val="TAC"/>
            </w:pPr>
            <w:r w:rsidRPr="00457CAE">
              <w:t>0</w:t>
            </w:r>
          </w:p>
        </w:tc>
        <w:tc>
          <w:tcPr>
            <w:tcW w:w="0" w:type="auto"/>
          </w:tcPr>
          <w:p w14:paraId="2D97275F" w14:textId="77777777" w:rsidR="00A6531E" w:rsidRPr="00457CAE" w:rsidRDefault="00A6531E" w:rsidP="0023489E">
            <w:pPr>
              <w:pStyle w:val="TAC"/>
            </w:pPr>
            <w:r w:rsidRPr="00457CAE">
              <w:t>typically stationary</w:t>
            </w:r>
          </w:p>
        </w:tc>
        <w:tc>
          <w:tcPr>
            <w:tcW w:w="0" w:type="auto"/>
          </w:tcPr>
          <w:p w14:paraId="1ACE3CDC" w14:textId="77777777" w:rsidR="00A6531E" w:rsidRPr="00457CAE" w:rsidRDefault="00A6531E" w:rsidP="0023489E">
            <w:pPr>
              <w:pStyle w:val="TAC"/>
            </w:pPr>
            <w:r w:rsidRPr="00457CAE">
              <w:t>typically 10 to 20</w:t>
            </w:r>
          </w:p>
        </w:tc>
        <w:tc>
          <w:tcPr>
            <w:tcW w:w="0" w:type="auto"/>
          </w:tcPr>
          <w:p w14:paraId="75017320" w14:textId="77777777" w:rsidR="00A6531E" w:rsidRPr="00457CAE" w:rsidRDefault="00A6531E" w:rsidP="0023489E">
            <w:pPr>
              <w:pStyle w:val="TAC"/>
            </w:pPr>
            <w:r w:rsidRPr="00457CAE">
              <w:t>typically ≤ 100 m x 100 m x 50 m</w:t>
            </w:r>
          </w:p>
        </w:tc>
      </w:tr>
      <w:tr w:rsidR="008B3CE9" w:rsidRPr="00457CAE" w14:paraId="399344E8" w14:textId="77777777" w:rsidTr="00557CF5">
        <w:trPr>
          <w:cantSplit/>
        </w:trPr>
        <w:tc>
          <w:tcPr>
            <w:tcW w:w="14504" w:type="dxa"/>
            <w:gridSpan w:val="12"/>
          </w:tcPr>
          <w:p w14:paraId="4E8E0644" w14:textId="77777777" w:rsidR="008B3CE9" w:rsidRPr="00457CAE" w:rsidRDefault="008B3CE9" w:rsidP="008B3CE9">
            <w:pPr>
              <w:pStyle w:val="TAN"/>
            </w:pPr>
            <w:r w:rsidRPr="00457CAE">
              <w:t>NOTE:</w:t>
            </w:r>
            <w:r w:rsidRPr="00457CAE">
              <w:tab/>
              <w:t>Length x width x height.</w:t>
            </w:r>
          </w:p>
        </w:tc>
      </w:tr>
    </w:tbl>
    <w:p w14:paraId="61C748D4" w14:textId="77777777" w:rsidR="00A6531E" w:rsidRPr="00457CAE" w:rsidRDefault="00A6531E" w:rsidP="00A6531E"/>
    <w:p w14:paraId="3541D0F9" w14:textId="77777777" w:rsidR="00A6531E" w:rsidRPr="00457CAE" w:rsidRDefault="00A6531E" w:rsidP="00A6531E">
      <w:pPr>
        <w:rPr>
          <w:rFonts w:eastAsia="SimSun"/>
          <w:i/>
          <w:lang w:eastAsia="en-US"/>
        </w:rPr>
      </w:pPr>
      <w:r w:rsidRPr="00457CAE">
        <w:rPr>
          <w:rFonts w:eastAsia="SimSun"/>
          <w:i/>
          <w:lang w:eastAsia="en-US"/>
        </w:rPr>
        <w:t>Use case one</w:t>
      </w:r>
    </w:p>
    <w:p w14:paraId="38FA9FC6" w14:textId="77777777" w:rsidR="00A6531E" w:rsidRPr="00457CAE" w:rsidRDefault="00A6531E" w:rsidP="00A6531E">
      <w:pPr>
        <w:rPr>
          <w:rFonts w:eastAsia="SimSun"/>
          <w:lang w:eastAsia="en-US"/>
        </w:rPr>
      </w:pPr>
      <w:r w:rsidRPr="00457CAE">
        <w:rPr>
          <w:rFonts w:eastAsia="SimSun"/>
          <w:lang w:eastAsia="en-US"/>
        </w:rPr>
        <w:t xml:space="preserve">Several sensors are installed in a plant and each sensor performs continuous measurements. The measurement data are transported to a controller, which takes decision to set actuators. </w:t>
      </w:r>
    </w:p>
    <w:p w14:paraId="01D03511" w14:textId="77777777" w:rsidR="00A6531E" w:rsidRPr="00457CAE" w:rsidRDefault="00A6531E" w:rsidP="00DF3B60">
      <w:pPr>
        <w:pStyle w:val="Heading3"/>
      </w:pPr>
      <w:bookmarkStart w:id="145" w:name="_Toc45387370"/>
      <w:bookmarkStart w:id="146" w:name="_Toc146301561"/>
      <w:r w:rsidRPr="00457CAE">
        <w:t>A.2.3.2</w:t>
      </w:r>
      <w:r w:rsidRPr="00457CAE">
        <w:tab/>
        <w:t xml:space="preserve">Process </w:t>
      </w:r>
      <w:r w:rsidR="004D172F" w:rsidRPr="00457CAE">
        <w:t xml:space="preserve">and asset </w:t>
      </w:r>
      <w:r w:rsidRPr="00457CAE">
        <w:t>monitoring</w:t>
      </w:r>
      <w:bookmarkEnd w:id="145"/>
      <w:bookmarkEnd w:id="146"/>
    </w:p>
    <w:p w14:paraId="2B908141" w14:textId="77777777" w:rsidR="00A6531E" w:rsidRPr="00457CAE" w:rsidRDefault="00A6531E" w:rsidP="008B3CE9">
      <w:r w:rsidRPr="00457CAE">
        <w:t xml:space="preserve">For process </w:t>
      </w:r>
      <w:r w:rsidR="004D172F" w:rsidRPr="00457CAE">
        <w:t xml:space="preserve">and asset </w:t>
      </w:r>
      <w:r w:rsidRPr="00457CAE">
        <w:t xml:space="preserve">monitoring in the area of process automation, </w:t>
      </w:r>
      <w:r w:rsidR="004D172F" w:rsidRPr="00457CAE">
        <w:t xml:space="preserve">a large number of industrial wireless </w:t>
      </w:r>
      <w:r w:rsidRPr="00457CAE">
        <w:t xml:space="preserve">sensors are installed in the plant to give insight into process </w:t>
      </w:r>
      <w:r w:rsidR="004D172F" w:rsidRPr="00457CAE">
        <w:t xml:space="preserve">and </w:t>
      </w:r>
      <w:r w:rsidRPr="00457CAE">
        <w:t>environmental conditions</w:t>
      </w:r>
      <w:r w:rsidR="004D172F" w:rsidRPr="00457CAE">
        <w:t>,</w:t>
      </w:r>
      <w:r w:rsidRPr="00457CAE">
        <w:t xml:space="preserve"> </w:t>
      </w:r>
      <w:r w:rsidR="004D172F" w:rsidRPr="00457CAE">
        <w:t xml:space="preserve">asset </w:t>
      </w:r>
      <w:r w:rsidR="007B585F" w:rsidRPr="00457CAE">
        <w:t>health</w:t>
      </w:r>
      <w:r w:rsidR="004D172F" w:rsidRPr="00457CAE">
        <w:t xml:space="preserve"> and</w:t>
      </w:r>
      <w:r w:rsidRPr="00457CAE">
        <w:t xml:space="preserve"> inventory of material. The data are transported to displays for observation and/or to databases for registration and </w:t>
      </w:r>
      <w:r w:rsidR="004D172F" w:rsidRPr="00457CAE">
        <w:t xml:space="preserve">data analysis Examples of sensors are temperature, pressure or flow rate sensors for process monitoring, vibration sensors for health monitoring of e.g. motors, or thermal cameras to detect leakages. </w:t>
      </w:r>
      <w:r w:rsidR="007B585F" w:rsidRPr="00457CAE">
        <w:t>Industrial</w:t>
      </w:r>
      <w:r w:rsidR="004D172F" w:rsidRPr="00457CAE">
        <w:t xml:space="preserve"> wireless sensors are typically constrained in terms of size, complexity and/or power consumption</w:t>
      </w:r>
      <w:r w:rsidRPr="00457CAE">
        <w:t>. The operation for this use case can be in a wide service area, and interaction with the public network (e.g., service continuity, roaming) may be required.</w:t>
      </w:r>
    </w:p>
    <w:p w14:paraId="61BB574E" w14:textId="77777777" w:rsidR="00A6531E" w:rsidRPr="00457CAE" w:rsidRDefault="00A6531E" w:rsidP="008B3CE9">
      <w:pPr>
        <w:pStyle w:val="TH"/>
        <w:rPr>
          <w:rFonts w:eastAsia="SimSun"/>
          <w:lang w:eastAsia="en-US"/>
        </w:rPr>
      </w:pPr>
      <w:r w:rsidRPr="00457CAE">
        <w:rPr>
          <w:rFonts w:eastAsia="SimSun"/>
          <w:lang w:eastAsia="en-US"/>
        </w:rPr>
        <w:lastRenderedPageBreak/>
        <w:t>Table A.2.3.2-1</w:t>
      </w:r>
      <w:r w:rsidR="005256C2" w:rsidRPr="00457CAE">
        <w:rPr>
          <w:rFonts w:eastAsia="SimSun"/>
          <w:lang w:eastAsia="en-US"/>
        </w:rPr>
        <w:t>:</w:t>
      </w:r>
      <w:r w:rsidRPr="00457CAE">
        <w:rPr>
          <w:rFonts w:eastAsia="SimSun"/>
          <w:lang w:eastAsia="en-US"/>
        </w:rPr>
        <w:t xml:space="preserve"> Service performance requirements for process </w:t>
      </w:r>
      <w:r w:rsidR="004D172F" w:rsidRPr="00457CAE">
        <w:rPr>
          <w:rFonts w:eastAsia="SimSun"/>
        </w:rPr>
        <w:t xml:space="preserve">and asset </w:t>
      </w:r>
      <w:r w:rsidRPr="00457CAE">
        <w:rPr>
          <w:rFonts w:eastAsia="SimSun"/>
          <w:lang w:eastAsia="en-US"/>
        </w:rPr>
        <w:t>monitoring</w:t>
      </w: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81"/>
        <w:gridCol w:w="1855"/>
        <w:gridCol w:w="1176"/>
        <w:gridCol w:w="1108"/>
        <w:gridCol w:w="856"/>
        <w:gridCol w:w="891"/>
        <w:gridCol w:w="999"/>
        <w:gridCol w:w="1142"/>
        <w:gridCol w:w="1142"/>
        <w:gridCol w:w="1251"/>
        <w:gridCol w:w="890"/>
        <w:gridCol w:w="1428"/>
        <w:tblGridChange w:id="147">
          <w:tblGrid>
            <w:gridCol w:w="715"/>
            <w:gridCol w:w="1681"/>
            <w:gridCol w:w="1855"/>
            <w:gridCol w:w="1176"/>
            <w:gridCol w:w="1108"/>
            <w:gridCol w:w="856"/>
            <w:gridCol w:w="891"/>
            <w:gridCol w:w="999"/>
            <w:gridCol w:w="1142"/>
            <w:gridCol w:w="1142"/>
            <w:gridCol w:w="1251"/>
            <w:gridCol w:w="890"/>
            <w:gridCol w:w="1428"/>
          </w:tblGrid>
        </w:tblGridChange>
      </w:tblGrid>
      <w:tr w:rsidR="004D172F" w:rsidRPr="00457CAE" w14:paraId="60D8D8FB"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6B11411F" w14:textId="77777777" w:rsidR="004D172F" w:rsidRPr="00457CAE" w:rsidRDefault="004D172F" w:rsidP="00D643B4">
            <w:pPr>
              <w:pStyle w:val="TAH"/>
            </w:pPr>
          </w:p>
        </w:tc>
        <w:tc>
          <w:tcPr>
            <w:tcW w:w="7513" w:type="dxa"/>
            <w:gridSpan w:val="6"/>
            <w:tcBorders>
              <w:top w:val="single" w:sz="4" w:space="0" w:color="auto"/>
              <w:left w:val="single" w:sz="4" w:space="0" w:color="auto"/>
              <w:bottom w:val="single" w:sz="4" w:space="0" w:color="auto"/>
              <w:right w:val="single" w:sz="4" w:space="0" w:color="auto"/>
            </w:tcBorders>
          </w:tcPr>
          <w:p w14:paraId="0FFC30C9" w14:textId="77777777" w:rsidR="004D172F" w:rsidRPr="00457CAE" w:rsidRDefault="004D172F" w:rsidP="00D643B4">
            <w:pPr>
              <w:pStyle w:val="TAH"/>
            </w:pPr>
            <w:r w:rsidRPr="00457CAE">
              <w:t>Characteristic parameter</w:t>
            </w:r>
          </w:p>
        </w:tc>
        <w:tc>
          <w:tcPr>
            <w:tcW w:w="6804" w:type="dxa"/>
            <w:gridSpan w:val="6"/>
            <w:tcBorders>
              <w:top w:val="single" w:sz="4" w:space="0" w:color="auto"/>
              <w:left w:val="single" w:sz="4" w:space="0" w:color="auto"/>
              <w:bottom w:val="single" w:sz="4" w:space="0" w:color="auto"/>
              <w:right w:val="single" w:sz="4" w:space="0" w:color="auto"/>
            </w:tcBorders>
          </w:tcPr>
          <w:p w14:paraId="58E83F7F" w14:textId="77777777" w:rsidR="004D172F" w:rsidRPr="00457CAE" w:rsidRDefault="004D172F" w:rsidP="00D643B4">
            <w:pPr>
              <w:pStyle w:val="TAH"/>
            </w:pPr>
            <w:r w:rsidRPr="00457CAE">
              <w:t>Influence quantity</w:t>
            </w:r>
          </w:p>
        </w:tc>
      </w:tr>
      <w:tr w:rsidR="004D172F" w:rsidRPr="00457CAE" w14:paraId="5981BD0D"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7A08F9F5" w14:textId="77777777" w:rsidR="004D172F" w:rsidRPr="00457CAE" w:rsidRDefault="004D172F" w:rsidP="00D643B4">
            <w:pPr>
              <w:pStyle w:val="TAH"/>
            </w:pPr>
            <w:r w:rsidRPr="00457CAE">
              <w:t>Use case</w:t>
            </w:r>
          </w:p>
        </w:tc>
        <w:tc>
          <w:tcPr>
            <w:tcW w:w="1668" w:type="dxa"/>
            <w:tcBorders>
              <w:top w:val="single" w:sz="4" w:space="0" w:color="auto"/>
              <w:left w:val="single" w:sz="4" w:space="0" w:color="auto"/>
              <w:bottom w:val="single" w:sz="4" w:space="0" w:color="auto"/>
              <w:right w:val="single" w:sz="4" w:space="0" w:color="auto"/>
            </w:tcBorders>
            <w:hideMark/>
          </w:tcPr>
          <w:p w14:paraId="456A37F8" w14:textId="77777777" w:rsidR="004D172F" w:rsidRPr="00457CAE" w:rsidRDefault="004D172F" w:rsidP="00D643B4">
            <w:pPr>
              <w:pStyle w:val="TAH"/>
            </w:pPr>
            <w:r w:rsidRPr="00457CAE">
              <w:t xml:space="preserve">Communication service availability: target value </w:t>
            </w:r>
            <w:r w:rsidR="008A1EDF">
              <w:t>[%]</w:t>
            </w:r>
          </w:p>
        </w:tc>
        <w:tc>
          <w:tcPr>
            <w:tcW w:w="1842" w:type="dxa"/>
            <w:tcBorders>
              <w:top w:val="single" w:sz="4" w:space="0" w:color="auto"/>
              <w:left w:val="single" w:sz="4" w:space="0" w:color="auto"/>
              <w:bottom w:val="single" w:sz="4" w:space="0" w:color="auto"/>
              <w:right w:val="single" w:sz="4" w:space="0" w:color="auto"/>
            </w:tcBorders>
            <w:hideMark/>
          </w:tcPr>
          <w:p w14:paraId="16F20AA0" w14:textId="77777777" w:rsidR="004D172F" w:rsidRPr="00457CAE" w:rsidRDefault="004D172F" w:rsidP="00D643B4">
            <w:pPr>
              <w:pStyle w:val="TAH"/>
            </w:pPr>
            <w:r w:rsidRPr="00457CAE">
              <w:t>Communication service reliability: mean time between failure</w:t>
            </w:r>
          </w:p>
        </w:tc>
        <w:tc>
          <w:tcPr>
            <w:tcW w:w="1168" w:type="dxa"/>
            <w:tcBorders>
              <w:top w:val="single" w:sz="4" w:space="0" w:color="auto"/>
              <w:left w:val="single" w:sz="4" w:space="0" w:color="auto"/>
              <w:bottom w:val="single" w:sz="4" w:space="0" w:color="auto"/>
              <w:right w:val="single" w:sz="4" w:space="0" w:color="auto"/>
            </w:tcBorders>
            <w:hideMark/>
          </w:tcPr>
          <w:p w14:paraId="5E8E5452" w14:textId="77777777" w:rsidR="004D172F" w:rsidRPr="00457CAE" w:rsidRDefault="004D172F" w:rsidP="00D643B4">
            <w:pPr>
              <w:pStyle w:val="TAH"/>
            </w:pPr>
            <w:r w:rsidRPr="00457CAE">
              <w:t>End-to-end latency</w:t>
            </w:r>
          </w:p>
        </w:tc>
        <w:tc>
          <w:tcPr>
            <w:tcW w:w="1100" w:type="dxa"/>
            <w:tcBorders>
              <w:top w:val="single" w:sz="4" w:space="0" w:color="auto"/>
              <w:left w:val="single" w:sz="4" w:space="0" w:color="auto"/>
              <w:bottom w:val="single" w:sz="4" w:space="0" w:color="auto"/>
              <w:right w:val="single" w:sz="4" w:space="0" w:color="auto"/>
            </w:tcBorders>
          </w:tcPr>
          <w:p w14:paraId="1545B079" w14:textId="77777777" w:rsidR="004D172F" w:rsidRPr="00457CAE" w:rsidRDefault="004D172F" w:rsidP="00D643B4">
            <w:pPr>
              <w:pStyle w:val="TAH"/>
            </w:pPr>
            <w:r w:rsidRPr="00457CAE">
              <w:t>Transfer interval</w:t>
            </w:r>
          </w:p>
          <w:p w14:paraId="2D8FCDE7" w14:textId="77777777" w:rsidR="004D172F" w:rsidRPr="00457CAE" w:rsidRDefault="004D172F" w:rsidP="00D643B4">
            <w:pPr>
              <w:pStyle w:val="TAH"/>
            </w:pPr>
            <w:r w:rsidRPr="00457CAE">
              <w:t>(note 1)</w:t>
            </w:r>
          </w:p>
        </w:tc>
        <w:tc>
          <w:tcPr>
            <w:tcW w:w="850" w:type="dxa"/>
            <w:tcBorders>
              <w:top w:val="single" w:sz="4" w:space="0" w:color="auto"/>
              <w:left w:val="single" w:sz="4" w:space="0" w:color="auto"/>
              <w:bottom w:val="single" w:sz="4" w:space="0" w:color="auto"/>
              <w:right w:val="single" w:sz="4" w:space="0" w:color="auto"/>
            </w:tcBorders>
            <w:hideMark/>
          </w:tcPr>
          <w:p w14:paraId="00DAD663" w14:textId="77777777" w:rsidR="004D172F" w:rsidRPr="00457CAE" w:rsidRDefault="004D172F" w:rsidP="00D643B4">
            <w:pPr>
              <w:pStyle w:val="TAH"/>
            </w:pPr>
            <w:r w:rsidRPr="00457CAE">
              <w:t>Bit rate</w:t>
            </w:r>
          </w:p>
          <w:p w14:paraId="665F41AB" w14:textId="77777777" w:rsidR="004D172F" w:rsidRPr="00457CAE" w:rsidRDefault="004D172F" w:rsidP="00D643B4">
            <w:pPr>
              <w:pStyle w:val="TAH"/>
            </w:pPr>
            <w:r w:rsidRPr="00457CAE">
              <w:t>[bits/s]</w:t>
            </w:r>
          </w:p>
        </w:tc>
        <w:tc>
          <w:tcPr>
            <w:tcW w:w="885" w:type="dxa"/>
            <w:tcBorders>
              <w:top w:val="single" w:sz="4" w:space="0" w:color="auto"/>
              <w:left w:val="single" w:sz="4" w:space="0" w:color="auto"/>
              <w:bottom w:val="single" w:sz="4" w:space="0" w:color="auto"/>
              <w:right w:val="single" w:sz="4" w:space="0" w:color="auto"/>
            </w:tcBorders>
          </w:tcPr>
          <w:p w14:paraId="6F6735AE" w14:textId="77777777" w:rsidR="004D172F" w:rsidRPr="00457CAE" w:rsidRDefault="004D172F" w:rsidP="00D643B4">
            <w:pPr>
              <w:pStyle w:val="TAH"/>
            </w:pPr>
            <w:r w:rsidRPr="00457CAE">
              <w:t>Battery lifetime [year]</w:t>
            </w:r>
          </w:p>
          <w:p w14:paraId="6583437A" w14:textId="77777777" w:rsidR="004D172F" w:rsidRPr="00457CAE" w:rsidRDefault="004D172F" w:rsidP="00D643B4">
            <w:pPr>
              <w:pStyle w:val="TAH"/>
            </w:pPr>
            <w:r w:rsidRPr="00457CAE">
              <w:t>(note 2)</w:t>
            </w:r>
          </w:p>
        </w:tc>
        <w:tc>
          <w:tcPr>
            <w:tcW w:w="992" w:type="dxa"/>
            <w:tcBorders>
              <w:top w:val="single" w:sz="4" w:space="0" w:color="auto"/>
              <w:left w:val="single" w:sz="4" w:space="0" w:color="auto"/>
              <w:bottom w:val="single" w:sz="4" w:space="0" w:color="auto"/>
              <w:right w:val="single" w:sz="4" w:space="0" w:color="auto"/>
            </w:tcBorders>
          </w:tcPr>
          <w:p w14:paraId="77C0957B" w14:textId="77777777" w:rsidR="004D172F" w:rsidRPr="00457CAE" w:rsidRDefault="004D172F" w:rsidP="00D643B4">
            <w:pPr>
              <w:pStyle w:val="TAH"/>
            </w:pPr>
            <w:r w:rsidRPr="00457CAE">
              <w:t>Message</w:t>
            </w:r>
          </w:p>
          <w:p w14:paraId="32337AAF" w14:textId="77777777" w:rsidR="004D172F" w:rsidRPr="00457CAE" w:rsidRDefault="004D172F" w:rsidP="00D643B4">
            <w:pPr>
              <w:pStyle w:val="TAH"/>
            </w:pPr>
            <w:r w:rsidRPr="00457CAE">
              <w:t>Size</w:t>
            </w:r>
          </w:p>
          <w:p w14:paraId="7BF64DBC" w14:textId="77777777" w:rsidR="004D172F" w:rsidRPr="00457CAE" w:rsidRDefault="004D172F" w:rsidP="00D643B4">
            <w:pPr>
              <w:pStyle w:val="TAH"/>
            </w:pPr>
            <w:r w:rsidRPr="00457CAE">
              <w:t>[byte]</w:t>
            </w:r>
          </w:p>
        </w:tc>
        <w:tc>
          <w:tcPr>
            <w:tcW w:w="1134" w:type="dxa"/>
            <w:tcBorders>
              <w:top w:val="single" w:sz="4" w:space="0" w:color="auto"/>
              <w:left w:val="single" w:sz="4" w:space="0" w:color="auto"/>
              <w:bottom w:val="single" w:sz="4" w:space="0" w:color="auto"/>
              <w:right w:val="single" w:sz="4" w:space="0" w:color="auto"/>
            </w:tcBorders>
          </w:tcPr>
          <w:p w14:paraId="33110E0C" w14:textId="77777777" w:rsidR="004D172F" w:rsidRPr="00457CAE" w:rsidRDefault="004D172F" w:rsidP="00D643B4">
            <w:pPr>
              <w:pStyle w:val="TAH"/>
            </w:pPr>
            <w:r w:rsidRPr="00457CAE">
              <w:t>Survival time</w:t>
            </w:r>
          </w:p>
        </w:tc>
        <w:tc>
          <w:tcPr>
            <w:tcW w:w="1134" w:type="dxa"/>
            <w:tcBorders>
              <w:top w:val="single" w:sz="4" w:space="0" w:color="auto"/>
              <w:left w:val="single" w:sz="4" w:space="0" w:color="auto"/>
              <w:bottom w:val="single" w:sz="4" w:space="0" w:color="auto"/>
              <w:right w:val="single" w:sz="4" w:space="0" w:color="auto"/>
            </w:tcBorders>
          </w:tcPr>
          <w:p w14:paraId="3054B9CD" w14:textId="77777777" w:rsidR="004D172F" w:rsidRPr="00457CAE" w:rsidRDefault="004D172F" w:rsidP="00D643B4">
            <w:pPr>
              <w:pStyle w:val="TAH"/>
            </w:pPr>
            <w:r w:rsidRPr="00457CAE">
              <w:t>UE speed</w:t>
            </w:r>
          </w:p>
        </w:tc>
        <w:tc>
          <w:tcPr>
            <w:tcW w:w="1242" w:type="dxa"/>
            <w:tcBorders>
              <w:top w:val="single" w:sz="4" w:space="0" w:color="auto"/>
              <w:left w:val="single" w:sz="4" w:space="0" w:color="auto"/>
              <w:bottom w:val="single" w:sz="4" w:space="0" w:color="auto"/>
              <w:right w:val="single" w:sz="4" w:space="0" w:color="auto"/>
            </w:tcBorders>
          </w:tcPr>
          <w:p w14:paraId="3D68C657" w14:textId="77777777" w:rsidR="004D172F" w:rsidRPr="00457CAE" w:rsidRDefault="004D172F" w:rsidP="00D643B4">
            <w:pPr>
              <w:pStyle w:val="TAH"/>
            </w:pPr>
            <w:r w:rsidRPr="00457CAE">
              <w:t>UE density [UE / m</w:t>
            </w:r>
            <w:r w:rsidR="001A398A">
              <w:t>²</w:t>
            </w:r>
            <w:r w:rsidRPr="00457CAE">
              <w:t>]</w:t>
            </w:r>
          </w:p>
        </w:tc>
        <w:tc>
          <w:tcPr>
            <w:tcW w:w="884" w:type="dxa"/>
            <w:tcBorders>
              <w:top w:val="single" w:sz="4" w:space="0" w:color="auto"/>
              <w:left w:val="single" w:sz="4" w:space="0" w:color="auto"/>
              <w:bottom w:val="single" w:sz="4" w:space="0" w:color="auto"/>
              <w:right w:val="single" w:sz="4" w:space="0" w:color="auto"/>
            </w:tcBorders>
          </w:tcPr>
          <w:p w14:paraId="778DBB6A" w14:textId="77777777" w:rsidR="004D172F" w:rsidRPr="00457CAE" w:rsidRDefault="004D172F" w:rsidP="00D643B4">
            <w:pPr>
              <w:pStyle w:val="TAH"/>
            </w:pPr>
            <w:r w:rsidRPr="00457CAE">
              <w:t>Range</w:t>
            </w:r>
          </w:p>
          <w:p w14:paraId="135BBA1C" w14:textId="77777777" w:rsidR="004D172F" w:rsidRPr="00457CAE" w:rsidRDefault="004D172F" w:rsidP="00D643B4">
            <w:pPr>
              <w:pStyle w:val="TAH"/>
            </w:pPr>
            <w:r w:rsidRPr="00457CAE">
              <w:t>[m]</w:t>
            </w:r>
          </w:p>
          <w:p w14:paraId="40FF8D87" w14:textId="77777777" w:rsidR="004D172F" w:rsidRPr="00457CAE" w:rsidRDefault="004D172F" w:rsidP="00D643B4">
            <w:pPr>
              <w:pStyle w:val="TAH"/>
            </w:pPr>
            <w:r w:rsidRPr="00457CAE">
              <w:t>(note 4)</w:t>
            </w:r>
          </w:p>
        </w:tc>
        <w:tc>
          <w:tcPr>
            <w:tcW w:w="1418" w:type="dxa"/>
            <w:tcBorders>
              <w:top w:val="single" w:sz="4" w:space="0" w:color="auto"/>
              <w:left w:val="single" w:sz="4" w:space="0" w:color="auto"/>
              <w:bottom w:val="single" w:sz="4" w:space="0" w:color="auto"/>
              <w:right w:val="single" w:sz="4" w:space="0" w:color="auto"/>
            </w:tcBorders>
          </w:tcPr>
          <w:p w14:paraId="26E54737" w14:textId="77777777" w:rsidR="004D172F" w:rsidRPr="00457CAE" w:rsidRDefault="004D172F" w:rsidP="00D643B4">
            <w:pPr>
              <w:pStyle w:val="TAH"/>
            </w:pPr>
            <w:r w:rsidRPr="00457CAE">
              <w:t>Service area</w:t>
            </w:r>
          </w:p>
          <w:p w14:paraId="44E9D449" w14:textId="77777777" w:rsidR="004D172F" w:rsidRPr="00457CAE" w:rsidRDefault="004D172F" w:rsidP="00D643B4">
            <w:pPr>
              <w:pStyle w:val="TAH"/>
            </w:pPr>
            <w:r w:rsidRPr="00457CAE">
              <w:t>(note 5)</w:t>
            </w:r>
          </w:p>
        </w:tc>
      </w:tr>
      <w:tr w:rsidR="004D172F" w:rsidRPr="00457CAE" w14:paraId="3A5AD816"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613E6EF7" w14:textId="77777777" w:rsidR="004D172F" w:rsidRPr="00457CAE" w:rsidRDefault="004D172F" w:rsidP="00D643B4">
            <w:pPr>
              <w:pStyle w:val="TAL"/>
            </w:pPr>
            <w:r w:rsidRPr="00457CAE">
              <w:t>1</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3333F25E"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AE5C48E" w14:textId="77777777" w:rsidR="004D172F" w:rsidRPr="00457CAE" w:rsidRDefault="004D172F" w:rsidP="00D643B4">
            <w:pPr>
              <w:pStyle w:val="TAL"/>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0BB27593"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585530CA" w14:textId="77777777" w:rsidR="004D172F" w:rsidRPr="00457CAE" w:rsidRDefault="004D172F" w:rsidP="00D643B4">
            <w:pPr>
              <w:pStyle w:val="TAL"/>
              <w:rPr>
                <w:rFonts w:cs="Arial"/>
              </w:rPr>
            </w:pPr>
            <w:r w:rsidRPr="00457CAE">
              <w:t xml:space="preserve">100 ms </w:t>
            </w:r>
            <w:r w:rsidR="008A1EDF">
              <w:t>to</w:t>
            </w:r>
            <w:r w:rsidRPr="00457CAE">
              <w:t xml:space="preserve"> 60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3D8B8D" w14:textId="77777777" w:rsidR="004D172F" w:rsidRPr="00457CAE" w:rsidRDefault="004D172F" w:rsidP="00D643B4">
            <w:pPr>
              <w:pStyle w:val="TAL"/>
            </w:pPr>
            <w:r w:rsidRPr="00457CAE">
              <w:rPr>
                <w:rFonts w:cs="Arial"/>
              </w:rPr>
              <w:t xml:space="preserve">≤ </w:t>
            </w:r>
            <w:r w:rsidRPr="00457CAE">
              <w:t>1 M</w:t>
            </w:r>
          </w:p>
        </w:tc>
        <w:tc>
          <w:tcPr>
            <w:tcW w:w="885" w:type="dxa"/>
            <w:tcBorders>
              <w:top w:val="single" w:sz="4" w:space="0" w:color="auto"/>
              <w:left w:val="single" w:sz="4" w:space="0" w:color="auto"/>
              <w:bottom w:val="single" w:sz="4" w:space="0" w:color="auto"/>
              <w:right w:val="single" w:sz="4" w:space="0" w:color="auto"/>
            </w:tcBorders>
          </w:tcPr>
          <w:p w14:paraId="6F1F75B7" w14:textId="77777777" w:rsidR="004D172F" w:rsidRPr="00457CAE" w:rsidRDefault="004D172F" w:rsidP="00D643B4">
            <w:pPr>
              <w:pStyle w:val="TAL"/>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F3D0FD" w14:textId="77777777" w:rsidR="004D172F" w:rsidRPr="00457CAE" w:rsidRDefault="004D172F" w:rsidP="00D643B4">
            <w:pPr>
              <w:pStyle w:val="TAL"/>
            </w:pPr>
            <w:r w:rsidRPr="00457CAE">
              <w:t>20</w:t>
            </w:r>
          </w:p>
          <w:p w14:paraId="38A535C7" w14:textId="77777777" w:rsidR="004D172F" w:rsidRPr="00457CAE" w:rsidRDefault="004D172F" w:rsidP="00D643B4">
            <w:pPr>
              <w:pStyle w:val="TAL"/>
            </w:pPr>
            <w:r w:rsidRPr="00457CAE">
              <w:t>(note 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0CF227"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B29A5C"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7AD88D3E" w14:textId="77777777" w:rsidR="004D172F" w:rsidRPr="00457CAE" w:rsidRDefault="004D172F" w:rsidP="00D643B4">
            <w:pPr>
              <w:pStyle w:val="TAL"/>
            </w:pPr>
            <w:r w:rsidRPr="00457CAE">
              <w:t>Up to 1</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60AF6AD9"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44A2F341" w14:textId="77777777" w:rsidR="004D172F" w:rsidRPr="00457CAE" w:rsidRDefault="004D172F" w:rsidP="00D643B4">
            <w:pPr>
              <w:pStyle w:val="TAL"/>
            </w:pPr>
            <w:r w:rsidRPr="00457CAE">
              <w:t>≤ 10 km x 10 km x 50 m</w:t>
            </w:r>
          </w:p>
        </w:tc>
      </w:tr>
      <w:tr w:rsidR="004D172F" w:rsidRPr="00457CAE" w14:paraId="684055A8"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4A2084CE" w14:textId="77777777" w:rsidR="004D172F" w:rsidRPr="00457CAE" w:rsidRDefault="004D172F" w:rsidP="00D643B4">
            <w:pPr>
              <w:pStyle w:val="TAL"/>
            </w:pPr>
            <w:r w:rsidRPr="00457CAE">
              <w:t>2</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5C93B13F"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90392A2"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091D150A"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3BBCDF59"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D13472" w14:textId="77777777" w:rsidR="004D172F" w:rsidRPr="00457CAE" w:rsidRDefault="004D172F" w:rsidP="00D643B4">
            <w:pPr>
              <w:pStyle w:val="TAL"/>
              <w:rPr>
                <w:rFonts w:cs="Arial"/>
              </w:rPr>
            </w:pPr>
            <w:r w:rsidRPr="00457CAE">
              <w:rPr>
                <w:rFonts w:cs="Arial"/>
              </w:rPr>
              <w:t xml:space="preserve">≤ </w:t>
            </w:r>
            <w:r w:rsidRPr="00457CAE">
              <w:t>200 k</w:t>
            </w:r>
          </w:p>
        </w:tc>
        <w:tc>
          <w:tcPr>
            <w:tcW w:w="885" w:type="dxa"/>
            <w:tcBorders>
              <w:top w:val="single" w:sz="4" w:space="0" w:color="auto"/>
              <w:left w:val="single" w:sz="4" w:space="0" w:color="auto"/>
              <w:bottom w:val="single" w:sz="4" w:space="0" w:color="auto"/>
              <w:right w:val="single" w:sz="4" w:space="0" w:color="auto"/>
            </w:tcBorders>
          </w:tcPr>
          <w:p w14:paraId="0FD5CE76"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85E3E91"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92EEE7"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9E416E5"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0E4F1627"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0B118A2C"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3AEE6FB5" w14:textId="77777777" w:rsidR="004D172F" w:rsidRPr="00457CAE" w:rsidRDefault="004D172F" w:rsidP="00D643B4">
            <w:pPr>
              <w:pStyle w:val="TAL"/>
            </w:pPr>
            <w:r w:rsidRPr="00457CAE">
              <w:t>≤ 10 km x 10 km x 50 m</w:t>
            </w:r>
          </w:p>
        </w:tc>
      </w:tr>
      <w:tr w:rsidR="004D172F" w:rsidRPr="00457CAE" w14:paraId="27B23A47"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0723053F" w14:textId="77777777" w:rsidR="004D172F" w:rsidRPr="00457CAE" w:rsidRDefault="004D172F" w:rsidP="00D643B4">
            <w:pPr>
              <w:pStyle w:val="TAL"/>
            </w:pPr>
            <w:r w:rsidRPr="00457CAE">
              <w:t>3</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658CF4FC"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B9F631A"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5CA9CA70" w14:textId="77777777" w:rsidR="004D172F" w:rsidRPr="00457CAE" w:rsidRDefault="004D172F" w:rsidP="00D643B4">
            <w:pPr>
              <w:pStyle w:val="TAL"/>
              <w:rPr>
                <w:rFonts w:cs="Arial"/>
              </w:rPr>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78C81D66"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01CD5C8" w14:textId="77777777" w:rsidR="004D172F" w:rsidRPr="00457CAE" w:rsidRDefault="004D172F" w:rsidP="00D643B4">
            <w:pPr>
              <w:pStyle w:val="TAL"/>
              <w:rPr>
                <w:rFonts w:cs="Arial"/>
              </w:rPr>
            </w:pPr>
            <w:r w:rsidRPr="00457CAE">
              <w:rPr>
                <w:rFonts w:cs="Arial"/>
              </w:rPr>
              <w:t xml:space="preserve">≤ </w:t>
            </w:r>
            <w:r w:rsidRPr="00457CAE">
              <w:t>2 M</w:t>
            </w:r>
          </w:p>
        </w:tc>
        <w:tc>
          <w:tcPr>
            <w:tcW w:w="885" w:type="dxa"/>
            <w:tcBorders>
              <w:top w:val="single" w:sz="4" w:space="0" w:color="auto"/>
              <w:left w:val="single" w:sz="4" w:space="0" w:color="auto"/>
              <w:bottom w:val="single" w:sz="4" w:space="0" w:color="auto"/>
              <w:right w:val="single" w:sz="4" w:space="0" w:color="auto"/>
            </w:tcBorders>
          </w:tcPr>
          <w:p w14:paraId="5D4219B8"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E18D4C"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F67434"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D4AF54"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15570B73"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475EFDC3"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223A0A84" w14:textId="77777777" w:rsidR="004D172F" w:rsidRPr="00457CAE" w:rsidRDefault="004D172F" w:rsidP="00D643B4">
            <w:pPr>
              <w:pStyle w:val="TAL"/>
            </w:pPr>
            <w:r w:rsidRPr="00457CAE">
              <w:t>≤ 10 km x 10 km x 50 m</w:t>
            </w:r>
          </w:p>
        </w:tc>
      </w:tr>
      <w:tr w:rsidR="004D172F" w:rsidRPr="00F11369" w14:paraId="455B4DC0" w14:textId="77777777" w:rsidTr="004D172F">
        <w:trPr>
          <w:cantSplit/>
        </w:trPr>
        <w:tc>
          <w:tcPr>
            <w:tcW w:w="15026" w:type="dxa"/>
            <w:gridSpan w:val="13"/>
            <w:tcBorders>
              <w:top w:val="single" w:sz="4" w:space="0" w:color="auto"/>
              <w:left w:val="single" w:sz="4" w:space="0" w:color="auto"/>
              <w:bottom w:val="single" w:sz="4" w:space="0" w:color="auto"/>
              <w:right w:val="single" w:sz="4" w:space="0" w:color="auto"/>
            </w:tcBorders>
          </w:tcPr>
          <w:p w14:paraId="7B7284D7" w14:textId="77777777" w:rsidR="004D172F" w:rsidRPr="00457CAE" w:rsidRDefault="004D172F" w:rsidP="00C85927">
            <w:pPr>
              <w:pStyle w:val="TAN"/>
            </w:pPr>
            <w:r w:rsidRPr="00457CAE">
              <w:t>NOTE 1:</w:t>
            </w:r>
            <w:r w:rsidR="00C85927" w:rsidRPr="00457CAE">
              <w:tab/>
            </w:r>
            <w:r w:rsidRPr="00457CAE">
              <w:t>The transfer interval deviates around its target value by &lt; ± 25 %.</w:t>
            </w:r>
          </w:p>
          <w:p w14:paraId="735F1E25" w14:textId="77777777" w:rsidR="004D172F" w:rsidRPr="00457CAE" w:rsidRDefault="004D172F" w:rsidP="00C85927">
            <w:pPr>
              <w:pStyle w:val="TAN"/>
            </w:pPr>
            <w:r w:rsidRPr="00457CAE">
              <w:t>NOTE 2:</w:t>
            </w:r>
            <w:r w:rsidR="00C85927" w:rsidRPr="00457CAE">
              <w:tab/>
            </w:r>
            <w:r w:rsidRPr="00457CAE">
              <w:t>Industrial sensors can use a wide variety of batteries depending on the use case, but in general they are highly constrained in terms of battery size.</w:t>
            </w:r>
          </w:p>
          <w:p w14:paraId="23145CF7" w14:textId="77777777" w:rsidR="004D172F" w:rsidRPr="00457CAE" w:rsidRDefault="004D172F" w:rsidP="00C85927">
            <w:pPr>
              <w:pStyle w:val="TAN"/>
            </w:pPr>
            <w:r w:rsidRPr="00457CAE">
              <w:t>NOTE 3:</w:t>
            </w:r>
            <w:r w:rsidR="00C85927" w:rsidRPr="00457CAE">
              <w:tab/>
            </w:r>
            <w:r w:rsidRPr="00457CAE">
              <w:t>The application-level messages in this use case are typically transferred over Ethernet, in which case the minimum Ethernet frame size of 64 bytes applies and dictates the minimum size of the PDU sent over the air interface.</w:t>
            </w:r>
          </w:p>
          <w:p w14:paraId="5F3F3C61" w14:textId="77777777" w:rsidR="004D172F" w:rsidRPr="00457CAE" w:rsidRDefault="004D172F" w:rsidP="00C85927">
            <w:pPr>
              <w:pStyle w:val="TAN"/>
            </w:pPr>
            <w:r w:rsidRPr="00457CAE">
              <w:t>NOTE 4:</w:t>
            </w:r>
            <w:r w:rsidR="00C85927" w:rsidRPr="00457CAE">
              <w:tab/>
            </w:r>
            <w:r w:rsidRPr="00457CAE">
              <w:t>Distance between the gNB and the UE.</w:t>
            </w:r>
          </w:p>
          <w:p w14:paraId="17FC4E7A" w14:textId="77777777" w:rsidR="004D172F" w:rsidRPr="00457CAE" w:rsidRDefault="004D172F" w:rsidP="00C85927">
            <w:pPr>
              <w:pStyle w:val="TAN"/>
            </w:pPr>
            <w:r w:rsidRPr="00457CAE">
              <w:t>NOTE 5:</w:t>
            </w:r>
            <w:r w:rsidR="00C85927" w:rsidRPr="00457CAE">
              <w:tab/>
            </w:r>
            <w:r w:rsidRPr="00457CAE">
              <w:t>Length x width x height.</w:t>
            </w:r>
          </w:p>
        </w:tc>
      </w:tr>
    </w:tbl>
    <w:p w14:paraId="5AC297C3" w14:textId="77777777" w:rsidR="00A6531E" w:rsidRPr="00F11369" w:rsidRDefault="00A6531E" w:rsidP="00A6531E"/>
    <w:p w14:paraId="76450BF2" w14:textId="77777777" w:rsidR="00A6531E" w:rsidRPr="00457CAE" w:rsidRDefault="00A6531E" w:rsidP="00A6531E">
      <w:pPr>
        <w:rPr>
          <w:i/>
        </w:rPr>
      </w:pPr>
      <w:r w:rsidRPr="00457CAE">
        <w:rPr>
          <w:i/>
        </w:rPr>
        <w:t>Use case one</w:t>
      </w:r>
    </w:p>
    <w:p w14:paraId="51E849A2" w14:textId="77777777" w:rsidR="004D172F" w:rsidRPr="00457CAE" w:rsidRDefault="004D172F" w:rsidP="004D172F">
      <w:pPr>
        <w:rPr>
          <w:rFonts w:eastAsia="SimSun"/>
        </w:rPr>
      </w:pPr>
      <w:r w:rsidRPr="00457CAE">
        <w:rPr>
          <w:rFonts w:eastAsia="SimSun"/>
        </w:rPr>
        <w:t xml:space="preserve">Sensors generating periodic measurements of a continuous value (e.g. temperature, pressure, flow rate sensors). The traffic is predominantly mobile originated. </w:t>
      </w:r>
    </w:p>
    <w:p w14:paraId="575DBC78" w14:textId="77777777" w:rsidR="004D172F" w:rsidRPr="00457CAE" w:rsidRDefault="004D172F" w:rsidP="004D172F">
      <w:pPr>
        <w:rPr>
          <w:rFonts w:eastAsia="SimSun"/>
          <w:i/>
        </w:rPr>
      </w:pPr>
      <w:r w:rsidRPr="00457CAE">
        <w:rPr>
          <w:rFonts w:eastAsia="SimSun"/>
          <w:i/>
        </w:rPr>
        <w:t>Use case two</w:t>
      </w:r>
    </w:p>
    <w:p w14:paraId="421421A8" w14:textId="77777777" w:rsidR="004D172F" w:rsidRPr="00457CAE" w:rsidRDefault="004D172F" w:rsidP="004D172F">
      <w:pPr>
        <w:rPr>
          <w:rFonts w:eastAsia="SimSun"/>
        </w:rPr>
      </w:pPr>
      <w:r w:rsidRPr="00457CAE">
        <w:rPr>
          <w:rFonts w:eastAsia="SimSun"/>
        </w:rPr>
        <w:t>Sensors generating waveform measurements (e.g. vibration sensors). Even though the waveform measurement is continuous, it is expected that this type of sensors will buffer and transmit the data periodically (e.g. every second) to save battery by enabling discontinuous transmission. The traffic is predominantly mobile originated.</w:t>
      </w:r>
    </w:p>
    <w:p w14:paraId="195C109C" w14:textId="77777777" w:rsidR="004D172F" w:rsidRPr="00457CAE" w:rsidRDefault="004D172F" w:rsidP="004D172F">
      <w:pPr>
        <w:rPr>
          <w:rFonts w:eastAsia="SimSun"/>
          <w:i/>
        </w:rPr>
      </w:pPr>
      <w:r w:rsidRPr="00457CAE">
        <w:rPr>
          <w:rFonts w:eastAsia="SimSun"/>
          <w:i/>
        </w:rPr>
        <w:t>Use case three</w:t>
      </w:r>
    </w:p>
    <w:p w14:paraId="7BF5FDB2" w14:textId="77777777" w:rsidR="00A6531E" w:rsidRPr="00457CAE" w:rsidRDefault="004D172F" w:rsidP="004D172F">
      <w:pPr>
        <w:rPr>
          <w:rFonts w:eastAsia="SimSun"/>
          <w:lang w:eastAsia="en-US"/>
        </w:rPr>
      </w:pPr>
      <w:r w:rsidRPr="00457CAE">
        <w:rPr>
          <w:rFonts w:eastAsia="SimSun"/>
        </w:rPr>
        <w:t xml:space="preserve">Cameras (regular or thermal) for asset monitoring (e.g. for leakage detection). Even though the video recording is continuous, it is expected that this type of sensors will buffer and transmit the data periodically (e.g. every second) to save battery by enabling discontinuous transmission. The traffic is predominantly mobile </w:t>
      </w:r>
      <w:r w:rsidR="007B585F" w:rsidRPr="00457CAE">
        <w:rPr>
          <w:rFonts w:eastAsia="SimSun"/>
        </w:rPr>
        <w:t>originated.</w:t>
      </w:r>
    </w:p>
    <w:p w14:paraId="27128B61" w14:textId="77777777" w:rsidR="00A6531E" w:rsidRPr="00457CAE" w:rsidRDefault="00A6531E" w:rsidP="00DF3B60">
      <w:pPr>
        <w:pStyle w:val="Heading3"/>
      </w:pPr>
      <w:bookmarkStart w:id="148" w:name="_Toc45387371"/>
      <w:bookmarkStart w:id="149" w:name="_Toc146301562"/>
      <w:r w:rsidRPr="00457CAE">
        <w:t>A</w:t>
      </w:r>
      <w:r w:rsidR="001C613D" w:rsidRPr="00457CAE">
        <w:t>.</w:t>
      </w:r>
      <w:r w:rsidRPr="00457CAE">
        <w:t>2.3.3</w:t>
      </w:r>
      <w:r w:rsidRPr="00457CAE">
        <w:tab/>
        <w:t>Plant asset management</w:t>
      </w:r>
      <w:bookmarkEnd w:id="148"/>
      <w:bookmarkEnd w:id="149"/>
    </w:p>
    <w:p w14:paraId="0D79C981" w14:textId="77777777" w:rsidR="00A6531E" w:rsidRPr="00457CAE" w:rsidRDefault="00A6531E" w:rsidP="008B3CE9">
      <w:r w:rsidRPr="00457CAE">
        <w:t>To keep a plant running, it is essential that the assets, such as pumps, valves, heaters, instruments, etc., are maintained. Timely recognition of any degradation and continuous self-diagnosis of components are used to support and plan maintenance. Remote software updates enhance and adapt the components to changing conditions and advances in</w:t>
      </w:r>
      <w:r w:rsidR="00C85927" w:rsidRPr="00457CAE">
        <w:t xml:space="preserve"> </w:t>
      </w:r>
      <w:r w:rsidRPr="00457CAE">
        <w:t>technology. The operation for this use case can be in a wide service area, and interaction with the public network (e.g., service continuity, roaming) may be required.</w:t>
      </w:r>
      <w:r w:rsidR="004D172F" w:rsidRPr="00457CAE">
        <w:t xml:space="preserve"> In this use case, the assets themselves are assumed to be connected to the 5G system. The use case where sensors are used to monitor assets is covered in clause A.2.3.2.</w:t>
      </w:r>
    </w:p>
    <w:p w14:paraId="1434155C" w14:textId="77777777" w:rsidR="00A6531E" w:rsidRPr="00457CAE" w:rsidRDefault="00A6531E" w:rsidP="008B3CE9">
      <w:pPr>
        <w:pStyle w:val="TH"/>
        <w:rPr>
          <w:rFonts w:eastAsia="SimSun"/>
          <w:lang w:eastAsia="en-US"/>
        </w:rPr>
      </w:pPr>
      <w:r w:rsidRPr="00457CAE">
        <w:rPr>
          <w:rFonts w:eastAsia="SimSun"/>
          <w:lang w:eastAsia="en-US"/>
        </w:rPr>
        <w:lastRenderedPageBreak/>
        <w:t>Table A.2.3.3-1</w:t>
      </w:r>
      <w:r w:rsidR="005256C2" w:rsidRPr="00457CAE">
        <w:rPr>
          <w:rFonts w:eastAsia="SimSun"/>
          <w:lang w:eastAsia="en-US"/>
        </w:rPr>
        <w:t>:</w:t>
      </w:r>
      <w:r w:rsidRPr="00457CAE">
        <w:rPr>
          <w:rFonts w:eastAsia="SimSun"/>
          <w:lang w:eastAsia="en-US"/>
        </w:rPr>
        <w:t xml:space="preserve"> Service performance requirements for plant asset management</w:t>
      </w:r>
    </w:p>
    <w:tbl>
      <w:tblPr>
        <w:tblW w:w="14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727"/>
        <w:gridCol w:w="2507"/>
        <w:gridCol w:w="1462"/>
        <w:gridCol w:w="1195"/>
        <w:gridCol w:w="1099"/>
        <w:gridCol w:w="2134"/>
        <w:gridCol w:w="997"/>
        <w:gridCol w:w="1020"/>
        <w:gridCol w:w="1316"/>
      </w:tblGrid>
      <w:tr w:rsidR="00A6531E" w:rsidRPr="00457CAE" w14:paraId="53CB3835" w14:textId="77777777" w:rsidTr="008B3CE9">
        <w:trPr>
          <w:cantSplit/>
          <w:tblHeader/>
        </w:trPr>
        <w:tc>
          <w:tcPr>
            <w:tcW w:w="1010" w:type="dxa"/>
          </w:tcPr>
          <w:p w14:paraId="2D242671" w14:textId="77777777" w:rsidR="00A6531E" w:rsidRPr="00457CAE" w:rsidRDefault="00A6531E" w:rsidP="0023489E">
            <w:pPr>
              <w:pStyle w:val="TAH"/>
            </w:pPr>
            <w:r w:rsidRPr="00457CAE">
              <w:t>Use case #</w:t>
            </w:r>
          </w:p>
        </w:tc>
        <w:tc>
          <w:tcPr>
            <w:tcW w:w="5786" w:type="dxa"/>
            <w:gridSpan w:val="3"/>
            <w:shd w:val="clear" w:color="auto" w:fill="auto"/>
          </w:tcPr>
          <w:p w14:paraId="5EE3837B" w14:textId="77777777" w:rsidR="00A6531E" w:rsidRPr="00457CAE" w:rsidRDefault="00A6531E" w:rsidP="0023489E">
            <w:pPr>
              <w:pStyle w:val="TAH"/>
            </w:pPr>
            <w:r w:rsidRPr="00457CAE">
              <w:t>Characteristic parameter</w:t>
            </w:r>
          </w:p>
        </w:tc>
        <w:tc>
          <w:tcPr>
            <w:tcW w:w="7670" w:type="dxa"/>
            <w:gridSpan w:val="6"/>
            <w:shd w:val="clear" w:color="auto" w:fill="auto"/>
          </w:tcPr>
          <w:p w14:paraId="5937FBFF" w14:textId="77777777" w:rsidR="00A6531E" w:rsidRPr="00457CAE" w:rsidRDefault="00A6531E" w:rsidP="0023489E">
            <w:pPr>
              <w:pStyle w:val="TAH"/>
            </w:pPr>
            <w:r w:rsidRPr="00457CAE">
              <w:t>Influence quantity</w:t>
            </w:r>
          </w:p>
        </w:tc>
      </w:tr>
      <w:tr w:rsidR="008B3CE9" w:rsidRPr="00457CAE" w14:paraId="0C795E36" w14:textId="77777777" w:rsidTr="008B3CE9">
        <w:trPr>
          <w:cantSplit/>
          <w:tblHeader/>
        </w:trPr>
        <w:tc>
          <w:tcPr>
            <w:tcW w:w="1010" w:type="dxa"/>
          </w:tcPr>
          <w:p w14:paraId="3638298A" w14:textId="77777777" w:rsidR="00A6531E" w:rsidRPr="00457CAE" w:rsidRDefault="00A6531E" w:rsidP="0023489E">
            <w:pPr>
              <w:pStyle w:val="TAH"/>
            </w:pPr>
          </w:p>
        </w:tc>
        <w:tc>
          <w:tcPr>
            <w:tcW w:w="1728" w:type="dxa"/>
            <w:shd w:val="clear" w:color="auto" w:fill="auto"/>
          </w:tcPr>
          <w:p w14:paraId="239E5645"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0C606551"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691B9C81" w14:textId="77777777" w:rsidR="00A6531E" w:rsidRPr="00457CAE" w:rsidRDefault="00A6531E" w:rsidP="0023489E">
            <w:pPr>
              <w:pStyle w:val="TAH"/>
            </w:pPr>
            <w:r w:rsidRPr="00457CAE">
              <w:t>End-to-end latency: maximum</w:t>
            </w:r>
          </w:p>
        </w:tc>
        <w:tc>
          <w:tcPr>
            <w:tcW w:w="0" w:type="auto"/>
            <w:shd w:val="clear" w:color="auto" w:fill="auto"/>
          </w:tcPr>
          <w:p w14:paraId="634FF706" w14:textId="77777777" w:rsidR="00A6531E" w:rsidRPr="00457CAE" w:rsidRDefault="00A6531E" w:rsidP="0023489E">
            <w:pPr>
              <w:pStyle w:val="TAH"/>
            </w:pPr>
            <w:r w:rsidRPr="00457CAE">
              <w:t>Message size [byte]</w:t>
            </w:r>
          </w:p>
        </w:tc>
        <w:tc>
          <w:tcPr>
            <w:tcW w:w="0" w:type="auto"/>
          </w:tcPr>
          <w:p w14:paraId="0DC48C2E" w14:textId="77777777" w:rsidR="00A6531E" w:rsidRPr="00457CAE" w:rsidRDefault="00A6531E" w:rsidP="0023489E">
            <w:pPr>
              <w:pStyle w:val="TAH"/>
            </w:pPr>
            <w:r w:rsidRPr="00457CAE">
              <w:t>Transfer interval</w:t>
            </w:r>
          </w:p>
        </w:tc>
        <w:tc>
          <w:tcPr>
            <w:tcW w:w="0" w:type="auto"/>
          </w:tcPr>
          <w:p w14:paraId="484282DF" w14:textId="77777777" w:rsidR="00A6531E" w:rsidRPr="00457CAE" w:rsidRDefault="00A6531E" w:rsidP="0023489E">
            <w:pPr>
              <w:pStyle w:val="TAH"/>
            </w:pPr>
            <w:r w:rsidRPr="00457CAE">
              <w:t>Survival time</w:t>
            </w:r>
          </w:p>
        </w:tc>
        <w:tc>
          <w:tcPr>
            <w:tcW w:w="997" w:type="dxa"/>
          </w:tcPr>
          <w:p w14:paraId="3AA38DC3" w14:textId="77777777" w:rsidR="00A6531E" w:rsidRPr="00457CAE" w:rsidRDefault="00A6531E" w:rsidP="0023489E">
            <w:pPr>
              <w:pStyle w:val="TAH"/>
            </w:pPr>
            <w:r w:rsidRPr="00457CAE">
              <w:t>UE speed</w:t>
            </w:r>
          </w:p>
        </w:tc>
        <w:tc>
          <w:tcPr>
            <w:tcW w:w="1020" w:type="dxa"/>
          </w:tcPr>
          <w:p w14:paraId="2F824922" w14:textId="77777777" w:rsidR="00A6531E" w:rsidRPr="00457CAE" w:rsidRDefault="00A6531E" w:rsidP="0023489E">
            <w:pPr>
              <w:pStyle w:val="TAH"/>
            </w:pPr>
            <w:r w:rsidRPr="00457CAE">
              <w:t># of UEs</w:t>
            </w:r>
          </w:p>
        </w:tc>
        <w:tc>
          <w:tcPr>
            <w:tcW w:w="0" w:type="auto"/>
          </w:tcPr>
          <w:p w14:paraId="343C6848" w14:textId="77777777" w:rsidR="00A6531E" w:rsidRPr="00457CAE" w:rsidRDefault="00A6531E" w:rsidP="0023489E">
            <w:pPr>
              <w:pStyle w:val="TAH"/>
            </w:pPr>
            <w:r w:rsidRPr="00457CAE">
              <w:t>Service area (note)</w:t>
            </w:r>
          </w:p>
        </w:tc>
      </w:tr>
      <w:tr w:rsidR="008B3CE9" w:rsidRPr="00457CAE" w14:paraId="2B58F9D5" w14:textId="77777777" w:rsidTr="008B3CE9">
        <w:trPr>
          <w:cantSplit/>
        </w:trPr>
        <w:tc>
          <w:tcPr>
            <w:tcW w:w="1010" w:type="dxa"/>
          </w:tcPr>
          <w:p w14:paraId="271FFF1B" w14:textId="77777777" w:rsidR="00A6531E" w:rsidRPr="00457CAE" w:rsidRDefault="00A6531E" w:rsidP="0023489E">
            <w:pPr>
              <w:pStyle w:val="TAC"/>
              <w:rPr>
                <w:lang w:eastAsia="en-US"/>
              </w:rPr>
            </w:pPr>
            <w:r w:rsidRPr="00457CAE">
              <w:rPr>
                <w:lang w:eastAsia="en-US"/>
              </w:rPr>
              <w:t>1</w:t>
            </w:r>
          </w:p>
        </w:tc>
        <w:tc>
          <w:tcPr>
            <w:tcW w:w="1728" w:type="dxa"/>
            <w:shd w:val="clear" w:color="auto" w:fill="auto"/>
          </w:tcPr>
          <w:p w14:paraId="118A7F36" w14:textId="77777777" w:rsidR="00A6531E" w:rsidRPr="00457CAE" w:rsidRDefault="00A6531E" w:rsidP="0023489E">
            <w:pPr>
              <w:pStyle w:val="TAC"/>
            </w:pPr>
            <w:r w:rsidRPr="00457CAE">
              <w:rPr>
                <w:lang w:eastAsia="en-US"/>
              </w:rPr>
              <w:t>99</w:t>
            </w:r>
            <w:r w:rsidR="008A1EDF">
              <w:t>.</w:t>
            </w:r>
            <w:r w:rsidRPr="00457CAE">
              <w:rPr>
                <w:lang w:eastAsia="en-US"/>
              </w:rPr>
              <w:t>99</w:t>
            </w:r>
          </w:p>
        </w:tc>
        <w:tc>
          <w:tcPr>
            <w:tcW w:w="0" w:type="auto"/>
            <w:shd w:val="clear" w:color="auto" w:fill="auto"/>
          </w:tcPr>
          <w:p w14:paraId="093EEA46" w14:textId="77777777" w:rsidR="00A6531E" w:rsidRPr="00457CAE" w:rsidRDefault="00A6531E" w:rsidP="0023489E">
            <w:pPr>
              <w:pStyle w:val="TAC"/>
            </w:pPr>
            <w:r w:rsidRPr="00457CAE">
              <w:t>TB</w:t>
            </w:r>
            <w:r w:rsidR="000B0F98" w:rsidRPr="00457CAE">
              <w:t>D</w:t>
            </w:r>
          </w:p>
        </w:tc>
        <w:tc>
          <w:tcPr>
            <w:tcW w:w="0" w:type="auto"/>
            <w:shd w:val="clear" w:color="auto" w:fill="auto"/>
          </w:tcPr>
          <w:p w14:paraId="4DAE46FC" w14:textId="77777777" w:rsidR="00A6531E" w:rsidRPr="00457CAE" w:rsidRDefault="00A6531E" w:rsidP="0023489E">
            <w:pPr>
              <w:pStyle w:val="TAC"/>
              <w:rPr>
                <w:lang w:eastAsia="en-US"/>
              </w:rPr>
            </w:pPr>
            <w:r w:rsidRPr="00457CAE">
              <w:t>&lt; transfer interval value</w:t>
            </w:r>
          </w:p>
        </w:tc>
        <w:tc>
          <w:tcPr>
            <w:tcW w:w="0" w:type="auto"/>
            <w:shd w:val="clear" w:color="auto" w:fill="auto"/>
          </w:tcPr>
          <w:p w14:paraId="31E61D4C" w14:textId="77777777" w:rsidR="00A6531E" w:rsidRPr="00457CAE" w:rsidRDefault="00A6531E" w:rsidP="0023489E">
            <w:pPr>
              <w:pStyle w:val="TAC"/>
            </w:pPr>
            <w:r w:rsidRPr="00457CAE">
              <w:t>20 to 255</w:t>
            </w:r>
          </w:p>
        </w:tc>
        <w:tc>
          <w:tcPr>
            <w:tcW w:w="0" w:type="auto"/>
          </w:tcPr>
          <w:p w14:paraId="63FEA7BA" w14:textId="77777777" w:rsidR="00A6531E" w:rsidRPr="00457CAE" w:rsidRDefault="00A6531E" w:rsidP="0023489E">
            <w:pPr>
              <w:pStyle w:val="TAC"/>
            </w:pPr>
            <w:r w:rsidRPr="00457CAE">
              <w:t>several seconds</w:t>
            </w:r>
          </w:p>
        </w:tc>
        <w:tc>
          <w:tcPr>
            <w:tcW w:w="0" w:type="auto"/>
          </w:tcPr>
          <w:p w14:paraId="3B757079" w14:textId="77777777" w:rsidR="00A6531E" w:rsidRPr="00457CAE" w:rsidRDefault="00A6531E" w:rsidP="0023489E">
            <w:pPr>
              <w:pStyle w:val="TAC"/>
            </w:pPr>
            <w:r w:rsidRPr="00457CAE">
              <w:t>matter of convenience; typically ≥ 3 x transfer interval value</w:t>
            </w:r>
          </w:p>
        </w:tc>
        <w:tc>
          <w:tcPr>
            <w:tcW w:w="997" w:type="dxa"/>
          </w:tcPr>
          <w:p w14:paraId="2368ACFF" w14:textId="77777777" w:rsidR="00A6531E" w:rsidRPr="00457CAE" w:rsidRDefault="00A6531E" w:rsidP="0023489E">
            <w:pPr>
              <w:pStyle w:val="TAC"/>
            </w:pPr>
            <w:r w:rsidRPr="00457CAE">
              <w:t>typically stationary</w:t>
            </w:r>
          </w:p>
        </w:tc>
        <w:tc>
          <w:tcPr>
            <w:tcW w:w="1020" w:type="dxa"/>
          </w:tcPr>
          <w:p w14:paraId="01C180B7" w14:textId="77777777" w:rsidR="00A6531E" w:rsidRPr="00457CAE" w:rsidRDefault="00A6531E" w:rsidP="0023489E">
            <w:pPr>
              <w:pStyle w:val="TAC"/>
            </w:pPr>
            <w:r w:rsidRPr="00457CAE">
              <w:t>≤</w:t>
            </w:r>
            <w:r w:rsidR="00E97514" w:rsidRPr="00457CAE">
              <w:t> </w:t>
            </w:r>
            <w:r w:rsidRPr="00457CAE">
              <w:t>100</w:t>
            </w:r>
            <w:r w:rsidR="008A1EDF">
              <w:t>,</w:t>
            </w:r>
            <w:r w:rsidRPr="00457CAE">
              <w:t>000</w:t>
            </w:r>
          </w:p>
        </w:tc>
        <w:tc>
          <w:tcPr>
            <w:tcW w:w="0" w:type="auto"/>
          </w:tcPr>
          <w:p w14:paraId="7773AA4B" w14:textId="77777777" w:rsidR="00A6531E" w:rsidRPr="00457CAE" w:rsidRDefault="00A6531E" w:rsidP="0023489E">
            <w:pPr>
              <w:pStyle w:val="TAC"/>
            </w:pPr>
            <w:r w:rsidRPr="00457CAE">
              <w:t>typically ≤</w:t>
            </w:r>
            <w:r w:rsidR="00BB44F5" w:rsidRPr="00457CAE">
              <w:t> </w:t>
            </w:r>
            <w:r w:rsidRPr="00457CAE">
              <w:t>10 km x 10 km x 50 m</w:t>
            </w:r>
          </w:p>
        </w:tc>
      </w:tr>
      <w:tr w:rsidR="008B3CE9" w:rsidRPr="00457CAE" w14:paraId="1DEE5789" w14:textId="77777777" w:rsidTr="00557CF5">
        <w:trPr>
          <w:cantSplit/>
        </w:trPr>
        <w:tc>
          <w:tcPr>
            <w:tcW w:w="14466" w:type="dxa"/>
            <w:gridSpan w:val="10"/>
          </w:tcPr>
          <w:p w14:paraId="0F75313B" w14:textId="77777777" w:rsidR="008B3CE9" w:rsidRPr="00457CAE" w:rsidRDefault="008B3CE9" w:rsidP="008B3CE9">
            <w:pPr>
              <w:pStyle w:val="TAN"/>
            </w:pPr>
            <w:r w:rsidRPr="00457CAE">
              <w:t>NOTE:</w:t>
            </w:r>
            <w:r w:rsidRPr="00457CAE">
              <w:tab/>
              <w:t>Length x width x height.</w:t>
            </w:r>
          </w:p>
        </w:tc>
      </w:tr>
    </w:tbl>
    <w:p w14:paraId="5BA0F7F6" w14:textId="77777777" w:rsidR="00A6531E" w:rsidRPr="00457CAE" w:rsidRDefault="00A6531E" w:rsidP="00A6531E">
      <w:pPr>
        <w:rPr>
          <w:i/>
        </w:rPr>
      </w:pPr>
    </w:p>
    <w:p w14:paraId="4955865D" w14:textId="77777777" w:rsidR="00A6531E" w:rsidRPr="00457CAE" w:rsidRDefault="00A6531E" w:rsidP="00A6531E">
      <w:pPr>
        <w:rPr>
          <w:i/>
        </w:rPr>
      </w:pPr>
      <w:r w:rsidRPr="00457CAE">
        <w:rPr>
          <w:i/>
        </w:rPr>
        <w:t>Use case one</w:t>
      </w:r>
    </w:p>
    <w:p w14:paraId="71106A22" w14:textId="77777777" w:rsidR="00A6531E" w:rsidRDefault="00A6531E" w:rsidP="00A6531E">
      <w:pPr>
        <w:rPr>
          <w:rFonts w:eastAsia="SimSun"/>
          <w:lang w:eastAsia="en-US"/>
        </w:rPr>
      </w:pPr>
      <w:r w:rsidRPr="00457CAE">
        <w:rPr>
          <w:rFonts w:eastAsia="SimSun"/>
          <w:lang w:eastAsia="en-US"/>
        </w:rPr>
        <w:t xml:space="preserve">To keep a plant running, it is essential that the assets, such as pumps, valves, heaters, and instruments are maintained. Timely recognition of any degradation and continuous self-diagnosis of components are used to support and plan maintenance. Remote software updates enhance and adapt the components to changing conditions and advances in technology. </w:t>
      </w:r>
    </w:p>
    <w:p w14:paraId="1DC49E14" w14:textId="77777777" w:rsidR="00420388" w:rsidRPr="00457CAE" w:rsidRDefault="00420388" w:rsidP="00420388">
      <w:pPr>
        <w:pStyle w:val="Heading3"/>
        <w:jc w:val="both"/>
      </w:pPr>
      <w:bookmarkStart w:id="150" w:name="_Toc146301563"/>
      <w:r w:rsidRPr="00457CAE">
        <w:t>A.</w:t>
      </w:r>
      <w:r>
        <w:t>2.3.4</w:t>
      </w:r>
      <w:r w:rsidRPr="00457CAE">
        <w:tab/>
      </w:r>
      <w:r>
        <w:t>Inspection in production systems</w:t>
      </w:r>
      <w:bookmarkEnd w:id="150"/>
    </w:p>
    <w:p w14:paraId="1AF12555" w14:textId="77777777" w:rsidR="00420388" w:rsidRPr="00DF67C0" w:rsidRDefault="00420388" w:rsidP="00420388">
      <w:pPr>
        <w:jc w:val="both"/>
      </w:pPr>
      <w:r w:rsidRPr="00754ADD">
        <w:t>An Edge Computing use case example: Digital twin based production quality maintenance:</w:t>
      </w:r>
    </w:p>
    <w:p w14:paraId="3031ECF8" w14:textId="77777777" w:rsidR="00420388" w:rsidRPr="00754ADD" w:rsidRDefault="00420388" w:rsidP="00420388">
      <w:pPr>
        <w:jc w:val="both"/>
        <w:rPr>
          <w:noProof/>
        </w:rPr>
      </w:pPr>
      <w:r w:rsidRPr="00754ADD">
        <w:rPr>
          <w:noProof/>
        </w:rPr>
        <w:t xml:space="preserve">A digital twin is a virtual representation of a product or production systems. Digital twins are used to simulate, predict and optimize products and production systems. In future, digital twin production control system based on augmented reality based will be used in the factories.  In this usecase,  a digital twin’s  digital and virtual model of a function combined with other physical data to simulate real-time aspects of how a system operates.  A digital twin production control system can  be automated using machine data and the AI/ML trained data after applying the AI/ML algorithm  and further processing. The processed output can be translated to a control command  back to the device by a control function running on the edge cloud. </w:t>
      </w:r>
    </w:p>
    <w:p w14:paraId="065CBDB0" w14:textId="77777777" w:rsidR="00420388" w:rsidRPr="00754ADD" w:rsidRDefault="00420388" w:rsidP="00420388">
      <w:pPr>
        <w:jc w:val="both"/>
        <w:rPr>
          <w:noProof/>
        </w:rPr>
      </w:pPr>
      <w:r w:rsidRPr="00754ADD">
        <w:rPr>
          <w:noProof/>
        </w:rPr>
        <w:t>In another case, using telemetry data as input, the digital twin model’s output may be fed to an AR server for sending low latency AR streams toward the manual operator in the factory production area. At the same time, it can further be utilized as input by an AI/ML model.  A process control function can compare the machine data (example:position, rotation level, speed, sensor data, high-speed photography etc.) and perhaps a high-resolution video from the manufacturing line and  if necessary, it can send commands for corrective measure. In this example, the process control functions reside at the edge infrastructure and the inspection related corrective input is sent back to the production system control function.</w:t>
      </w:r>
    </w:p>
    <w:p w14:paraId="2EE5C961" w14:textId="77777777" w:rsidR="00420388" w:rsidRPr="00754ADD" w:rsidRDefault="00420388" w:rsidP="00420388">
      <w:pPr>
        <w:jc w:val="both"/>
        <w:rPr>
          <w:lang w:val="en-US"/>
        </w:rPr>
      </w:pPr>
      <w:r w:rsidRPr="00754ADD">
        <w:rPr>
          <w:lang w:val="en-US"/>
        </w:rPr>
        <w:t>Corrective actions/commands for misalignments from the processed output can be sent in two ways:</w:t>
      </w:r>
    </w:p>
    <w:p w14:paraId="406B49CE" w14:textId="77777777" w:rsidR="00420388" w:rsidRPr="00AA27E6" w:rsidRDefault="00420388" w:rsidP="00420388">
      <w:pPr>
        <w:pStyle w:val="ListParagraph"/>
        <w:numPr>
          <w:ilvl w:val="0"/>
          <w:numId w:val="37"/>
        </w:numPr>
        <w:spacing w:after="180"/>
        <w:jc w:val="both"/>
        <w:rPr>
          <w:rFonts w:eastAsia="SimSun"/>
        </w:rPr>
      </w:pPr>
      <w:r w:rsidRPr="00AA27E6">
        <w:rPr>
          <w:lang w:val="en-US"/>
        </w:rPr>
        <w:t xml:space="preserve">Manual process with AR server: In this case the service performance requirements should follow the </w:t>
      </w:r>
      <w:r w:rsidRPr="00AA27E6">
        <w:rPr>
          <w:rFonts w:eastAsia="SimSun"/>
        </w:rPr>
        <w:t>table A</w:t>
      </w:r>
      <w:r w:rsidRPr="00AA27E6">
        <w:rPr>
          <w:rFonts w:eastAsia="SimSun"/>
          <w:b/>
        </w:rPr>
        <w:t>.</w:t>
      </w:r>
      <w:r w:rsidRPr="00AA27E6">
        <w:rPr>
          <w:rFonts w:eastAsia="SimSun"/>
        </w:rPr>
        <w:t>2.4.2-1.</w:t>
      </w:r>
    </w:p>
    <w:p w14:paraId="6EFB4D2F" w14:textId="77777777" w:rsidR="00420388" w:rsidRPr="00AA27E6" w:rsidRDefault="00420388" w:rsidP="00420388">
      <w:pPr>
        <w:pStyle w:val="ListParagraph"/>
        <w:numPr>
          <w:ilvl w:val="0"/>
          <w:numId w:val="37"/>
        </w:numPr>
        <w:spacing w:after="180"/>
        <w:jc w:val="both"/>
        <w:rPr>
          <w:lang w:val="en-US"/>
        </w:rPr>
      </w:pPr>
      <w:r w:rsidRPr="00AA27E6">
        <w:rPr>
          <w:rFonts w:eastAsia="SimSun"/>
        </w:rPr>
        <w:t>Automatic process with AI/ML: This usecase and service performance requirements are described below in table A.2.3.4</w:t>
      </w:r>
    </w:p>
    <w:p w14:paraId="39CCECC0" w14:textId="77777777" w:rsidR="00420388" w:rsidRPr="00754ADD" w:rsidRDefault="00420388" w:rsidP="00420388">
      <w:pPr>
        <w:jc w:val="both"/>
        <w:rPr>
          <w:rFonts w:eastAsia="SimSun"/>
          <w:lang w:val="en-US"/>
        </w:rPr>
      </w:pPr>
      <w:r w:rsidRPr="00754ADD">
        <w:rPr>
          <w:rFonts w:eastAsia="SimSun"/>
          <w:lang w:val="en-US"/>
        </w:rPr>
        <w:t>The general high-level service requirements of the edge computing usecase for the digital twin based production inspection:</w:t>
      </w:r>
    </w:p>
    <w:p w14:paraId="05A35227"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lastRenderedPageBreak/>
        <w:t>High bandwidth wireless data for both uplink and downlink</w:t>
      </w:r>
    </w:p>
    <w:p w14:paraId="659351D2" w14:textId="77777777" w:rsidR="00420388" w:rsidRPr="00AA27E6" w:rsidRDefault="00420388" w:rsidP="00420388">
      <w:pPr>
        <w:pStyle w:val="ListParagraph"/>
        <w:numPr>
          <w:ilvl w:val="1"/>
          <w:numId w:val="38"/>
        </w:numPr>
        <w:spacing w:after="180"/>
        <w:jc w:val="both"/>
        <w:rPr>
          <w:rFonts w:eastAsia="SimSun"/>
          <w:lang w:val="en-US"/>
        </w:rPr>
      </w:pPr>
      <w:r w:rsidRPr="00AA27E6">
        <w:rPr>
          <w:rFonts w:eastAsia="SimSun"/>
          <w:lang w:val="en-US"/>
        </w:rPr>
        <w:t>exact number depends on video encoding, frame rate and video-resolution requirements</w:t>
      </w:r>
    </w:p>
    <w:p w14:paraId="5FB6D335"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Timing accuracy and low latency ( &lt;=20ms) </w:t>
      </w:r>
    </w:p>
    <w:p w14:paraId="03D18401"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High availability of the communication network  </w:t>
      </w:r>
    </w:p>
    <w:p w14:paraId="17C1D57C"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Security requirements: Data encryption, connection authentication, user authorization</w:t>
      </w:r>
    </w:p>
    <w:p w14:paraId="0227B597"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QoS methods to ensure quality of service performance over different UE to Application connection sessions (video streaming, sensor data, control data)</w:t>
      </w:r>
    </w:p>
    <w:p w14:paraId="486E1688"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UE Mobility and session continuity (optional)</w:t>
      </w:r>
    </w:p>
    <w:p w14:paraId="42632D7C" w14:textId="77777777" w:rsidR="00420388" w:rsidRDefault="00420388" w:rsidP="00420388">
      <w:pPr>
        <w:rPr>
          <w:lang w:val="en-US"/>
        </w:rPr>
      </w:pPr>
      <w:bookmarkStart w:id="151" w:name="_Hlk127896786"/>
    </w:p>
    <w:bookmarkEnd w:id="151"/>
    <w:p w14:paraId="71D4C2DD" w14:textId="77777777" w:rsidR="00420388" w:rsidRPr="00457CAE" w:rsidRDefault="00420388" w:rsidP="00420388">
      <w:pPr>
        <w:pStyle w:val="TH"/>
        <w:rPr>
          <w:rFonts w:eastAsia="SimSun"/>
        </w:rPr>
      </w:pPr>
      <w:r w:rsidRPr="00457CAE">
        <w:rPr>
          <w:rFonts w:eastAsia="SimSun"/>
        </w:rPr>
        <w:t>Table A.</w:t>
      </w:r>
      <w:r>
        <w:rPr>
          <w:rFonts w:eastAsia="SimSun"/>
        </w:rPr>
        <w:t>2.3.4:</w:t>
      </w:r>
      <w:r w:rsidRPr="00457CAE">
        <w:rPr>
          <w:rFonts w:eastAsia="SimSun"/>
        </w:rPr>
        <w:t xml:space="preserve"> Service performance requirements for</w:t>
      </w:r>
      <w:r>
        <w:rPr>
          <w:rFonts w:eastAsia="SimSun"/>
        </w:rPr>
        <w:t xml:space="preserve"> automated</w:t>
      </w:r>
      <w:r w:rsidRPr="00457CAE">
        <w:rPr>
          <w:rFonts w:eastAsia="SimSun"/>
        </w:rPr>
        <w:t xml:space="preserve"> </w:t>
      </w:r>
      <w:r>
        <w:rPr>
          <w:rFonts w:eastAsia="SimSun"/>
        </w:rPr>
        <w:t>inspection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1577"/>
        <w:gridCol w:w="1988"/>
        <w:gridCol w:w="1236"/>
        <w:gridCol w:w="1073"/>
        <w:gridCol w:w="1168"/>
        <w:gridCol w:w="1124"/>
        <w:gridCol w:w="1167"/>
        <w:gridCol w:w="1312"/>
        <w:gridCol w:w="1068"/>
        <w:gridCol w:w="889"/>
        <w:gridCol w:w="1057"/>
      </w:tblGrid>
      <w:tr w:rsidR="00420388" w:rsidRPr="00457CAE" w14:paraId="1385E032" w14:textId="77777777" w:rsidTr="00262143">
        <w:trPr>
          <w:cantSplit/>
          <w:tblHeader/>
        </w:trPr>
        <w:tc>
          <w:tcPr>
            <w:tcW w:w="620" w:type="dxa"/>
          </w:tcPr>
          <w:p w14:paraId="0A4489CE" w14:textId="77777777" w:rsidR="00420388" w:rsidRPr="00457CAE" w:rsidRDefault="00420388" w:rsidP="00262143">
            <w:pPr>
              <w:pStyle w:val="TAH"/>
            </w:pPr>
            <w:bookmarkStart w:id="152" w:name="_Hlk126927627"/>
            <w:r w:rsidRPr="00457CAE">
              <w:t>Use case #</w:t>
            </w:r>
          </w:p>
        </w:tc>
        <w:tc>
          <w:tcPr>
            <w:tcW w:w="2982" w:type="dxa"/>
            <w:gridSpan w:val="3"/>
            <w:shd w:val="clear" w:color="auto" w:fill="auto"/>
          </w:tcPr>
          <w:p w14:paraId="02675E82" w14:textId="77777777" w:rsidR="00420388" w:rsidRPr="00457CAE" w:rsidRDefault="00420388" w:rsidP="00262143">
            <w:pPr>
              <w:pStyle w:val="TAH"/>
            </w:pPr>
            <w:r w:rsidRPr="00457CAE">
              <w:t>Characteristic parameter</w:t>
            </w:r>
          </w:p>
        </w:tc>
        <w:tc>
          <w:tcPr>
            <w:tcW w:w="0" w:type="auto"/>
            <w:gridSpan w:val="8"/>
          </w:tcPr>
          <w:p w14:paraId="52A15D51" w14:textId="77777777" w:rsidR="00420388" w:rsidRPr="00457CAE" w:rsidRDefault="00420388" w:rsidP="00262143">
            <w:pPr>
              <w:pStyle w:val="TAH"/>
            </w:pPr>
            <w:r w:rsidRPr="00457CAE">
              <w:t>Influence quantity</w:t>
            </w:r>
          </w:p>
        </w:tc>
      </w:tr>
      <w:tr w:rsidR="00420388" w:rsidRPr="00457CAE" w14:paraId="2D4163CF" w14:textId="77777777" w:rsidTr="00262143">
        <w:trPr>
          <w:cantSplit/>
          <w:tblHeader/>
        </w:trPr>
        <w:tc>
          <w:tcPr>
            <w:tcW w:w="620" w:type="dxa"/>
          </w:tcPr>
          <w:p w14:paraId="11F69AA2" w14:textId="77777777" w:rsidR="00420388" w:rsidRPr="00457CAE" w:rsidRDefault="00420388" w:rsidP="00262143">
            <w:pPr>
              <w:pStyle w:val="TAH"/>
            </w:pPr>
          </w:p>
        </w:tc>
        <w:tc>
          <w:tcPr>
            <w:tcW w:w="1108" w:type="dxa"/>
            <w:shd w:val="clear" w:color="auto" w:fill="auto"/>
          </w:tcPr>
          <w:p w14:paraId="3C9702BB" w14:textId="77777777" w:rsidR="00420388" w:rsidRPr="00457CAE" w:rsidRDefault="00420388" w:rsidP="00262143">
            <w:pPr>
              <w:pStyle w:val="TAH"/>
            </w:pPr>
            <w:r w:rsidRPr="00457CAE">
              <w:t xml:space="preserve">Communication service availability: target value </w:t>
            </w:r>
            <w:r>
              <w:t>[%]</w:t>
            </w:r>
          </w:p>
        </w:tc>
        <w:tc>
          <w:tcPr>
            <w:tcW w:w="0" w:type="auto"/>
            <w:shd w:val="clear" w:color="auto" w:fill="auto"/>
          </w:tcPr>
          <w:p w14:paraId="08509D86" w14:textId="77777777" w:rsidR="00420388" w:rsidRPr="00457CAE" w:rsidRDefault="00420388" w:rsidP="00262143">
            <w:pPr>
              <w:pStyle w:val="TAH"/>
            </w:pPr>
            <w:r w:rsidRPr="00457CAE">
              <w:t>Communication service reliability: mean time between failures</w:t>
            </w:r>
          </w:p>
        </w:tc>
        <w:tc>
          <w:tcPr>
            <w:tcW w:w="0" w:type="auto"/>
            <w:shd w:val="clear" w:color="auto" w:fill="auto"/>
          </w:tcPr>
          <w:p w14:paraId="17B7CC23" w14:textId="77777777" w:rsidR="00420388" w:rsidRPr="00457CAE" w:rsidRDefault="00420388" w:rsidP="00262143">
            <w:pPr>
              <w:pStyle w:val="TAH"/>
            </w:pPr>
            <w:r w:rsidRPr="00457CAE">
              <w:t>End-to-end latency: maximum</w:t>
            </w:r>
          </w:p>
        </w:tc>
        <w:tc>
          <w:tcPr>
            <w:tcW w:w="0" w:type="auto"/>
            <w:shd w:val="clear" w:color="auto" w:fill="auto"/>
          </w:tcPr>
          <w:p w14:paraId="011F25DF" w14:textId="77777777" w:rsidR="00420388" w:rsidRPr="00457CAE" w:rsidRDefault="00420388" w:rsidP="00262143">
            <w:pPr>
              <w:pStyle w:val="TAH"/>
            </w:pPr>
            <w:r w:rsidRPr="00457CAE">
              <w:t>Message size [byte]</w:t>
            </w:r>
          </w:p>
        </w:tc>
        <w:tc>
          <w:tcPr>
            <w:tcW w:w="0" w:type="auto"/>
          </w:tcPr>
          <w:p w14:paraId="22FC969C" w14:textId="77777777" w:rsidR="00420388" w:rsidRPr="00457CAE" w:rsidRDefault="00420388" w:rsidP="00262143">
            <w:pPr>
              <w:pStyle w:val="TAH"/>
            </w:pPr>
            <w:r w:rsidRPr="00457CAE">
              <w:t>Transfer interval: lower bound</w:t>
            </w:r>
          </w:p>
        </w:tc>
        <w:tc>
          <w:tcPr>
            <w:tcW w:w="0" w:type="auto"/>
          </w:tcPr>
          <w:p w14:paraId="4F2A93CC" w14:textId="77777777" w:rsidR="00420388" w:rsidRPr="00457CAE" w:rsidRDefault="00420388" w:rsidP="00262143">
            <w:pPr>
              <w:pStyle w:val="TAH"/>
            </w:pPr>
            <w:r w:rsidRPr="00457CAE">
              <w:t>Transfer interval: target value</w:t>
            </w:r>
          </w:p>
        </w:tc>
        <w:tc>
          <w:tcPr>
            <w:tcW w:w="0" w:type="auto"/>
          </w:tcPr>
          <w:p w14:paraId="2F74D622" w14:textId="77777777" w:rsidR="00420388" w:rsidRPr="00457CAE" w:rsidRDefault="00420388" w:rsidP="00262143">
            <w:pPr>
              <w:pStyle w:val="TAH"/>
            </w:pPr>
            <w:r w:rsidRPr="00457CAE">
              <w:t>Transfer interval: upper bound</w:t>
            </w:r>
          </w:p>
        </w:tc>
        <w:tc>
          <w:tcPr>
            <w:tcW w:w="0" w:type="auto"/>
          </w:tcPr>
          <w:p w14:paraId="3047B06B" w14:textId="77777777" w:rsidR="00420388" w:rsidRPr="00457CAE" w:rsidRDefault="00420388" w:rsidP="00262143">
            <w:pPr>
              <w:pStyle w:val="TAH"/>
            </w:pPr>
            <w:r w:rsidRPr="00457CAE">
              <w:t>Survival time</w:t>
            </w:r>
          </w:p>
        </w:tc>
        <w:tc>
          <w:tcPr>
            <w:tcW w:w="0" w:type="auto"/>
          </w:tcPr>
          <w:p w14:paraId="4947B916" w14:textId="77777777" w:rsidR="00420388" w:rsidRPr="00457CAE" w:rsidRDefault="00420388" w:rsidP="00262143">
            <w:pPr>
              <w:pStyle w:val="TAH"/>
            </w:pPr>
            <w:r w:rsidRPr="00457CAE">
              <w:t>UE speed</w:t>
            </w:r>
          </w:p>
        </w:tc>
        <w:tc>
          <w:tcPr>
            <w:tcW w:w="0" w:type="auto"/>
          </w:tcPr>
          <w:p w14:paraId="5F944E04" w14:textId="77777777" w:rsidR="00420388" w:rsidRPr="00457CAE" w:rsidRDefault="00420388" w:rsidP="00262143">
            <w:pPr>
              <w:pStyle w:val="TAH"/>
            </w:pPr>
            <w:r w:rsidRPr="00457CAE">
              <w:t># of UEs</w:t>
            </w:r>
          </w:p>
        </w:tc>
        <w:tc>
          <w:tcPr>
            <w:tcW w:w="0" w:type="auto"/>
          </w:tcPr>
          <w:p w14:paraId="5781E52A" w14:textId="77777777" w:rsidR="00420388" w:rsidRPr="00457CAE" w:rsidRDefault="00420388" w:rsidP="00262143">
            <w:pPr>
              <w:pStyle w:val="TAH"/>
            </w:pPr>
            <w:r w:rsidRPr="00457CAE">
              <w:t>Service area (note)</w:t>
            </w:r>
          </w:p>
        </w:tc>
      </w:tr>
      <w:tr w:rsidR="00420388" w:rsidRPr="00DF67C0" w14:paraId="3CCF7B6E" w14:textId="77777777" w:rsidTr="00262143">
        <w:trPr>
          <w:cantSplit/>
        </w:trPr>
        <w:tc>
          <w:tcPr>
            <w:tcW w:w="620" w:type="dxa"/>
          </w:tcPr>
          <w:p w14:paraId="409ED716" w14:textId="77777777" w:rsidR="00420388" w:rsidRPr="00DF67C0" w:rsidRDefault="00420388" w:rsidP="00262143">
            <w:pPr>
              <w:pStyle w:val="TAC"/>
            </w:pPr>
            <w:r w:rsidRPr="00754ADD">
              <w:t>1</w:t>
            </w:r>
          </w:p>
        </w:tc>
        <w:tc>
          <w:tcPr>
            <w:tcW w:w="1108" w:type="dxa"/>
            <w:shd w:val="clear" w:color="auto" w:fill="auto"/>
          </w:tcPr>
          <w:p w14:paraId="28AE4D7F" w14:textId="77777777" w:rsidR="00420388" w:rsidRPr="00DF67C0" w:rsidRDefault="00420388" w:rsidP="00262143">
            <w:pPr>
              <w:pStyle w:val="TAC"/>
            </w:pPr>
            <w:r w:rsidRPr="00754ADD">
              <w:t>99.999 </w:t>
            </w:r>
          </w:p>
        </w:tc>
        <w:tc>
          <w:tcPr>
            <w:tcW w:w="0" w:type="auto"/>
            <w:shd w:val="clear" w:color="auto" w:fill="auto"/>
          </w:tcPr>
          <w:p w14:paraId="41DFC732" w14:textId="77777777" w:rsidR="00420388" w:rsidRPr="00DF67C0" w:rsidRDefault="00420388" w:rsidP="00262143">
            <w:pPr>
              <w:pStyle w:val="TAC"/>
              <w:rPr>
                <w:rFonts w:cs="Arial"/>
              </w:rPr>
            </w:pPr>
            <w:r w:rsidRPr="00754ADD">
              <w:rPr>
                <w:rFonts w:cs="Arial"/>
              </w:rPr>
              <w:t>≥</w:t>
            </w:r>
            <w:r w:rsidRPr="00754ADD">
              <w:t xml:space="preserve"> 1 year</w:t>
            </w:r>
          </w:p>
        </w:tc>
        <w:tc>
          <w:tcPr>
            <w:tcW w:w="0" w:type="auto"/>
            <w:shd w:val="clear" w:color="auto" w:fill="auto"/>
          </w:tcPr>
          <w:p w14:paraId="40E99CA2" w14:textId="77777777" w:rsidR="00420388" w:rsidRPr="00DF67C0" w:rsidRDefault="00420388" w:rsidP="00262143">
            <w:pPr>
              <w:pStyle w:val="TAC"/>
            </w:pPr>
            <w:r w:rsidRPr="00754ADD">
              <w:t>&lt; target transfer interval value</w:t>
            </w:r>
          </w:p>
        </w:tc>
        <w:tc>
          <w:tcPr>
            <w:tcW w:w="0" w:type="auto"/>
            <w:shd w:val="clear" w:color="auto" w:fill="auto"/>
          </w:tcPr>
          <w:p w14:paraId="5D2ADA07" w14:textId="77777777" w:rsidR="00420388" w:rsidRPr="00DF67C0" w:rsidRDefault="00420388" w:rsidP="00262143">
            <w:pPr>
              <w:pStyle w:val="TAC"/>
            </w:pPr>
            <w:r w:rsidRPr="00754ADD">
              <w:t>20 – large packets</w:t>
            </w:r>
          </w:p>
        </w:tc>
        <w:tc>
          <w:tcPr>
            <w:tcW w:w="0" w:type="auto"/>
          </w:tcPr>
          <w:p w14:paraId="4FFB1CF4" w14:textId="77777777" w:rsidR="00420388" w:rsidRPr="00DF67C0" w:rsidRDefault="00420388" w:rsidP="00262143">
            <w:pPr>
              <w:pStyle w:val="TAC"/>
            </w:pPr>
            <w:r w:rsidRPr="00754ADD">
              <w:t>-20 % of target transfer interval value</w:t>
            </w:r>
          </w:p>
        </w:tc>
        <w:tc>
          <w:tcPr>
            <w:tcW w:w="0" w:type="auto"/>
          </w:tcPr>
          <w:p w14:paraId="6F929162" w14:textId="77777777" w:rsidR="00420388" w:rsidRPr="00DF67C0" w:rsidRDefault="00420388" w:rsidP="00262143">
            <w:pPr>
              <w:pStyle w:val="TAC"/>
            </w:pPr>
            <w:r w:rsidRPr="00754ADD">
              <w:t>&lt;=20 ms</w:t>
            </w:r>
          </w:p>
        </w:tc>
        <w:tc>
          <w:tcPr>
            <w:tcW w:w="0" w:type="auto"/>
          </w:tcPr>
          <w:p w14:paraId="64E04726" w14:textId="77777777" w:rsidR="00420388" w:rsidRPr="00DF67C0" w:rsidRDefault="00420388" w:rsidP="00262143">
            <w:pPr>
              <w:pStyle w:val="TAC"/>
            </w:pPr>
            <w:r w:rsidRPr="00754ADD">
              <w:t>+20% of target transfer interval value</w:t>
            </w:r>
          </w:p>
        </w:tc>
        <w:tc>
          <w:tcPr>
            <w:tcW w:w="0" w:type="auto"/>
          </w:tcPr>
          <w:p w14:paraId="0B166209" w14:textId="77777777" w:rsidR="00420388" w:rsidRPr="00DF67C0" w:rsidRDefault="00420388" w:rsidP="00262143">
            <w:pPr>
              <w:pStyle w:val="TAC"/>
            </w:pPr>
            <w:r w:rsidRPr="00754ADD">
              <w:t>Variable depending upon vertical industry</w:t>
            </w:r>
          </w:p>
        </w:tc>
        <w:tc>
          <w:tcPr>
            <w:tcW w:w="0" w:type="auto"/>
          </w:tcPr>
          <w:p w14:paraId="74BBB5F4" w14:textId="77777777" w:rsidR="00420388" w:rsidRPr="00DF67C0" w:rsidRDefault="00420388" w:rsidP="00262143">
            <w:pPr>
              <w:pStyle w:val="TAC"/>
            </w:pPr>
            <w:r w:rsidRPr="00754ADD">
              <w:t>typically stationary</w:t>
            </w:r>
          </w:p>
        </w:tc>
        <w:tc>
          <w:tcPr>
            <w:tcW w:w="0" w:type="auto"/>
          </w:tcPr>
          <w:p w14:paraId="604044CE" w14:textId="77777777" w:rsidR="00420388" w:rsidRPr="00DF67C0" w:rsidRDefault="00420388" w:rsidP="00262143">
            <w:pPr>
              <w:pStyle w:val="TAC"/>
            </w:pPr>
            <w:r w:rsidRPr="00754ADD">
              <w:t>&lt; 5 typically</w:t>
            </w:r>
          </w:p>
        </w:tc>
        <w:tc>
          <w:tcPr>
            <w:tcW w:w="0" w:type="auto"/>
          </w:tcPr>
          <w:p w14:paraId="1C9C73B9" w14:textId="77777777" w:rsidR="00420388" w:rsidRPr="00754ADD" w:rsidRDefault="00420388" w:rsidP="00262143">
            <w:pPr>
              <w:keepNext/>
              <w:keepLines/>
              <w:spacing w:after="0"/>
              <w:jc w:val="center"/>
              <w:rPr>
                <w:rFonts w:ascii="Arial" w:hAnsi="Arial"/>
                <w:sz w:val="18"/>
              </w:rPr>
            </w:pPr>
          </w:p>
          <w:p w14:paraId="39102E5D" w14:textId="77777777" w:rsidR="00420388" w:rsidRPr="00DF67C0" w:rsidRDefault="00420388" w:rsidP="00262143">
            <w:pPr>
              <w:pStyle w:val="TAC"/>
            </w:pPr>
            <w:r w:rsidRPr="00754ADD">
              <w:t>typically ≤100 m x 100 m x 50 m</w:t>
            </w:r>
          </w:p>
        </w:tc>
      </w:tr>
      <w:tr w:rsidR="00420388" w:rsidRPr="00457CAE" w14:paraId="7EF1B79E" w14:textId="77777777" w:rsidTr="00262143">
        <w:trPr>
          <w:cantSplit/>
        </w:trPr>
        <w:tc>
          <w:tcPr>
            <w:tcW w:w="9629" w:type="dxa"/>
            <w:gridSpan w:val="12"/>
          </w:tcPr>
          <w:p w14:paraId="7EBEF609" w14:textId="77777777" w:rsidR="00420388" w:rsidRPr="00457CAE" w:rsidRDefault="00420388" w:rsidP="00262143">
            <w:pPr>
              <w:pStyle w:val="TAN"/>
            </w:pPr>
            <w:r w:rsidRPr="00457CAE">
              <w:t>NOTE:</w:t>
            </w:r>
            <w:r w:rsidRPr="00457CAE">
              <w:tab/>
              <w:t>Length x width x height.</w:t>
            </w:r>
          </w:p>
        </w:tc>
      </w:tr>
      <w:bookmarkEnd w:id="152"/>
    </w:tbl>
    <w:p w14:paraId="1A1E2E73" w14:textId="77777777" w:rsidR="00420388" w:rsidRPr="00457CAE" w:rsidRDefault="00420388" w:rsidP="00420388"/>
    <w:p w14:paraId="12E8A39C" w14:textId="77777777" w:rsidR="00420388" w:rsidRPr="00754ADD" w:rsidRDefault="00420388" w:rsidP="00420388">
      <w:pPr>
        <w:jc w:val="both"/>
        <w:rPr>
          <w:i/>
          <w:noProof/>
        </w:rPr>
      </w:pPr>
      <w:r w:rsidRPr="00754ADD">
        <w:rPr>
          <w:i/>
          <w:noProof/>
        </w:rPr>
        <w:t>Use case one</w:t>
      </w:r>
    </w:p>
    <w:p w14:paraId="01D94322" w14:textId="77777777" w:rsidR="00420388" w:rsidRPr="00754ADD" w:rsidRDefault="00420388" w:rsidP="00420388">
      <w:pPr>
        <w:jc w:val="both"/>
        <w:rPr>
          <w:noProof/>
          <w:lang w:val="en-US"/>
        </w:rPr>
      </w:pPr>
      <w:r w:rsidRPr="00754ADD">
        <w:rPr>
          <w:noProof/>
          <w:lang w:val="en-US"/>
        </w:rPr>
        <w:t>The periodic telemetry data and video images are used from the digital twin in the production system for analysis and then the processed outcome is sent back to the system for any adjustment of  the machine components.</w:t>
      </w:r>
    </w:p>
    <w:p w14:paraId="06F13051" w14:textId="77777777" w:rsidR="00420388" w:rsidRPr="00754ADD" w:rsidRDefault="00420388" w:rsidP="00420388">
      <w:pPr>
        <w:jc w:val="both"/>
        <w:rPr>
          <w:noProof/>
          <w:lang w:val="en-US"/>
        </w:rPr>
      </w:pPr>
    </w:p>
    <w:p w14:paraId="6DD75969" w14:textId="77777777" w:rsidR="00420388" w:rsidRPr="00754ADD" w:rsidRDefault="00420388" w:rsidP="00420388">
      <w:pPr>
        <w:jc w:val="both"/>
        <w:rPr>
          <w:noProof/>
          <w:lang w:val="en-US"/>
        </w:rPr>
      </w:pPr>
      <w:r w:rsidRPr="00754ADD">
        <w:rPr>
          <w:noProof/>
          <w:lang w:val="en-US"/>
        </w:rPr>
        <w:t>The following diagram explains the above digital twin usecase steps to manage the production in a factory (both manual and automated operations)</w:t>
      </w:r>
    </w:p>
    <w:p w14:paraId="798DF4A3" w14:textId="77777777" w:rsidR="00420388" w:rsidRPr="006554F2" w:rsidRDefault="00420388" w:rsidP="00420388">
      <w:pPr>
        <w:pStyle w:val="B1"/>
        <w:jc w:val="both"/>
      </w:pPr>
    </w:p>
    <w:p w14:paraId="55EF0AAC" w14:textId="2F4BDAE0" w:rsidR="00420388" w:rsidRDefault="00746C5E" w:rsidP="00947A3B">
      <w:pPr>
        <w:pStyle w:val="TH"/>
      </w:pPr>
      <w:r w:rsidRPr="009118A9">
        <w:rPr>
          <w:noProof/>
        </w:rPr>
        <w:lastRenderedPageBreak/>
        <w:drawing>
          <wp:inline distT="0" distB="0" distL="0" distR="0" wp14:anchorId="1DC368E7" wp14:editId="6A79A915">
            <wp:extent cx="5257800" cy="27527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4E795342" w14:textId="77777777" w:rsidR="00420388" w:rsidRDefault="00420388" w:rsidP="00420388">
      <w:pPr>
        <w:spacing w:after="0"/>
        <w:jc w:val="both"/>
      </w:pPr>
      <w:r>
        <w:t xml:space="preserve"> </w:t>
      </w:r>
    </w:p>
    <w:p w14:paraId="1F7BDE99" w14:textId="77777777" w:rsidR="00420388" w:rsidRDefault="00420388" w:rsidP="00420388">
      <w:pPr>
        <w:spacing w:after="0"/>
        <w:jc w:val="both"/>
      </w:pPr>
    </w:p>
    <w:p w14:paraId="6E176254" w14:textId="77777777" w:rsidR="00420388" w:rsidRDefault="00420388" w:rsidP="00420388">
      <w:pPr>
        <w:spacing w:after="0"/>
        <w:jc w:val="both"/>
      </w:pPr>
    </w:p>
    <w:p w14:paraId="12242D0D" w14:textId="77777777" w:rsidR="00420388" w:rsidRPr="00754ADD" w:rsidRDefault="00420388" w:rsidP="00420388">
      <w:pPr>
        <w:numPr>
          <w:ilvl w:val="0"/>
          <w:numId w:val="36"/>
        </w:numPr>
        <w:overflowPunct/>
        <w:autoSpaceDE/>
        <w:autoSpaceDN/>
        <w:adjustRightInd/>
        <w:jc w:val="both"/>
        <w:textAlignment w:val="auto"/>
        <w:rPr>
          <w:noProof/>
          <w:lang w:val="en-US"/>
        </w:rPr>
      </w:pPr>
      <w:r w:rsidRPr="00754ADD">
        <w:rPr>
          <w:noProof/>
          <w:lang w:val="en-US"/>
        </w:rPr>
        <w:t>Low-latency AR overlays and incorporation of AI/ML techniques to identify manufacturing issues and improve product quality as well as to enable offline adjustments for optimization, adaptations, and preventive operations on the machines</w:t>
      </w:r>
    </w:p>
    <w:p w14:paraId="10E0FB01" w14:textId="77777777" w:rsidR="00420388" w:rsidRPr="00457CAE" w:rsidRDefault="00420388" w:rsidP="00A6531E">
      <w:pPr>
        <w:rPr>
          <w:rFonts w:eastAsia="SimSun"/>
          <w:lang w:eastAsia="en-US"/>
        </w:rPr>
      </w:pPr>
    </w:p>
    <w:p w14:paraId="220A2072" w14:textId="77777777" w:rsidR="00A6531E" w:rsidRPr="00457CAE" w:rsidRDefault="00A6531E" w:rsidP="00DF3B60">
      <w:pPr>
        <w:pStyle w:val="Heading2"/>
        <w:rPr>
          <w:lang w:eastAsia="en-US"/>
        </w:rPr>
      </w:pPr>
      <w:bookmarkStart w:id="153" w:name="_Toc45387372"/>
      <w:bookmarkStart w:id="154" w:name="_Toc146301564"/>
      <w:r w:rsidRPr="00457CAE">
        <w:rPr>
          <w:lang w:eastAsia="en-US"/>
        </w:rPr>
        <w:t>A</w:t>
      </w:r>
      <w:r w:rsidR="001C613D" w:rsidRPr="00457CAE">
        <w:t>.</w:t>
      </w:r>
      <w:r w:rsidRPr="00457CAE">
        <w:rPr>
          <w:lang w:eastAsia="en-US"/>
        </w:rPr>
        <w:t>2.4</w:t>
      </w:r>
      <w:r w:rsidRPr="00457CAE">
        <w:rPr>
          <w:lang w:eastAsia="en-US"/>
        </w:rPr>
        <w:tab/>
        <w:t>Human machine interfaces</w:t>
      </w:r>
      <w:bookmarkEnd w:id="153"/>
      <w:bookmarkEnd w:id="154"/>
    </w:p>
    <w:p w14:paraId="798B6909" w14:textId="77777777" w:rsidR="00A6531E" w:rsidRPr="00457CAE" w:rsidRDefault="00A6531E" w:rsidP="00DF3B60">
      <w:pPr>
        <w:pStyle w:val="Heading3"/>
        <w:rPr>
          <w:lang w:eastAsia="en-US"/>
        </w:rPr>
      </w:pPr>
      <w:bookmarkStart w:id="155" w:name="_Toc45387373"/>
      <w:bookmarkStart w:id="156" w:name="_Toc146301565"/>
      <w:r w:rsidRPr="00457CAE">
        <w:rPr>
          <w:lang w:eastAsia="en-US"/>
        </w:rPr>
        <w:t>A</w:t>
      </w:r>
      <w:r w:rsidR="001C613D" w:rsidRPr="00457CAE">
        <w:t>.</w:t>
      </w:r>
      <w:r w:rsidRPr="00457CAE">
        <w:rPr>
          <w:lang w:eastAsia="en-US"/>
        </w:rPr>
        <w:t>2.4.1</w:t>
      </w:r>
      <w:r w:rsidRPr="00457CAE">
        <w:rPr>
          <w:lang w:eastAsia="en-US"/>
        </w:rPr>
        <w:tab/>
        <w:t>Mobile control panels</w:t>
      </w:r>
      <w:bookmarkEnd w:id="155"/>
      <w:bookmarkEnd w:id="156"/>
    </w:p>
    <w:p w14:paraId="7449843D" w14:textId="77777777" w:rsidR="00A6531E" w:rsidRPr="00457CAE" w:rsidRDefault="00A6531E" w:rsidP="00A6531E">
      <w:pPr>
        <w:rPr>
          <w:rFonts w:eastAsia="SimSun"/>
          <w:lang w:eastAsia="en-US"/>
        </w:rPr>
      </w:pPr>
      <w:r w:rsidRPr="00457CAE">
        <w:rPr>
          <w:rFonts w:eastAsia="SimSun"/>
          <w:lang w:eastAsia="en-US"/>
        </w:rPr>
        <w:t>Control panels are crucial devices for the interaction between people and production machinery as well as for the interaction with moving devices. These panels are mainly used for configuring, monitoring, debugging, controlling and maintaining machines, robots, cranes or complete production lines. In addition to that, (safety) control panels are typically equipped with an emergency stop button and an enabling device, which an operator can use in case of a safety event in order to avoid damage to humans or machinery. When the emergency stop button is pushed, the controlled equipment immediately comes to a safe stationary position. Likewise, if a machine, robot, etc. is operated in the so-called special ‘enabling device mode’, the operator manually keeps the enabling device switch in a special stationary position. If the operator pushes this switch too much or releases it, the controlled equipment immediately comes to a safe stationary position as well. This way, it can be ensured that the hand(s) of the operator are on the panel (and not under a moulding press, for example), and that the operator does―for instance―not suffer from any electric shock or the like. A common use case for this ‘enabling device mode’ is the installation, testing or maintenance of a machine, during which other safety mechanisms (such as a safety fence) are deactivated.</w:t>
      </w:r>
    </w:p>
    <w:p w14:paraId="43630FAC" w14:textId="77777777" w:rsidR="00A6531E" w:rsidRPr="00457CAE" w:rsidRDefault="00A6531E" w:rsidP="00A6531E">
      <w:pPr>
        <w:rPr>
          <w:rFonts w:eastAsia="SimSun"/>
          <w:lang w:eastAsia="en-US"/>
        </w:rPr>
      </w:pPr>
      <w:r w:rsidRPr="00457CAE">
        <w:rPr>
          <w:rFonts w:eastAsia="SimSun"/>
          <w:lang w:eastAsia="en-US"/>
        </w:rPr>
        <w:lastRenderedPageBreak/>
        <w:t xml:space="preserve">Due to the criticality of these safety functions, safety control panels currently have mostly a wire-bound connection to the equipment they control. In consequence, there tend to be many such panels for the many machines and production units that typically can be found in a factory. With an ultra-reliable low-latency wireless link, it would be possible to connect such mobile control panels with safety functions wirelessly. This would lead to a higher usability and would allow for the flexible and easy re-use of panels for controlling different machines. </w:t>
      </w:r>
    </w:p>
    <w:p w14:paraId="4A5D0889" w14:textId="77777777" w:rsidR="00A6531E" w:rsidRPr="00457CAE" w:rsidRDefault="00A6531E" w:rsidP="00A6531E">
      <w:pPr>
        <w:rPr>
          <w:rFonts w:eastAsia="SimSun"/>
          <w:lang w:eastAsia="en-US"/>
        </w:rPr>
      </w:pPr>
      <w:r w:rsidRPr="00457CAE">
        <w:rPr>
          <w:rFonts w:eastAsia="SimSun"/>
          <w:lang w:eastAsia="en-US"/>
        </w:rPr>
        <w:t xml:space="preserve">The cycle times of the control application depends on the process/machinery/equipment whose safety has to be ensured. For a fast-moving robot, for example, end-to-end latencies are lower than for slowly moving linear actuators. </w:t>
      </w:r>
    </w:p>
    <w:p w14:paraId="6E1D3B72" w14:textId="77777777" w:rsidR="00A6531E" w:rsidRPr="00457CAE" w:rsidRDefault="00A6531E" w:rsidP="008B3CE9">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2.4.1-1</w:t>
      </w:r>
      <w:r w:rsidR="005256C2" w:rsidRPr="00457CAE">
        <w:rPr>
          <w:rFonts w:eastAsia="SimSun"/>
          <w:lang w:eastAsia="en-US"/>
        </w:rPr>
        <w:t>:</w:t>
      </w:r>
      <w:r w:rsidRPr="00457CAE">
        <w:rPr>
          <w:rFonts w:eastAsia="SimSun"/>
          <w:lang w:eastAsia="en-US"/>
        </w:rPr>
        <w:t xml:space="preserve"> Service performance requirements for mobile control panels</w:t>
      </w:r>
    </w:p>
    <w:tbl>
      <w:tblPr>
        <w:tblW w:w="15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93"/>
        <w:gridCol w:w="1090"/>
        <w:gridCol w:w="1080"/>
        <w:gridCol w:w="1086"/>
        <w:gridCol w:w="995"/>
        <w:gridCol w:w="1077"/>
        <w:gridCol w:w="619"/>
        <w:gridCol w:w="1096"/>
      </w:tblGrid>
      <w:tr w:rsidR="0000391F" w:rsidRPr="00457CAE" w14:paraId="79E57426" w14:textId="77777777" w:rsidTr="008D5589">
        <w:trPr>
          <w:cantSplit/>
          <w:tblHeader/>
        </w:trPr>
        <w:tc>
          <w:tcPr>
            <w:tcW w:w="661" w:type="dxa"/>
          </w:tcPr>
          <w:p w14:paraId="727E6FC9" w14:textId="77777777" w:rsidR="0000391F" w:rsidRPr="00457CAE" w:rsidRDefault="0000391F" w:rsidP="008D5589">
            <w:pPr>
              <w:pStyle w:val="TAH"/>
            </w:pPr>
            <w:r w:rsidRPr="00457CAE">
              <w:t>Use case #</w:t>
            </w:r>
          </w:p>
        </w:tc>
        <w:tc>
          <w:tcPr>
            <w:tcW w:w="6278" w:type="dxa"/>
            <w:gridSpan w:val="4"/>
            <w:shd w:val="clear" w:color="auto" w:fill="auto"/>
          </w:tcPr>
          <w:p w14:paraId="77935718" w14:textId="77777777" w:rsidR="0000391F" w:rsidRPr="00457CAE" w:rsidRDefault="0000391F" w:rsidP="008D5589">
            <w:pPr>
              <w:pStyle w:val="TAH"/>
            </w:pPr>
            <w:r w:rsidRPr="00457CAE">
              <w:t>Characteristic parameter</w:t>
            </w:r>
          </w:p>
        </w:tc>
        <w:tc>
          <w:tcPr>
            <w:tcW w:w="8131" w:type="dxa"/>
            <w:gridSpan w:val="8"/>
          </w:tcPr>
          <w:p w14:paraId="6A813544" w14:textId="77777777" w:rsidR="0000391F" w:rsidRPr="00457CAE" w:rsidRDefault="0000391F" w:rsidP="008D5589">
            <w:pPr>
              <w:pStyle w:val="TAH"/>
            </w:pPr>
            <w:r w:rsidRPr="00457CAE">
              <w:t>Influence quantity</w:t>
            </w:r>
          </w:p>
        </w:tc>
      </w:tr>
      <w:tr w:rsidR="0000391F" w:rsidRPr="00457CAE" w14:paraId="1C5BEFEF" w14:textId="77777777" w:rsidTr="008D5589">
        <w:trPr>
          <w:cantSplit/>
          <w:tblHeader/>
        </w:trPr>
        <w:tc>
          <w:tcPr>
            <w:tcW w:w="661" w:type="dxa"/>
          </w:tcPr>
          <w:p w14:paraId="72A5DF12" w14:textId="77777777" w:rsidR="0000391F" w:rsidRPr="00457CAE" w:rsidRDefault="0000391F" w:rsidP="008D5589">
            <w:pPr>
              <w:pStyle w:val="TAH"/>
            </w:pPr>
          </w:p>
        </w:tc>
        <w:tc>
          <w:tcPr>
            <w:tcW w:w="1728" w:type="dxa"/>
            <w:shd w:val="clear" w:color="auto" w:fill="auto"/>
          </w:tcPr>
          <w:p w14:paraId="606BACC0" w14:textId="77777777" w:rsidR="0000391F" w:rsidRPr="00457CAE" w:rsidRDefault="0000391F" w:rsidP="008D5589">
            <w:pPr>
              <w:pStyle w:val="TAH"/>
            </w:pPr>
            <w:r w:rsidRPr="00457CAE">
              <w:t xml:space="preserve">Communication service availability: target value </w:t>
            </w:r>
            <w:r w:rsidR="008A1EDF">
              <w:t>[%]</w:t>
            </w:r>
          </w:p>
        </w:tc>
        <w:tc>
          <w:tcPr>
            <w:tcW w:w="1866" w:type="dxa"/>
            <w:shd w:val="clear" w:color="auto" w:fill="auto"/>
          </w:tcPr>
          <w:p w14:paraId="1DCF1B4B" w14:textId="77777777" w:rsidR="0000391F" w:rsidRPr="00457CAE" w:rsidRDefault="0000391F" w:rsidP="008D5589">
            <w:pPr>
              <w:pStyle w:val="TAH"/>
            </w:pPr>
            <w:r w:rsidRPr="00457CAE">
              <w:t>Communication service reliability: mean time between failures</w:t>
            </w:r>
          </w:p>
        </w:tc>
        <w:tc>
          <w:tcPr>
            <w:tcW w:w="1210" w:type="dxa"/>
            <w:shd w:val="clear" w:color="auto" w:fill="auto"/>
          </w:tcPr>
          <w:p w14:paraId="2D56C20C" w14:textId="77777777" w:rsidR="0000391F" w:rsidRPr="00457CAE" w:rsidRDefault="0000391F" w:rsidP="008D5589">
            <w:pPr>
              <w:pStyle w:val="TAH"/>
            </w:pPr>
            <w:r w:rsidRPr="00457CAE">
              <w:t>End-to-end latency: maximum</w:t>
            </w:r>
          </w:p>
        </w:tc>
        <w:tc>
          <w:tcPr>
            <w:tcW w:w="1474" w:type="dxa"/>
            <w:shd w:val="clear" w:color="auto" w:fill="auto"/>
          </w:tcPr>
          <w:p w14:paraId="745F09DE" w14:textId="77777777" w:rsidR="0000391F" w:rsidRPr="00457CAE" w:rsidRDefault="0000391F" w:rsidP="008D5589">
            <w:pPr>
              <w:pStyle w:val="TAH"/>
            </w:pPr>
            <w:r w:rsidRPr="00457CAE">
              <w:t>Service bitrate: user experienced data rate</w:t>
            </w:r>
          </w:p>
        </w:tc>
        <w:tc>
          <w:tcPr>
            <w:tcW w:w="1093" w:type="dxa"/>
            <w:shd w:val="clear" w:color="auto" w:fill="auto"/>
          </w:tcPr>
          <w:p w14:paraId="7D0A7CBC" w14:textId="77777777" w:rsidR="0000391F" w:rsidRPr="00457CAE" w:rsidRDefault="0000391F" w:rsidP="008D5589">
            <w:pPr>
              <w:pStyle w:val="TAH"/>
            </w:pPr>
            <w:r w:rsidRPr="00457CAE">
              <w:t>Message size [byte]</w:t>
            </w:r>
          </w:p>
        </w:tc>
        <w:tc>
          <w:tcPr>
            <w:tcW w:w="1090" w:type="dxa"/>
          </w:tcPr>
          <w:p w14:paraId="16603881" w14:textId="77777777" w:rsidR="0000391F" w:rsidRPr="00457CAE" w:rsidRDefault="0000391F" w:rsidP="008D5589">
            <w:pPr>
              <w:pStyle w:val="TAH"/>
            </w:pPr>
            <w:r w:rsidRPr="00457CAE">
              <w:t>Transfer interval: lower bound</w:t>
            </w:r>
          </w:p>
        </w:tc>
        <w:tc>
          <w:tcPr>
            <w:tcW w:w="1080" w:type="dxa"/>
          </w:tcPr>
          <w:p w14:paraId="04645840" w14:textId="77777777" w:rsidR="0000391F" w:rsidRPr="00457CAE" w:rsidRDefault="0000391F" w:rsidP="008D5589">
            <w:pPr>
              <w:pStyle w:val="TAH"/>
            </w:pPr>
            <w:r w:rsidRPr="00457CAE">
              <w:t>Transfer interval: target value</w:t>
            </w:r>
          </w:p>
        </w:tc>
        <w:tc>
          <w:tcPr>
            <w:tcW w:w="1086" w:type="dxa"/>
          </w:tcPr>
          <w:p w14:paraId="189A493F" w14:textId="77777777" w:rsidR="0000391F" w:rsidRPr="00457CAE" w:rsidRDefault="0000391F" w:rsidP="008D5589">
            <w:pPr>
              <w:pStyle w:val="TAH"/>
            </w:pPr>
            <w:r w:rsidRPr="00457CAE">
              <w:t>Transfer interval: upper bound</w:t>
            </w:r>
          </w:p>
        </w:tc>
        <w:tc>
          <w:tcPr>
            <w:tcW w:w="995" w:type="dxa"/>
          </w:tcPr>
          <w:p w14:paraId="71F8BFFD" w14:textId="77777777" w:rsidR="0000391F" w:rsidRPr="00457CAE" w:rsidRDefault="0000391F" w:rsidP="008D5589">
            <w:pPr>
              <w:pStyle w:val="TAH"/>
            </w:pPr>
            <w:r w:rsidRPr="00457CAE">
              <w:t>Survival time</w:t>
            </w:r>
          </w:p>
        </w:tc>
        <w:tc>
          <w:tcPr>
            <w:tcW w:w="1077" w:type="dxa"/>
          </w:tcPr>
          <w:p w14:paraId="6EEA3F66" w14:textId="77777777" w:rsidR="0000391F" w:rsidRPr="00457CAE" w:rsidRDefault="0000391F" w:rsidP="008D5589">
            <w:pPr>
              <w:pStyle w:val="TAH"/>
            </w:pPr>
            <w:r w:rsidRPr="00457CAE">
              <w:t>UE speed</w:t>
            </w:r>
          </w:p>
        </w:tc>
        <w:tc>
          <w:tcPr>
            <w:tcW w:w="619" w:type="dxa"/>
          </w:tcPr>
          <w:p w14:paraId="2B8F1AE0" w14:textId="77777777" w:rsidR="0000391F" w:rsidRPr="00457CAE" w:rsidRDefault="0000391F" w:rsidP="008D5589">
            <w:pPr>
              <w:pStyle w:val="TAH"/>
            </w:pPr>
            <w:r w:rsidRPr="00457CAE">
              <w:t># of UEs</w:t>
            </w:r>
          </w:p>
        </w:tc>
        <w:tc>
          <w:tcPr>
            <w:tcW w:w="1091" w:type="dxa"/>
          </w:tcPr>
          <w:p w14:paraId="2C06CFBA" w14:textId="77777777" w:rsidR="0000391F" w:rsidRPr="00457CAE" w:rsidRDefault="0000391F" w:rsidP="008D5589">
            <w:pPr>
              <w:pStyle w:val="TAH"/>
            </w:pPr>
            <w:r w:rsidRPr="00457CAE">
              <w:t>Service area (note</w:t>
            </w:r>
            <w:r w:rsidR="00DA478D">
              <w:t> 1</w:t>
            </w:r>
            <w:r w:rsidRPr="00457CAE">
              <w:t>)</w:t>
            </w:r>
          </w:p>
        </w:tc>
      </w:tr>
      <w:tr w:rsidR="0000391F" w:rsidRPr="00457CAE" w14:paraId="054DCA3B" w14:textId="77777777" w:rsidTr="008D5589">
        <w:trPr>
          <w:cantSplit/>
        </w:trPr>
        <w:tc>
          <w:tcPr>
            <w:tcW w:w="661" w:type="dxa"/>
          </w:tcPr>
          <w:p w14:paraId="0E1063BE" w14:textId="77777777" w:rsidR="0000391F" w:rsidRPr="00457CAE" w:rsidRDefault="0000391F" w:rsidP="008D5589">
            <w:pPr>
              <w:pStyle w:val="TAC"/>
            </w:pPr>
            <w:r w:rsidRPr="00457CAE">
              <w:t>1</w:t>
            </w:r>
          </w:p>
          <w:p w14:paraId="25CF212E" w14:textId="77777777" w:rsidR="0000391F" w:rsidRPr="00457CAE" w:rsidRDefault="0000391F" w:rsidP="008D5589">
            <w:pPr>
              <w:pStyle w:val="TAC"/>
            </w:pPr>
            <w:r w:rsidRPr="00457CAE">
              <w:t>(note 3)</w:t>
            </w:r>
          </w:p>
        </w:tc>
        <w:tc>
          <w:tcPr>
            <w:tcW w:w="1728" w:type="dxa"/>
            <w:shd w:val="clear" w:color="auto" w:fill="auto"/>
          </w:tcPr>
          <w:p w14:paraId="16389B2F"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14A619C4" w14:textId="77777777" w:rsidR="0000391F" w:rsidRPr="00457CAE" w:rsidRDefault="0000391F" w:rsidP="008D5589">
            <w:pPr>
              <w:pStyle w:val="TAC"/>
            </w:pPr>
            <w:r w:rsidRPr="00457CAE">
              <w:t>~ 1 month</w:t>
            </w:r>
          </w:p>
        </w:tc>
        <w:tc>
          <w:tcPr>
            <w:tcW w:w="1210" w:type="dxa"/>
            <w:shd w:val="clear" w:color="auto" w:fill="auto"/>
          </w:tcPr>
          <w:p w14:paraId="433736D1" w14:textId="77777777" w:rsidR="0000391F" w:rsidRPr="00457CAE" w:rsidRDefault="0000391F" w:rsidP="008D5589">
            <w:pPr>
              <w:pStyle w:val="TAC"/>
            </w:pPr>
            <w:r w:rsidRPr="00457CAE">
              <w:t>&lt; target transfer interval value</w:t>
            </w:r>
          </w:p>
        </w:tc>
        <w:tc>
          <w:tcPr>
            <w:tcW w:w="1474" w:type="dxa"/>
            <w:shd w:val="clear" w:color="auto" w:fill="auto"/>
          </w:tcPr>
          <w:p w14:paraId="383EB5C2" w14:textId="77777777" w:rsidR="0000391F" w:rsidRPr="00457CAE" w:rsidRDefault="0000391F" w:rsidP="008D5589">
            <w:pPr>
              <w:pStyle w:val="TAC"/>
            </w:pPr>
            <w:r w:rsidRPr="00457CAE">
              <w:t>–</w:t>
            </w:r>
          </w:p>
        </w:tc>
        <w:tc>
          <w:tcPr>
            <w:tcW w:w="1093" w:type="dxa"/>
            <w:shd w:val="clear" w:color="auto" w:fill="auto"/>
          </w:tcPr>
          <w:p w14:paraId="58CFB867" w14:textId="77777777" w:rsidR="0000391F" w:rsidRPr="00457CAE" w:rsidRDefault="0000391F" w:rsidP="008D5589">
            <w:pPr>
              <w:pStyle w:val="TAC"/>
            </w:pPr>
            <w:r w:rsidRPr="00457CAE">
              <w:t>40 to 250</w:t>
            </w:r>
          </w:p>
        </w:tc>
        <w:tc>
          <w:tcPr>
            <w:tcW w:w="1090" w:type="dxa"/>
          </w:tcPr>
          <w:p w14:paraId="33E23AF5" w14:textId="77777777" w:rsidR="0000391F" w:rsidRPr="00457CAE" w:rsidRDefault="0000391F" w:rsidP="008D5589">
            <w:pPr>
              <w:pStyle w:val="TAC"/>
            </w:pPr>
            <w:r w:rsidRPr="00457CAE">
              <w:t>– &lt; 25 % of target transfer interval value</w:t>
            </w:r>
          </w:p>
        </w:tc>
        <w:tc>
          <w:tcPr>
            <w:tcW w:w="1080" w:type="dxa"/>
          </w:tcPr>
          <w:p w14:paraId="08FCA64B" w14:textId="77777777" w:rsidR="0000391F" w:rsidRPr="00457CAE" w:rsidRDefault="0000391F" w:rsidP="008D5589">
            <w:pPr>
              <w:pStyle w:val="TAC"/>
            </w:pPr>
            <w:r w:rsidRPr="00457CAE">
              <w:t>4 ms to 8 ms</w:t>
            </w:r>
          </w:p>
        </w:tc>
        <w:tc>
          <w:tcPr>
            <w:tcW w:w="1086" w:type="dxa"/>
          </w:tcPr>
          <w:p w14:paraId="5F844431" w14:textId="77777777" w:rsidR="0000391F" w:rsidRPr="00457CAE" w:rsidRDefault="0000391F" w:rsidP="008D5589">
            <w:pPr>
              <w:pStyle w:val="TAC"/>
            </w:pPr>
            <w:r w:rsidRPr="00457CAE">
              <w:t>+ 25 % of target transfer interval value</w:t>
            </w:r>
          </w:p>
        </w:tc>
        <w:tc>
          <w:tcPr>
            <w:tcW w:w="995" w:type="dxa"/>
          </w:tcPr>
          <w:p w14:paraId="7038E76F" w14:textId="77777777" w:rsidR="0000391F" w:rsidRPr="00457CAE" w:rsidRDefault="0000391F" w:rsidP="008D5589">
            <w:pPr>
              <w:pStyle w:val="TAC"/>
            </w:pPr>
            <w:r w:rsidRPr="00457CAE">
              <w:t>target transfer interval value</w:t>
            </w:r>
          </w:p>
        </w:tc>
        <w:tc>
          <w:tcPr>
            <w:tcW w:w="1077" w:type="dxa"/>
          </w:tcPr>
          <w:p w14:paraId="52139325" w14:textId="77777777" w:rsidR="0000391F" w:rsidRPr="00457CAE" w:rsidRDefault="0000391F" w:rsidP="008D5589">
            <w:pPr>
              <w:pStyle w:val="TAC"/>
            </w:pPr>
            <w:r w:rsidRPr="00457CAE">
              <w:t>&lt; 7</w:t>
            </w:r>
            <w:r w:rsidR="008A1EDF">
              <w:t>.</w:t>
            </w:r>
            <w:r w:rsidRPr="00457CAE">
              <w:t>2 km/h</w:t>
            </w:r>
          </w:p>
        </w:tc>
        <w:tc>
          <w:tcPr>
            <w:tcW w:w="619" w:type="dxa"/>
          </w:tcPr>
          <w:p w14:paraId="5400DC2A" w14:textId="77777777" w:rsidR="0000391F" w:rsidRPr="00457CAE" w:rsidRDefault="0000391F" w:rsidP="008D5589">
            <w:pPr>
              <w:pStyle w:val="TAC"/>
            </w:pPr>
            <w:r w:rsidRPr="00457CAE">
              <w:t>TBD</w:t>
            </w:r>
          </w:p>
        </w:tc>
        <w:tc>
          <w:tcPr>
            <w:tcW w:w="1091" w:type="dxa"/>
          </w:tcPr>
          <w:p w14:paraId="400B1C69" w14:textId="77777777" w:rsidR="0000391F" w:rsidRPr="00457CAE" w:rsidRDefault="0000391F" w:rsidP="008D5589">
            <w:pPr>
              <w:pStyle w:val="TAC"/>
            </w:pPr>
            <w:r w:rsidRPr="00457CAE">
              <w:t>50 m x 10 m x 4 m</w:t>
            </w:r>
          </w:p>
        </w:tc>
      </w:tr>
      <w:tr w:rsidR="0000391F" w:rsidRPr="00457CAE" w14:paraId="0EB12715" w14:textId="77777777" w:rsidTr="008D5589">
        <w:trPr>
          <w:cantSplit/>
        </w:trPr>
        <w:tc>
          <w:tcPr>
            <w:tcW w:w="661" w:type="dxa"/>
          </w:tcPr>
          <w:p w14:paraId="1453E3FF" w14:textId="77777777" w:rsidR="0000391F" w:rsidRPr="00457CAE" w:rsidRDefault="0000391F" w:rsidP="008D5589">
            <w:pPr>
              <w:pStyle w:val="TAC"/>
            </w:pPr>
            <w:r w:rsidRPr="00457CAE">
              <w:t>2</w:t>
            </w:r>
          </w:p>
          <w:p w14:paraId="715E67B4" w14:textId="77777777" w:rsidR="0000391F" w:rsidRPr="00457CAE" w:rsidRDefault="0000391F" w:rsidP="008D5589">
            <w:pPr>
              <w:pStyle w:val="TAC"/>
            </w:pPr>
            <w:r w:rsidRPr="00457CAE">
              <w:t>(note 3)</w:t>
            </w:r>
          </w:p>
        </w:tc>
        <w:tc>
          <w:tcPr>
            <w:tcW w:w="1728" w:type="dxa"/>
            <w:shd w:val="clear" w:color="auto" w:fill="auto"/>
          </w:tcPr>
          <w:p w14:paraId="4DBD5BD3"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74789C2B" w14:textId="77777777" w:rsidR="0000391F" w:rsidRPr="00457CAE" w:rsidRDefault="0000391F" w:rsidP="008D5589">
            <w:pPr>
              <w:pStyle w:val="TAC"/>
            </w:pPr>
            <w:r w:rsidRPr="00457CAE">
              <w:t>~ 1 month</w:t>
            </w:r>
          </w:p>
        </w:tc>
        <w:tc>
          <w:tcPr>
            <w:tcW w:w="1210" w:type="dxa"/>
            <w:shd w:val="clear" w:color="auto" w:fill="auto"/>
          </w:tcPr>
          <w:p w14:paraId="520C1AC0" w14:textId="77777777" w:rsidR="0000391F" w:rsidRPr="00457CAE" w:rsidRDefault="0000391F" w:rsidP="008D5589">
            <w:pPr>
              <w:pStyle w:val="TAC"/>
            </w:pPr>
            <w:r w:rsidRPr="00457CAE">
              <w:t>&lt; target transfer interval value</w:t>
            </w:r>
          </w:p>
        </w:tc>
        <w:tc>
          <w:tcPr>
            <w:tcW w:w="1474" w:type="dxa"/>
            <w:shd w:val="clear" w:color="auto" w:fill="auto"/>
          </w:tcPr>
          <w:p w14:paraId="356B1EC7" w14:textId="77777777" w:rsidR="0000391F" w:rsidRPr="00457CAE" w:rsidRDefault="0000391F" w:rsidP="008D5589">
            <w:pPr>
              <w:pStyle w:val="TAC"/>
            </w:pPr>
            <w:r w:rsidRPr="00457CAE">
              <w:t>&gt; 5 Mbit/s</w:t>
            </w:r>
          </w:p>
        </w:tc>
        <w:tc>
          <w:tcPr>
            <w:tcW w:w="1093" w:type="dxa"/>
            <w:shd w:val="clear" w:color="auto" w:fill="auto"/>
          </w:tcPr>
          <w:p w14:paraId="698888C4" w14:textId="77777777" w:rsidR="0000391F" w:rsidRPr="00457CAE" w:rsidRDefault="0000391F" w:rsidP="008D5589">
            <w:pPr>
              <w:pStyle w:val="TAC"/>
            </w:pPr>
            <w:r w:rsidRPr="00457CAE">
              <w:t>–</w:t>
            </w:r>
          </w:p>
        </w:tc>
        <w:tc>
          <w:tcPr>
            <w:tcW w:w="1090" w:type="dxa"/>
          </w:tcPr>
          <w:p w14:paraId="35F3A431" w14:textId="77777777" w:rsidR="0000391F" w:rsidRPr="00457CAE" w:rsidRDefault="0000391F" w:rsidP="008D5589">
            <w:pPr>
              <w:pStyle w:val="TAC"/>
            </w:pPr>
            <w:r w:rsidRPr="00457CAE">
              <w:t>– &lt; 25 % of target transfer interval value</w:t>
            </w:r>
          </w:p>
        </w:tc>
        <w:tc>
          <w:tcPr>
            <w:tcW w:w="1080" w:type="dxa"/>
          </w:tcPr>
          <w:p w14:paraId="5EEEAF3C" w14:textId="77777777" w:rsidR="0000391F" w:rsidRPr="00457CAE" w:rsidRDefault="0000391F" w:rsidP="008D5589">
            <w:pPr>
              <w:pStyle w:val="TAC"/>
            </w:pPr>
            <w:r w:rsidRPr="00457CAE">
              <w:t>&lt; 30 ms</w:t>
            </w:r>
          </w:p>
        </w:tc>
        <w:tc>
          <w:tcPr>
            <w:tcW w:w="1086" w:type="dxa"/>
          </w:tcPr>
          <w:p w14:paraId="05C57CEC" w14:textId="77777777" w:rsidR="0000391F" w:rsidRPr="00457CAE" w:rsidRDefault="0000391F" w:rsidP="008D5589">
            <w:pPr>
              <w:pStyle w:val="TAC"/>
            </w:pPr>
            <w:r w:rsidRPr="00457CAE">
              <w:t>+ 25 % of target transfer interval value</w:t>
            </w:r>
          </w:p>
        </w:tc>
        <w:tc>
          <w:tcPr>
            <w:tcW w:w="995" w:type="dxa"/>
          </w:tcPr>
          <w:p w14:paraId="04562156" w14:textId="77777777" w:rsidR="0000391F" w:rsidRPr="00457CAE" w:rsidRDefault="0000391F" w:rsidP="008D5589">
            <w:pPr>
              <w:pStyle w:val="TAC"/>
            </w:pPr>
            <w:r w:rsidRPr="00457CAE">
              <w:t>TBD</w:t>
            </w:r>
          </w:p>
        </w:tc>
        <w:tc>
          <w:tcPr>
            <w:tcW w:w="1077" w:type="dxa"/>
          </w:tcPr>
          <w:p w14:paraId="77498B2C" w14:textId="77777777" w:rsidR="0000391F" w:rsidRPr="00457CAE" w:rsidRDefault="0000391F" w:rsidP="008D5589">
            <w:pPr>
              <w:pStyle w:val="TAC"/>
            </w:pPr>
            <w:r w:rsidRPr="00457CAE">
              <w:t>&lt; 7</w:t>
            </w:r>
            <w:r w:rsidR="008A1EDF">
              <w:t>.</w:t>
            </w:r>
            <w:r w:rsidRPr="00457CAE">
              <w:t>2 km/h</w:t>
            </w:r>
          </w:p>
        </w:tc>
        <w:tc>
          <w:tcPr>
            <w:tcW w:w="619" w:type="dxa"/>
          </w:tcPr>
          <w:p w14:paraId="5B6D1A42" w14:textId="77777777" w:rsidR="0000391F" w:rsidRPr="00457CAE" w:rsidRDefault="0000391F" w:rsidP="008D5589">
            <w:pPr>
              <w:pStyle w:val="TAC"/>
            </w:pPr>
            <w:r w:rsidRPr="00457CAE">
              <w:t>TBD</w:t>
            </w:r>
          </w:p>
        </w:tc>
        <w:tc>
          <w:tcPr>
            <w:tcW w:w="1091" w:type="dxa"/>
          </w:tcPr>
          <w:p w14:paraId="039538D0" w14:textId="77777777" w:rsidR="0000391F" w:rsidRPr="00457CAE" w:rsidRDefault="0000391F" w:rsidP="008D5589">
            <w:pPr>
              <w:pStyle w:val="TAC"/>
            </w:pPr>
            <w:r w:rsidRPr="00457CAE">
              <w:t>TBD</w:t>
            </w:r>
          </w:p>
        </w:tc>
      </w:tr>
      <w:tr w:rsidR="0000391F" w:rsidRPr="00457CAE" w14:paraId="175F696C" w14:textId="77777777" w:rsidTr="008D5589">
        <w:trPr>
          <w:cantSplit/>
        </w:trPr>
        <w:tc>
          <w:tcPr>
            <w:tcW w:w="661" w:type="dxa"/>
          </w:tcPr>
          <w:p w14:paraId="3D3507DA" w14:textId="77777777" w:rsidR="0000391F" w:rsidRPr="00457CAE" w:rsidRDefault="0000391F" w:rsidP="008D5589">
            <w:pPr>
              <w:pStyle w:val="TAC"/>
            </w:pPr>
            <w:r w:rsidRPr="00457CAE">
              <w:t>3</w:t>
            </w:r>
          </w:p>
          <w:p w14:paraId="367B0B04" w14:textId="77777777" w:rsidR="0000391F" w:rsidRPr="00457CAE" w:rsidRDefault="0000391F" w:rsidP="008D5589">
            <w:pPr>
              <w:pStyle w:val="TAC"/>
            </w:pPr>
            <w:r w:rsidRPr="00457CAE">
              <w:t>(note 3)</w:t>
            </w:r>
          </w:p>
        </w:tc>
        <w:tc>
          <w:tcPr>
            <w:tcW w:w="1728" w:type="dxa"/>
            <w:shd w:val="clear" w:color="auto" w:fill="auto"/>
          </w:tcPr>
          <w:p w14:paraId="2962639C"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3E941244" w14:textId="77777777" w:rsidR="0000391F" w:rsidRPr="00457CAE" w:rsidRDefault="0000391F" w:rsidP="008D5589">
            <w:pPr>
              <w:pStyle w:val="TAC"/>
            </w:pPr>
            <w:r w:rsidRPr="00457CAE">
              <w:t>~ 1 year</w:t>
            </w:r>
          </w:p>
        </w:tc>
        <w:tc>
          <w:tcPr>
            <w:tcW w:w="1210" w:type="dxa"/>
            <w:shd w:val="clear" w:color="auto" w:fill="auto"/>
          </w:tcPr>
          <w:p w14:paraId="518D9631" w14:textId="77777777" w:rsidR="0000391F" w:rsidRPr="00457CAE" w:rsidRDefault="0000391F" w:rsidP="008D5589">
            <w:pPr>
              <w:pStyle w:val="TAC"/>
            </w:pPr>
            <w:r w:rsidRPr="00457CAE">
              <w:t>&lt; target transfer interval</w:t>
            </w:r>
          </w:p>
        </w:tc>
        <w:tc>
          <w:tcPr>
            <w:tcW w:w="1474" w:type="dxa"/>
            <w:shd w:val="clear" w:color="auto" w:fill="auto"/>
          </w:tcPr>
          <w:p w14:paraId="3FC7A753" w14:textId="77777777" w:rsidR="0000391F" w:rsidRPr="00457CAE" w:rsidRDefault="0000391F" w:rsidP="008D5589">
            <w:pPr>
              <w:pStyle w:val="TAC"/>
            </w:pPr>
            <w:r w:rsidRPr="00457CAE">
              <w:t>–</w:t>
            </w:r>
          </w:p>
        </w:tc>
        <w:tc>
          <w:tcPr>
            <w:tcW w:w="1093" w:type="dxa"/>
            <w:shd w:val="clear" w:color="auto" w:fill="auto"/>
          </w:tcPr>
          <w:p w14:paraId="696AE69A" w14:textId="77777777" w:rsidR="0000391F" w:rsidRPr="00457CAE" w:rsidRDefault="0000391F" w:rsidP="008D5589">
            <w:pPr>
              <w:pStyle w:val="TAC"/>
            </w:pPr>
            <w:r w:rsidRPr="00457CAE">
              <w:t>40 to 250</w:t>
            </w:r>
          </w:p>
          <w:p w14:paraId="451D9EC7" w14:textId="77777777" w:rsidR="0000391F" w:rsidRPr="00457CAE" w:rsidRDefault="0000391F" w:rsidP="008D5589">
            <w:pPr>
              <w:pStyle w:val="TAC"/>
            </w:pPr>
          </w:p>
        </w:tc>
        <w:tc>
          <w:tcPr>
            <w:tcW w:w="1090" w:type="dxa"/>
          </w:tcPr>
          <w:p w14:paraId="1C61034C" w14:textId="77777777" w:rsidR="0000391F" w:rsidRPr="00457CAE" w:rsidRDefault="0000391F" w:rsidP="008D5589">
            <w:pPr>
              <w:pStyle w:val="TAC"/>
            </w:pPr>
            <w:r w:rsidRPr="00457CAE">
              <w:t>– &lt; 25 % of target transfer interval value</w:t>
            </w:r>
          </w:p>
        </w:tc>
        <w:tc>
          <w:tcPr>
            <w:tcW w:w="1080" w:type="dxa"/>
          </w:tcPr>
          <w:p w14:paraId="50C84DA1" w14:textId="77777777" w:rsidR="0000391F" w:rsidRPr="00457CAE" w:rsidRDefault="0000391F" w:rsidP="008D5589">
            <w:pPr>
              <w:pStyle w:val="TAC"/>
            </w:pPr>
            <w:r w:rsidRPr="00457CAE">
              <w:t>&lt; 12 ms</w:t>
            </w:r>
          </w:p>
        </w:tc>
        <w:tc>
          <w:tcPr>
            <w:tcW w:w="1086" w:type="dxa"/>
          </w:tcPr>
          <w:p w14:paraId="2F56FD38" w14:textId="77777777" w:rsidR="0000391F" w:rsidRPr="00457CAE" w:rsidRDefault="0000391F" w:rsidP="008D5589">
            <w:pPr>
              <w:pStyle w:val="TAC"/>
            </w:pPr>
            <w:r w:rsidRPr="00457CAE">
              <w:t>+ 25 % of target transfer interval value</w:t>
            </w:r>
          </w:p>
        </w:tc>
        <w:tc>
          <w:tcPr>
            <w:tcW w:w="995" w:type="dxa"/>
          </w:tcPr>
          <w:p w14:paraId="373D1E1E" w14:textId="77777777" w:rsidR="0000391F" w:rsidRPr="00457CAE" w:rsidRDefault="0000391F" w:rsidP="008D5589">
            <w:pPr>
              <w:pStyle w:val="TAC"/>
            </w:pPr>
            <w:r w:rsidRPr="00457CAE">
              <w:t>12 ms</w:t>
            </w:r>
          </w:p>
        </w:tc>
        <w:tc>
          <w:tcPr>
            <w:tcW w:w="1077" w:type="dxa"/>
          </w:tcPr>
          <w:p w14:paraId="3EB93765" w14:textId="77777777" w:rsidR="0000391F" w:rsidRPr="00457CAE" w:rsidRDefault="0000391F" w:rsidP="008D5589">
            <w:pPr>
              <w:pStyle w:val="TAC"/>
            </w:pPr>
            <w:r w:rsidRPr="00457CAE">
              <w:t>&lt; 7</w:t>
            </w:r>
            <w:r w:rsidR="008A1EDF">
              <w:t>.</w:t>
            </w:r>
            <w:r w:rsidRPr="00457CAE">
              <w:t>2 km/h</w:t>
            </w:r>
          </w:p>
        </w:tc>
        <w:tc>
          <w:tcPr>
            <w:tcW w:w="619" w:type="dxa"/>
          </w:tcPr>
          <w:p w14:paraId="628EF701" w14:textId="77777777" w:rsidR="0000391F" w:rsidRPr="00457CAE" w:rsidRDefault="0000391F" w:rsidP="008D5589">
            <w:pPr>
              <w:pStyle w:val="TAC"/>
            </w:pPr>
            <w:r w:rsidRPr="00457CAE">
              <w:t>TBD</w:t>
            </w:r>
          </w:p>
        </w:tc>
        <w:tc>
          <w:tcPr>
            <w:tcW w:w="1091" w:type="dxa"/>
          </w:tcPr>
          <w:p w14:paraId="21A6CEFC" w14:textId="77777777" w:rsidR="0000391F" w:rsidRPr="00457CAE" w:rsidRDefault="0000391F" w:rsidP="008D5589">
            <w:pPr>
              <w:pStyle w:val="TAC"/>
            </w:pPr>
            <w:r w:rsidRPr="00457CAE">
              <w:t>typically 40 m x 60 m; maximum 200 m x 300 m</w:t>
            </w:r>
          </w:p>
        </w:tc>
      </w:tr>
      <w:tr w:rsidR="0000391F" w:rsidRPr="00457CAE" w14:paraId="10FE7373" w14:textId="77777777" w:rsidTr="008D5589">
        <w:trPr>
          <w:cantSplit/>
        </w:trPr>
        <w:tc>
          <w:tcPr>
            <w:tcW w:w="15075" w:type="dxa"/>
            <w:gridSpan w:val="13"/>
          </w:tcPr>
          <w:p w14:paraId="425C1FD6" w14:textId="77777777" w:rsidR="0000391F" w:rsidRPr="00457CAE" w:rsidRDefault="0000391F" w:rsidP="008D5589">
            <w:pPr>
              <w:pStyle w:val="TAN"/>
            </w:pPr>
            <w:r w:rsidRPr="00457CAE">
              <w:t>NOTE 1:</w:t>
            </w:r>
            <w:r w:rsidRPr="00457CAE">
              <w:tab/>
              <w:t>Length x width (x height).</w:t>
            </w:r>
          </w:p>
          <w:p w14:paraId="633E3925" w14:textId="77777777" w:rsidR="0000391F" w:rsidRPr="00457CAE" w:rsidRDefault="0000391F" w:rsidP="008D5589">
            <w:pPr>
              <w:pStyle w:val="TAN"/>
            </w:pPr>
            <w:r w:rsidRPr="00457CAE">
              <w:t>NOTE 2:</w:t>
            </w:r>
            <w:r w:rsidRPr="00457CAE">
              <w:tab/>
              <w:t xml:space="preserve">The transfer interval is not so strictly periodic in these use cases. The transfer interval deviates around its target value within bounds. The mean of the transfer interval is close to the target value. </w:t>
            </w:r>
          </w:p>
          <w:p w14:paraId="65232990" w14:textId="77777777" w:rsidR="0000391F" w:rsidRPr="00457CAE" w:rsidRDefault="0000391F" w:rsidP="008D5589">
            <w:pPr>
              <w:pStyle w:val="TAN"/>
            </w:pPr>
            <w:r w:rsidRPr="00457CAE">
              <w:t xml:space="preserve">NOTE 3: </w:t>
            </w:r>
            <w:r w:rsidRPr="00457CAE">
              <w:tab/>
              <w:t>Communication may include two wireless links (UE to UE)</w:t>
            </w:r>
          </w:p>
        </w:tc>
      </w:tr>
    </w:tbl>
    <w:p w14:paraId="0C9FB91B" w14:textId="77777777" w:rsidR="00A6531E" w:rsidRPr="00457CAE" w:rsidRDefault="00A6531E" w:rsidP="00A6531E">
      <w:pPr>
        <w:rPr>
          <w:lang w:eastAsia="en-US"/>
        </w:rPr>
      </w:pPr>
    </w:p>
    <w:p w14:paraId="668CE85E" w14:textId="77777777" w:rsidR="00A6531E" w:rsidRPr="00457CAE" w:rsidRDefault="00A6531E" w:rsidP="006A7014">
      <w:pPr>
        <w:keepNext/>
        <w:rPr>
          <w:i/>
          <w:lang w:eastAsia="en-US"/>
        </w:rPr>
      </w:pPr>
      <w:r w:rsidRPr="00457CAE">
        <w:rPr>
          <w:i/>
          <w:lang w:eastAsia="en-US"/>
        </w:rPr>
        <w:t>Use case one</w:t>
      </w:r>
    </w:p>
    <w:p w14:paraId="46BB5AC1" w14:textId="77777777" w:rsidR="00A6531E" w:rsidRPr="00457CAE" w:rsidRDefault="00A6531E" w:rsidP="00A6531E">
      <w:pPr>
        <w:rPr>
          <w:lang w:eastAsia="en-US"/>
        </w:rPr>
      </w:pPr>
      <w:r w:rsidRPr="00457CAE">
        <w:rPr>
          <w:lang w:eastAsia="en-US"/>
        </w:rPr>
        <w:t>Periodic, bi-directional communication for remote control. Examples for controlled units: assembly robots; milling machines.</w:t>
      </w:r>
    </w:p>
    <w:p w14:paraId="1C957A94" w14:textId="77777777" w:rsidR="00A6531E" w:rsidRPr="00457CAE" w:rsidRDefault="00A6531E" w:rsidP="00A6531E">
      <w:pPr>
        <w:rPr>
          <w:i/>
          <w:lang w:eastAsia="en-US"/>
        </w:rPr>
      </w:pPr>
      <w:r w:rsidRPr="00457CAE">
        <w:rPr>
          <w:i/>
          <w:lang w:eastAsia="en-US"/>
        </w:rPr>
        <w:t>Use case two</w:t>
      </w:r>
    </w:p>
    <w:p w14:paraId="2D8C38CA" w14:textId="77777777" w:rsidR="00A6531E" w:rsidRPr="00457CAE" w:rsidRDefault="00A6531E" w:rsidP="00A6531E">
      <w:pPr>
        <w:rPr>
          <w:lang w:eastAsia="en-US"/>
        </w:rPr>
      </w:pPr>
      <w:r w:rsidRPr="00457CAE">
        <w:rPr>
          <w:lang w:eastAsia="en-US"/>
        </w:rPr>
        <w:lastRenderedPageBreak/>
        <w:t>Aperiodic data transmission in parallel to remote control (use case one).</w:t>
      </w:r>
    </w:p>
    <w:p w14:paraId="776B599F" w14:textId="77777777" w:rsidR="00A6531E" w:rsidRPr="00457CAE" w:rsidRDefault="00A6531E" w:rsidP="00A6531E">
      <w:pPr>
        <w:rPr>
          <w:i/>
          <w:lang w:eastAsia="en-US"/>
        </w:rPr>
      </w:pPr>
      <w:r w:rsidRPr="00457CAE">
        <w:rPr>
          <w:i/>
          <w:lang w:eastAsia="en-US"/>
        </w:rPr>
        <w:t>Use case three</w:t>
      </w:r>
    </w:p>
    <w:p w14:paraId="6C5A2A76" w14:textId="77777777" w:rsidR="00A6531E" w:rsidRPr="00457CAE" w:rsidRDefault="00A6531E" w:rsidP="00A6531E">
      <w:pPr>
        <w:rPr>
          <w:lang w:eastAsia="en-US"/>
        </w:rPr>
      </w:pPr>
      <w:r w:rsidRPr="00457CAE">
        <w:rPr>
          <w:lang w:eastAsia="en-US"/>
        </w:rPr>
        <w:t>Periodic, bi-directional communication for remote control. Examples for controlled units: mobile cranes, mobile pumps, fixed portal cranes.</w:t>
      </w:r>
    </w:p>
    <w:p w14:paraId="5A1BDAE4" w14:textId="77777777" w:rsidR="007D32D9" w:rsidRDefault="007D32D9" w:rsidP="00DF3B60">
      <w:pPr>
        <w:pStyle w:val="Heading3"/>
        <w:rPr>
          <w:lang w:eastAsia="en-US"/>
        </w:rPr>
      </w:pPr>
    </w:p>
    <w:p w14:paraId="79A93790" w14:textId="77777777" w:rsidR="007B585F" w:rsidRPr="00457CAE" w:rsidRDefault="007B585F" w:rsidP="00DF3B60">
      <w:pPr>
        <w:pStyle w:val="Heading3"/>
      </w:pPr>
      <w:bookmarkStart w:id="157" w:name="_Toc45387374"/>
      <w:bookmarkStart w:id="158" w:name="_Toc146301566"/>
      <w:r w:rsidRPr="00457CAE">
        <w:t>A.2.4.1</w:t>
      </w:r>
      <w:r>
        <w:t>A</w:t>
      </w:r>
      <w:r w:rsidRPr="00457CAE">
        <w:tab/>
        <w:t xml:space="preserve">Mobile </w:t>
      </w:r>
      <w:r>
        <w:t>operation</w:t>
      </w:r>
      <w:r w:rsidRPr="00457CAE">
        <w:t xml:space="preserve"> panels</w:t>
      </w:r>
      <w:bookmarkEnd w:id="157"/>
      <w:bookmarkEnd w:id="158"/>
    </w:p>
    <w:p w14:paraId="6BC58E3D" w14:textId="77777777" w:rsidR="007B585F" w:rsidRPr="00781F42" w:rsidRDefault="007B585F" w:rsidP="007B585F">
      <w:r w:rsidRPr="00781F42">
        <w:t xml:space="preserve">Operation </w:t>
      </w:r>
      <w:r>
        <w:t xml:space="preserve">and monitoring </w:t>
      </w:r>
      <w:r w:rsidRPr="00781F42">
        <w:t>of machines</w:t>
      </w:r>
      <w:r>
        <w:t>, mobile robots,</w:t>
      </w:r>
      <w:r w:rsidRPr="00781F42">
        <w:t xml:space="preserve"> or production unit</w:t>
      </w:r>
      <w:r>
        <w:t>s</w:t>
      </w:r>
      <w:r w:rsidRPr="00781F42">
        <w:t xml:space="preserve"> via a mobile </w:t>
      </w:r>
      <w:r>
        <w:t>operation</w:t>
      </w:r>
      <w:r w:rsidRPr="00781F42">
        <w:t xml:space="preserve"> panel provides higher flexibility and comfort for human operators</w:t>
      </w:r>
      <w:r>
        <w:t>. A</w:t>
      </w:r>
      <w:r w:rsidRPr="00781F42">
        <w:t xml:space="preserve"> single mobile operation panel can be used to manage more than one production system due to its mobility in the factory. The </w:t>
      </w:r>
      <w:r>
        <w:t xml:space="preserve">mobile </w:t>
      </w:r>
      <w:r w:rsidRPr="00781F42">
        <w:t xml:space="preserve">operation panel provides relevant information for configuration, control of industrial machines as well as monitoring of relevant data generated during the construction of a product. The monitoring data is generally considered to be less time-critical subsequently requiring non-real-time communication. On the other hand, the </w:t>
      </w:r>
      <w:r>
        <w:t xml:space="preserve">mobile operation </w:t>
      </w:r>
      <w:r w:rsidRPr="00781F42">
        <w:t>panel supports safety-critical functions such as emergency stops or enabling or changing the position of robots and other machines. These functions are generally considered to have strict ultra-low latencies and reliable transmission requirements that must follow strict safety standards making them time</w:t>
      </w:r>
      <w:r w:rsidRPr="00781F42">
        <w:rPr>
          <w:lang w:val="en-US"/>
        </w:rPr>
        <w:t>-critical (</w:t>
      </w:r>
      <w:r w:rsidRPr="00781F42">
        <w:t>real-time communication).</w:t>
      </w:r>
    </w:p>
    <w:p w14:paraId="14EEAEFA" w14:textId="77777777" w:rsidR="007B585F" w:rsidRPr="00457CAE" w:rsidRDefault="007B585F" w:rsidP="007B585F">
      <w:pPr>
        <w:pStyle w:val="TH"/>
        <w:rPr>
          <w:rFonts w:eastAsia="SimSun"/>
        </w:rPr>
      </w:pPr>
      <w:r w:rsidRPr="00457CAE">
        <w:rPr>
          <w:rFonts w:eastAsia="SimSun"/>
        </w:rPr>
        <w:lastRenderedPageBreak/>
        <w:t>Table A</w:t>
      </w:r>
      <w:r w:rsidRPr="00457CAE">
        <w:rPr>
          <w:rFonts w:eastAsia="SimSun"/>
          <w:b w:val="0"/>
        </w:rPr>
        <w:t>.</w:t>
      </w:r>
      <w:r w:rsidRPr="00457CAE">
        <w:rPr>
          <w:rFonts w:eastAsia="SimSun"/>
        </w:rPr>
        <w:t>2.4.1</w:t>
      </w:r>
      <w:r>
        <w:rPr>
          <w:rFonts w:eastAsia="SimSun"/>
        </w:rPr>
        <w:t>A</w:t>
      </w:r>
      <w:r w:rsidRPr="00457CAE">
        <w:rPr>
          <w:rFonts w:eastAsia="SimSun"/>
        </w:rPr>
        <w:t xml:space="preserve">-1: Service performance requirements for mobile </w:t>
      </w:r>
      <w:r>
        <w:rPr>
          <w:rFonts w:eastAsia="SimSun"/>
        </w:rPr>
        <w:t xml:space="preserve">operation </w:t>
      </w:r>
      <w:r w:rsidRPr="00457CAE">
        <w:rPr>
          <w:rFonts w:eastAsia="SimSun"/>
        </w:rPr>
        <w:t>panels</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20"/>
        <w:gridCol w:w="1134"/>
        <w:gridCol w:w="1247"/>
        <w:gridCol w:w="964"/>
        <w:gridCol w:w="1134"/>
        <w:gridCol w:w="964"/>
        <w:gridCol w:w="1590"/>
      </w:tblGrid>
      <w:tr w:rsidR="007B585F" w:rsidRPr="00457CAE" w14:paraId="0A224FBE" w14:textId="77777777" w:rsidTr="00916CBF">
        <w:trPr>
          <w:cantSplit/>
          <w:tblHeader/>
        </w:trPr>
        <w:tc>
          <w:tcPr>
            <w:tcW w:w="661" w:type="dxa"/>
          </w:tcPr>
          <w:p w14:paraId="23BB6731" w14:textId="77777777" w:rsidR="007B585F" w:rsidRPr="00457CAE" w:rsidRDefault="007B585F" w:rsidP="00916CBF">
            <w:pPr>
              <w:pStyle w:val="TAH"/>
            </w:pPr>
            <w:r w:rsidRPr="00457CAE">
              <w:t>Use case #</w:t>
            </w:r>
          </w:p>
        </w:tc>
        <w:tc>
          <w:tcPr>
            <w:tcW w:w="6278" w:type="dxa"/>
            <w:gridSpan w:val="4"/>
            <w:shd w:val="clear" w:color="auto" w:fill="auto"/>
          </w:tcPr>
          <w:p w14:paraId="67728962" w14:textId="77777777" w:rsidR="007B585F" w:rsidRPr="00457CAE" w:rsidRDefault="007B585F" w:rsidP="00916CBF">
            <w:pPr>
              <w:pStyle w:val="TAH"/>
            </w:pPr>
            <w:r w:rsidRPr="00457CAE">
              <w:t>Characteristic parameter</w:t>
            </w:r>
          </w:p>
        </w:tc>
        <w:tc>
          <w:tcPr>
            <w:tcW w:w="8053" w:type="dxa"/>
            <w:gridSpan w:val="7"/>
          </w:tcPr>
          <w:p w14:paraId="300D527D" w14:textId="77777777" w:rsidR="007B585F" w:rsidRPr="00457CAE" w:rsidRDefault="007B585F" w:rsidP="00916CBF">
            <w:pPr>
              <w:pStyle w:val="TAH"/>
            </w:pPr>
            <w:r w:rsidRPr="00457CAE">
              <w:t>Influence quantity</w:t>
            </w:r>
          </w:p>
        </w:tc>
      </w:tr>
      <w:tr w:rsidR="007B585F" w:rsidRPr="00457CAE" w14:paraId="3FDD006B" w14:textId="77777777" w:rsidTr="00916CBF">
        <w:trPr>
          <w:cantSplit/>
          <w:tblHeader/>
        </w:trPr>
        <w:tc>
          <w:tcPr>
            <w:tcW w:w="661" w:type="dxa"/>
          </w:tcPr>
          <w:p w14:paraId="6159E6B1" w14:textId="77777777" w:rsidR="007B585F" w:rsidRPr="00457CAE" w:rsidRDefault="007B585F" w:rsidP="00916CBF">
            <w:pPr>
              <w:pStyle w:val="TAH"/>
            </w:pPr>
          </w:p>
        </w:tc>
        <w:tc>
          <w:tcPr>
            <w:tcW w:w="1728" w:type="dxa"/>
            <w:shd w:val="clear" w:color="auto" w:fill="auto"/>
          </w:tcPr>
          <w:p w14:paraId="50F3F6C1" w14:textId="77777777" w:rsidR="007B585F" w:rsidRPr="00457CAE" w:rsidRDefault="007B585F" w:rsidP="00916CBF">
            <w:pPr>
              <w:pStyle w:val="TAH"/>
            </w:pPr>
            <w:r w:rsidRPr="00457CAE">
              <w:t xml:space="preserve">Communication service availability: target value </w:t>
            </w:r>
            <w:r w:rsidR="008A1EDF">
              <w:t>[%]</w:t>
            </w:r>
          </w:p>
        </w:tc>
        <w:tc>
          <w:tcPr>
            <w:tcW w:w="1866" w:type="dxa"/>
            <w:shd w:val="clear" w:color="auto" w:fill="auto"/>
          </w:tcPr>
          <w:p w14:paraId="3A4E3DE1" w14:textId="77777777" w:rsidR="007B585F" w:rsidRPr="00457CAE" w:rsidRDefault="007B585F" w:rsidP="00916CBF">
            <w:pPr>
              <w:pStyle w:val="TAH"/>
            </w:pPr>
            <w:r w:rsidRPr="00457CAE">
              <w:t>Communication service reliability: mean time between failures</w:t>
            </w:r>
          </w:p>
        </w:tc>
        <w:tc>
          <w:tcPr>
            <w:tcW w:w="1210" w:type="dxa"/>
            <w:shd w:val="clear" w:color="auto" w:fill="auto"/>
          </w:tcPr>
          <w:p w14:paraId="66A8AC90" w14:textId="77777777" w:rsidR="007B585F" w:rsidRPr="00457CAE" w:rsidRDefault="007B585F" w:rsidP="00916CBF">
            <w:pPr>
              <w:pStyle w:val="TAH"/>
            </w:pPr>
            <w:r w:rsidRPr="00457CAE">
              <w:t>End-to-end latency: maximum</w:t>
            </w:r>
          </w:p>
        </w:tc>
        <w:tc>
          <w:tcPr>
            <w:tcW w:w="1474" w:type="dxa"/>
            <w:shd w:val="clear" w:color="auto" w:fill="auto"/>
          </w:tcPr>
          <w:p w14:paraId="6FF1099E" w14:textId="77777777" w:rsidR="007B585F" w:rsidRPr="00457CAE" w:rsidRDefault="007B585F" w:rsidP="00916CBF">
            <w:pPr>
              <w:pStyle w:val="TAH"/>
            </w:pPr>
            <w:r w:rsidRPr="00457CAE">
              <w:t>Service bitrate: user experienced data rate</w:t>
            </w:r>
          </w:p>
        </w:tc>
        <w:tc>
          <w:tcPr>
            <w:tcW w:w="1020" w:type="dxa"/>
            <w:shd w:val="clear" w:color="auto" w:fill="auto"/>
          </w:tcPr>
          <w:p w14:paraId="0D0AF587" w14:textId="77777777" w:rsidR="007B585F" w:rsidRDefault="007B585F" w:rsidP="00916CBF">
            <w:pPr>
              <w:pStyle w:val="TAH"/>
            </w:pPr>
            <w:r>
              <w:t>Direction</w:t>
            </w:r>
          </w:p>
          <w:p w14:paraId="7879EAB8" w14:textId="77777777" w:rsidR="007B585F" w:rsidRPr="00457CAE" w:rsidRDefault="007B585F" w:rsidP="00916CBF">
            <w:pPr>
              <w:pStyle w:val="TAH"/>
            </w:pPr>
            <w:r>
              <w:t>(note 2)</w:t>
            </w:r>
          </w:p>
        </w:tc>
        <w:tc>
          <w:tcPr>
            <w:tcW w:w="1134" w:type="dxa"/>
          </w:tcPr>
          <w:p w14:paraId="782E9B43" w14:textId="77777777" w:rsidR="007B585F" w:rsidRPr="00457CAE" w:rsidRDefault="007B585F" w:rsidP="00916CBF">
            <w:pPr>
              <w:pStyle w:val="TAH"/>
            </w:pPr>
            <w:r w:rsidRPr="00457CAE">
              <w:t>Message size [byte]</w:t>
            </w:r>
          </w:p>
        </w:tc>
        <w:tc>
          <w:tcPr>
            <w:tcW w:w="1247" w:type="dxa"/>
          </w:tcPr>
          <w:p w14:paraId="2F075473" w14:textId="77777777" w:rsidR="007B585F" w:rsidRPr="00457CAE" w:rsidRDefault="007B585F" w:rsidP="00916CBF">
            <w:pPr>
              <w:pStyle w:val="TAH"/>
            </w:pPr>
            <w:r w:rsidRPr="00457CAE">
              <w:t>Transfer interval: target value</w:t>
            </w:r>
          </w:p>
        </w:tc>
        <w:tc>
          <w:tcPr>
            <w:tcW w:w="964" w:type="dxa"/>
          </w:tcPr>
          <w:p w14:paraId="473F8409" w14:textId="77777777" w:rsidR="007B585F" w:rsidRPr="00457CAE" w:rsidRDefault="007B585F" w:rsidP="00916CBF">
            <w:pPr>
              <w:pStyle w:val="TAH"/>
            </w:pPr>
            <w:r w:rsidRPr="00457CAE">
              <w:t>Survival time</w:t>
            </w:r>
          </w:p>
        </w:tc>
        <w:tc>
          <w:tcPr>
            <w:tcW w:w="1134" w:type="dxa"/>
          </w:tcPr>
          <w:p w14:paraId="6AB93950" w14:textId="77777777" w:rsidR="007B585F" w:rsidRPr="00457CAE" w:rsidRDefault="007B585F" w:rsidP="00916CBF">
            <w:pPr>
              <w:pStyle w:val="TAH"/>
            </w:pPr>
            <w:r w:rsidRPr="00457CAE">
              <w:t>UE speed</w:t>
            </w:r>
          </w:p>
        </w:tc>
        <w:tc>
          <w:tcPr>
            <w:tcW w:w="964" w:type="dxa"/>
          </w:tcPr>
          <w:p w14:paraId="5ED8AF6A" w14:textId="77777777" w:rsidR="007B585F" w:rsidRPr="00457CAE" w:rsidRDefault="007B585F" w:rsidP="00916CBF">
            <w:pPr>
              <w:pStyle w:val="TAH"/>
            </w:pPr>
            <w:r w:rsidRPr="00457CAE">
              <w:t># of UEs</w:t>
            </w:r>
          </w:p>
        </w:tc>
        <w:tc>
          <w:tcPr>
            <w:tcW w:w="1590" w:type="dxa"/>
          </w:tcPr>
          <w:p w14:paraId="39CE714A" w14:textId="77777777" w:rsidR="007B585F" w:rsidRPr="00457CAE" w:rsidRDefault="007B585F" w:rsidP="00916CBF">
            <w:pPr>
              <w:pStyle w:val="TAH"/>
            </w:pPr>
            <w:r w:rsidRPr="00457CAE">
              <w:t>Service area (note</w:t>
            </w:r>
            <w:r>
              <w:t> 1</w:t>
            </w:r>
            <w:r w:rsidRPr="00457CAE">
              <w:t>)</w:t>
            </w:r>
          </w:p>
        </w:tc>
      </w:tr>
      <w:tr w:rsidR="007B585F" w:rsidRPr="00457CAE" w14:paraId="35DDA1BD" w14:textId="77777777" w:rsidTr="00916CBF">
        <w:trPr>
          <w:cantSplit/>
        </w:trPr>
        <w:tc>
          <w:tcPr>
            <w:tcW w:w="661" w:type="dxa"/>
          </w:tcPr>
          <w:p w14:paraId="1C65EF3A" w14:textId="77777777" w:rsidR="007B585F" w:rsidRPr="00457CAE" w:rsidRDefault="007B585F" w:rsidP="00916CBF">
            <w:pPr>
              <w:pStyle w:val="TAC"/>
            </w:pPr>
            <w:r w:rsidRPr="00457CAE">
              <w:t>1</w:t>
            </w:r>
          </w:p>
        </w:tc>
        <w:tc>
          <w:tcPr>
            <w:tcW w:w="1728" w:type="dxa"/>
            <w:shd w:val="clear" w:color="auto" w:fill="auto"/>
          </w:tcPr>
          <w:p w14:paraId="0D973C32" w14:textId="77777777" w:rsidR="007B585F" w:rsidRPr="00457CAE" w:rsidRDefault="007B585F" w:rsidP="00916CBF">
            <w:pPr>
              <w:pStyle w:val="TAC"/>
            </w:pPr>
            <w:r w:rsidRPr="00457CAE">
              <w:t>99</w:t>
            </w:r>
            <w:r w:rsidR="008A1EDF">
              <w:t>.</w:t>
            </w:r>
            <w:r w:rsidRPr="00457CAE">
              <w:t>999</w:t>
            </w:r>
            <w:r w:rsidR="008A1EDF">
              <w:t> </w:t>
            </w:r>
            <w:r w:rsidRPr="00457CAE">
              <w:t>999</w:t>
            </w:r>
          </w:p>
        </w:tc>
        <w:tc>
          <w:tcPr>
            <w:tcW w:w="1866" w:type="dxa"/>
            <w:shd w:val="clear" w:color="auto" w:fill="auto"/>
          </w:tcPr>
          <w:p w14:paraId="7DECFF82" w14:textId="77777777" w:rsidR="007B585F" w:rsidRPr="00457CAE" w:rsidRDefault="007B585F" w:rsidP="00916CBF">
            <w:pPr>
              <w:pStyle w:val="TAC"/>
            </w:pPr>
            <w:r>
              <w:t>1 day</w:t>
            </w:r>
          </w:p>
        </w:tc>
        <w:tc>
          <w:tcPr>
            <w:tcW w:w="1210" w:type="dxa"/>
            <w:shd w:val="clear" w:color="auto" w:fill="auto"/>
          </w:tcPr>
          <w:p w14:paraId="08132B05" w14:textId="77777777" w:rsidR="007B585F" w:rsidRPr="00457CAE" w:rsidRDefault="007B585F" w:rsidP="00916CBF">
            <w:pPr>
              <w:pStyle w:val="TAC"/>
            </w:pPr>
            <w:r w:rsidRPr="00E673D7">
              <w:t>&lt;</w:t>
            </w:r>
            <w:r w:rsidR="008A1EDF">
              <w:t> </w:t>
            </w:r>
            <w:r w:rsidRPr="00E673D7">
              <w:t>8 ms</w:t>
            </w:r>
          </w:p>
        </w:tc>
        <w:tc>
          <w:tcPr>
            <w:tcW w:w="1474" w:type="dxa"/>
            <w:shd w:val="clear" w:color="auto" w:fill="auto"/>
          </w:tcPr>
          <w:p w14:paraId="62661DFB" w14:textId="77777777" w:rsidR="007B585F" w:rsidRPr="00457CAE" w:rsidRDefault="007B585F" w:rsidP="00916CBF">
            <w:pPr>
              <w:pStyle w:val="TAC"/>
            </w:pPr>
            <w:r w:rsidRPr="00E673D7">
              <w:t>250 k</w:t>
            </w:r>
            <w:r>
              <w:t>bit/s</w:t>
            </w:r>
          </w:p>
        </w:tc>
        <w:tc>
          <w:tcPr>
            <w:tcW w:w="1020" w:type="dxa"/>
            <w:shd w:val="clear" w:color="auto" w:fill="auto"/>
          </w:tcPr>
          <w:p w14:paraId="029904BF" w14:textId="77777777" w:rsidR="007B585F" w:rsidRPr="00E673D7" w:rsidRDefault="007B585F" w:rsidP="00916CBF">
            <w:pPr>
              <w:pStyle w:val="TAC"/>
            </w:pPr>
            <w:r w:rsidRPr="00E673D7">
              <w:t>Uplink</w:t>
            </w:r>
          </w:p>
          <w:p w14:paraId="4357CFB4" w14:textId="77777777" w:rsidR="007B585F" w:rsidRPr="00457CAE" w:rsidRDefault="007B585F" w:rsidP="00916CBF">
            <w:pPr>
              <w:pStyle w:val="TAC"/>
            </w:pPr>
            <w:r w:rsidRPr="00E673D7">
              <w:t>Downlink</w:t>
            </w:r>
          </w:p>
        </w:tc>
        <w:tc>
          <w:tcPr>
            <w:tcW w:w="1134" w:type="dxa"/>
          </w:tcPr>
          <w:p w14:paraId="1AC80EB4" w14:textId="77777777" w:rsidR="007B585F" w:rsidRPr="00457CAE" w:rsidRDefault="007B585F" w:rsidP="00916CBF">
            <w:pPr>
              <w:pStyle w:val="TAC"/>
            </w:pPr>
            <w:r w:rsidRPr="00457CAE">
              <w:t>40 to 250</w:t>
            </w:r>
          </w:p>
        </w:tc>
        <w:tc>
          <w:tcPr>
            <w:tcW w:w="1247" w:type="dxa"/>
          </w:tcPr>
          <w:p w14:paraId="07E8BF80" w14:textId="77777777" w:rsidR="007B585F" w:rsidRPr="00457CAE" w:rsidRDefault="007B585F" w:rsidP="00916CBF">
            <w:pPr>
              <w:pStyle w:val="TAC"/>
            </w:pPr>
            <w:r w:rsidRPr="00457CAE">
              <w:t>8 ms</w:t>
            </w:r>
          </w:p>
        </w:tc>
        <w:tc>
          <w:tcPr>
            <w:tcW w:w="964" w:type="dxa"/>
          </w:tcPr>
          <w:p w14:paraId="07073625" w14:textId="77777777" w:rsidR="007B585F" w:rsidRPr="006F5A3D" w:rsidRDefault="007B585F" w:rsidP="00916CBF">
            <w:pPr>
              <w:pStyle w:val="TAC"/>
            </w:pPr>
            <w:r>
              <w:t>16 </w:t>
            </w:r>
            <w:r>
              <w:rPr>
                <w:lang w:val="en-US"/>
              </w:rPr>
              <w:t>ms</w:t>
            </w:r>
          </w:p>
        </w:tc>
        <w:tc>
          <w:tcPr>
            <w:tcW w:w="1134" w:type="dxa"/>
          </w:tcPr>
          <w:p w14:paraId="3AB4D619" w14:textId="77777777" w:rsidR="007B585F" w:rsidRPr="00457CAE" w:rsidRDefault="007B585F" w:rsidP="00916CBF">
            <w:pPr>
              <w:pStyle w:val="TAC"/>
            </w:pPr>
            <w:r w:rsidRPr="00E673D7">
              <w:t>quasi-static; up to 10 km/h</w:t>
            </w:r>
          </w:p>
        </w:tc>
        <w:tc>
          <w:tcPr>
            <w:tcW w:w="964" w:type="dxa"/>
          </w:tcPr>
          <w:p w14:paraId="468660D0" w14:textId="77777777" w:rsidR="007B585F" w:rsidRPr="00457CAE" w:rsidRDefault="007B585F" w:rsidP="00916CBF">
            <w:pPr>
              <w:pStyle w:val="TAC"/>
            </w:pPr>
            <w:r w:rsidRPr="00E673D7">
              <w:t>2 or more</w:t>
            </w:r>
          </w:p>
        </w:tc>
        <w:tc>
          <w:tcPr>
            <w:tcW w:w="1590" w:type="dxa"/>
          </w:tcPr>
          <w:p w14:paraId="2C3CDC56" w14:textId="77777777" w:rsidR="007B585F" w:rsidRPr="00457CAE" w:rsidRDefault="007B585F" w:rsidP="00916CBF">
            <w:pPr>
              <w:pStyle w:val="TAC"/>
            </w:pPr>
            <w:r w:rsidRPr="00E673D7">
              <w:t>30</w:t>
            </w:r>
            <w:r>
              <w:t> m</w:t>
            </w:r>
            <w:r w:rsidRPr="00E673D7">
              <w:t xml:space="preserve"> x 30</w:t>
            </w:r>
            <w:r>
              <w:t> m</w:t>
            </w:r>
          </w:p>
        </w:tc>
      </w:tr>
      <w:tr w:rsidR="007B585F" w:rsidRPr="00457CAE" w14:paraId="5B685DE8" w14:textId="77777777" w:rsidTr="00916CBF">
        <w:trPr>
          <w:cantSplit/>
        </w:trPr>
        <w:tc>
          <w:tcPr>
            <w:tcW w:w="661" w:type="dxa"/>
          </w:tcPr>
          <w:p w14:paraId="1292A8FA" w14:textId="77777777" w:rsidR="007B585F" w:rsidRPr="00457CAE" w:rsidRDefault="007B585F" w:rsidP="00916CBF">
            <w:pPr>
              <w:pStyle w:val="TAC"/>
            </w:pPr>
            <w:r w:rsidRPr="00457CAE">
              <w:t>2</w:t>
            </w:r>
          </w:p>
        </w:tc>
        <w:tc>
          <w:tcPr>
            <w:tcW w:w="1728" w:type="dxa"/>
            <w:shd w:val="clear" w:color="auto" w:fill="auto"/>
          </w:tcPr>
          <w:p w14:paraId="1F694614" w14:textId="77777777" w:rsidR="007B585F" w:rsidRPr="00457CAE" w:rsidRDefault="007B585F" w:rsidP="00916CBF">
            <w:pPr>
              <w:pStyle w:val="TAC"/>
            </w:pPr>
            <w:r w:rsidRPr="00457CAE">
              <w:t>99</w:t>
            </w:r>
            <w:r w:rsidR="008A1EDF">
              <w:t>.</w:t>
            </w:r>
            <w:r w:rsidRPr="00457CAE">
              <w:t>999</w:t>
            </w:r>
            <w:r w:rsidR="008A1EDF">
              <w:t> </w:t>
            </w:r>
            <w:r w:rsidRPr="00457CAE">
              <w:t>99</w:t>
            </w:r>
          </w:p>
        </w:tc>
        <w:tc>
          <w:tcPr>
            <w:tcW w:w="1866" w:type="dxa"/>
            <w:shd w:val="clear" w:color="auto" w:fill="auto"/>
          </w:tcPr>
          <w:p w14:paraId="24B23D24" w14:textId="77777777" w:rsidR="007B585F" w:rsidRPr="00457CAE" w:rsidRDefault="007B585F" w:rsidP="00916CBF">
            <w:pPr>
              <w:pStyle w:val="TAC"/>
            </w:pPr>
            <w:r w:rsidRPr="00E673D7">
              <w:t>1 day</w:t>
            </w:r>
          </w:p>
        </w:tc>
        <w:tc>
          <w:tcPr>
            <w:tcW w:w="1210" w:type="dxa"/>
            <w:shd w:val="clear" w:color="auto" w:fill="auto"/>
          </w:tcPr>
          <w:p w14:paraId="64E059AE" w14:textId="77777777" w:rsidR="007B585F" w:rsidRPr="00457CAE" w:rsidRDefault="007B585F" w:rsidP="00916CBF">
            <w:pPr>
              <w:pStyle w:val="TAC"/>
            </w:pPr>
            <w:r w:rsidRPr="00E673D7">
              <w:t>&lt;</w:t>
            </w:r>
            <w:r w:rsidR="008A1EDF">
              <w:t> </w:t>
            </w:r>
            <w:r w:rsidRPr="00E673D7">
              <w:t>10 ms</w:t>
            </w:r>
          </w:p>
        </w:tc>
        <w:tc>
          <w:tcPr>
            <w:tcW w:w="1474" w:type="dxa"/>
            <w:shd w:val="clear" w:color="auto" w:fill="auto"/>
          </w:tcPr>
          <w:p w14:paraId="0DDD4C9E" w14:textId="77777777" w:rsidR="007B585F" w:rsidRPr="00457CAE" w:rsidRDefault="007B585F" w:rsidP="00916CBF">
            <w:pPr>
              <w:pStyle w:val="TAC"/>
            </w:pPr>
            <w:r w:rsidRPr="00E673D7">
              <w:t>&lt; 1 M</w:t>
            </w:r>
            <w:r>
              <w:t>bit/s</w:t>
            </w:r>
          </w:p>
        </w:tc>
        <w:tc>
          <w:tcPr>
            <w:tcW w:w="1020" w:type="dxa"/>
            <w:shd w:val="clear" w:color="auto" w:fill="auto"/>
          </w:tcPr>
          <w:p w14:paraId="7DD10C28" w14:textId="77777777" w:rsidR="007B585F" w:rsidRPr="00457CAE" w:rsidRDefault="007B585F" w:rsidP="00916CBF">
            <w:pPr>
              <w:pStyle w:val="TAC"/>
            </w:pPr>
            <w:r w:rsidRPr="00E673D7">
              <w:t>Uplink</w:t>
            </w:r>
          </w:p>
        </w:tc>
        <w:tc>
          <w:tcPr>
            <w:tcW w:w="1134" w:type="dxa"/>
          </w:tcPr>
          <w:p w14:paraId="57CC54AA" w14:textId="77777777" w:rsidR="007B585F" w:rsidRPr="00457CAE" w:rsidRDefault="007B585F" w:rsidP="00916CBF">
            <w:pPr>
              <w:pStyle w:val="TAC"/>
            </w:pPr>
            <w:r w:rsidRPr="00E673D7">
              <w:t>&lt;</w:t>
            </w:r>
            <w:r w:rsidR="00A550D1">
              <w:t> </w:t>
            </w:r>
            <w:r w:rsidRPr="00E673D7">
              <w:t>1</w:t>
            </w:r>
            <w:r w:rsidR="00A550D1">
              <w:t>,</w:t>
            </w:r>
            <w:r>
              <w:t>024</w:t>
            </w:r>
          </w:p>
        </w:tc>
        <w:tc>
          <w:tcPr>
            <w:tcW w:w="1247" w:type="dxa"/>
          </w:tcPr>
          <w:p w14:paraId="54D8DA98" w14:textId="77777777" w:rsidR="007B585F" w:rsidRPr="00457CAE" w:rsidRDefault="007B585F" w:rsidP="00916CBF">
            <w:pPr>
              <w:pStyle w:val="TAC"/>
            </w:pPr>
            <w:r w:rsidRPr="00E673D7">
              <w:t>10 ms</w:t>
            </w:r>
          </w:p>
        </w:tc>
        <w:tc>
          <w:tcPr>
            <w:tcW w:w="964" w:type="dxa"/>
          </w:tcPr>
          <w:p w14:paraId="1E46D515" w14:textId="77777777" w:rsidR="007B585F" w:rsidRPr="00457CAE" w:rsidRDefault="007B585F" w:rsidP="00916CBF">
            <w:pPr>
              <w:pStyle w:val="TAC"/>
            </w:pPr>
            <w:r w:rsidRPr="00E673D7">
              <w:t>~1</w:t>
            </w:r>
            <w:r>
              <w:t>0</w:t>
            </w:r>
            <w:r w:rsidRPr="00E673D7">
              <w:t xml:space="preserve"> ms</w:t>
            </w:r>
          </w:p>
        </w:tc>
        <w:tc>
          <w:tcPr>
            <w:tcW w:w="1134" w:type="dxa"/>
          </w:tcPr>
          <w:p w14:paraId="1E6954A2" w14:textId="77777777" w:rsidR="007B585F" w:rsidRPr="00457CAE" w:rsidRDefault="007B585F" w:rsidP="00916CBF">
            <w:pPr>
              <w:pStyle w:val="TAC"/>
            </w:pPr>
            <w:r w:rsidRPr="00E673D7">
              <w:t>quasi-static; up to 10 km/h</w:t>
            </w:r>
          </w:p>
        </w:tc>
        <w:tc>
          <w:tcPr>
            <w:tcW w:w="964" w:type="dxa"/>
          </w:tcPr>
          <w:p w14:paraId="49E081B3" w14:textId="77777777" w:rsidR="007B585F" w:rsidRPr="00457CAE" w:rsidRDefault="007B585F" w:rsidP="00916CBF">
            <w:pPr>
              <w:pStyle w:val="TAC"/>
            </w:pPr>
            <w:r w:rsidRPr="00E673D7">
              <w:t>2 or more</w:t>
            </w:r>
          </w:p>
        </w:tc>
        <w:tc>
          <w:tcPr>
            <w:tcW w:w="1590" w:type="dxa"/>
          </w:tcPr>
          <w:p w14:paraId="44DC885E" w14:textId="77777777" w:rsidR="007B585F" w:rsidRPr="00457CAE" w:rsidRDefault="007B585F" w:rsidP="00916CBF">
            <w:pPr>
              <w:pStyle w:val="TAC"/>
            </w:pPr>
            <w:r w:rsidRPr="00E673D7">
              <w:t>30</w:t>
            </w:r>
            <w:r>
              <w:t> m</w:t>
            </w:r>
            <w:r w:rsidRPr="00E673D7">
              <w:t xml:space="preserve"> x 30</w:t>
            </w:r>
            <w:r>
              <w:t> m</w:t>
            </w:r>
          </w:p>
        </w:tc>
      </w:tr>
      <w:tr w:rsidR="007B585F" w:rsidRPr="00457CAE" w14:paraId="58943FFF" w14:textId="77777777" w:rsidTr="00916CBF">
        <w:trPr>
          <w:cantSplit/>
        </w:trPr>
        <w:tc>
          <w:tcPr>
            <w:tcW w:w="661" w:type="dxa"/>
          </w:tcPr>
          <w:p w14:paraId="4DE76C5D" w14:textId="77777777" w:rsidR="007B585F" w:rsidRPr="00457CAE" w:rsidRDefault="007B585F" w:rsidP="00916CBF">
            <w:pPr>
              <w:pStyle w:val="TAC"/>
            </w:pPr>
            <w:r w:rsidRPr="00457CAE">
              <w:t>3</w:t>
            </w:r>
          </w:p>
        </w:tc>
        <w:tc>
          <w:tcPr>
            <w:tcW w:w="1728" w:type="dxa"/>
            <w:shd w:val="clear" w:color="auto" w:fill="auto"/>
          </w:tcPr>
          <w:p w14:paraId="423518E2"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0A085B90" w14:textId="77777777" w:rsidR="007B585F" w:rsidRPr="00457CAE" w:rsidRDefault="007B585F" w:rsidP="00916CBF">
            <w:pPr>
              <w:pStyle w:val="TAC"/>
            </w:pPr>
            <w:r w:rsidRPr="00E673D7">
              <w:t>1 day</w:t>
            </w:r>
          </w:p>
        </w:tc>
        <w:tc>
          <w:tcPr>
            <w:tcW w:w="1210" w:type="dxa"/>
            <w:shd w:val="clear" w:color="auto" w:fill="auto"/>
          </w:tcPr>
          <w:p w14:paraId="7DAD6565" w14:textId="77777777" w:rsidR="007B585F" w:rsidRPr="00457CAE" w:rsidRDefault="007B585F" w:rsidP="00916CBF">
            <w:pPr>
              <w:pStyle w:val="TAC"/>
            </w:pPr>
            <w:r w:rsidRPr="00E673D7">
              <w:t>10</w:t>
            </w:r>
            <w:r w:rsidR="008A1EDF">
              <w:t> ms to</w:t>
            </w:r>
            <w:r w:rsidR="00674A78">
              <w:t xml:space="preserve"> </w:t>
            </w:r>
            <w:r w:rsidRPr="00E673D7">
              <w:t>100 ms</w:t>
            </w:r>
          </w:p>
        </w:tc>
        <w:tc>
          <w:tcPr>
            <w:tcW w:w="1474" w:type="dxa"/>
            <w:shd w:val="clear" w:color="auto" w:fill="auto"/>
          </w:tcPr>
          <w:p w14:paraId="0017DBD7" w14:textId="77777777" w:rsidR="007B585F" w:rsidRPr="00457CAE" w:rsidRDefault="007B585F" w:rsidP="00916CBF">
            <w:pPr>
              <w:pStyle w:val="TAC"/>
            </w:pPr>
            <w:r w:rsidRPr="00E673D7">
              <w:t>10 k</w:t>
            </w:r>
            <w:r>
              <w:t>bit/s</w:t>
            </w:r>
          </w:p>
        </w:tc>
        <w:tc>
          <w:tcPr>
            <w:tcW w:w="1020" w:type="dxa"/>
            <w:shd w:val="clear" w:color="auto" w:fill="auto"/>
          </w:tcPr>
          <w:p w14:paraId="2E597C3B" w14:textId="77777777" w:rsidR="007B585F" w:rsidRPr="00E673D7" w:rsidRDefault="007B585F" w:rsidP="00916CBF">
            <w:pPr>
              <w:pStyle w:val="TAC"/>
            </w:pPr>
            <w:r w:rsidRPr="00E673D7">
              <w:t>Uplink</w:t>
            </w:r>
          </w:p>
          <w:p w14:paraId="39FFB4F5" w14:textId="77777777" w:rsidR="007B585F" w:rsidRPr="00457CAE" w:rsidRDefault="007B585F" w:rsidP="00916CBF">
            <w:pPr>
              <w:pStyle w:val="TAC"/>
            </w:pPr>
            <w:r w:rsidRPr="00E673D7">
              <w:t>Downlink</w:t>
            </w:r>
          </w:p>
        </w:tc>
        <w:tc>
          <w:tcPr>
            <w:tcW w:w="1134" w:type="dxa"/>
          </w:tcPr>
          <w:p w14:paraId="21CDF419" w14:textId="77777777" w:rsidR="007B585F" w:rsidRPr="00457CAE" w:rsidRDefault="007B585F" w:rsidP="00916CBF">
            <w:pPr>
              <w:pStyle w:val="TAC"/>
            </w:pPr>
            <w:r w:rsidRPr="00E673D7">
              <w:t>10-100</w:t>
            </w:r>
          </w:p>
        </w:tc>
        <w:tc>
          <w:tcPr>
            <w:tcW w:w="1247" w:type="dxa"/>
          </w:tcPr>
          <w:p w14:paraId="751A156E" w14:textId="77777777" w:rsidR="007B585F" w:rsidRPr="00457CAE" w:rsidRDefault="007B585F" w:rsidP="00916CBF">
            <w:pPr>
              <w:pStyle w:val="TAC"/>
            </w:pPr>
            <w:r w:rsidRPr="00E673D7">
              <w:t>10-100 ms</w:t>
            </w:r>
          </w:p>
        </w:tc>
        <w:tc>
          <w:tcPr>
            <w:tcW w:w="964" w:type="dxa"/>
          </w:tcPr>
          <w:p w14:paraId="04B51F91" w14:textId="77777777" w:rsidR="007B585F" w:rsidRPr="00457CAE" w:rsidRDefault="007B585F" w:rsidP="00916CBF">
            <w:pPr>
              <w:pStyle w:val="TAC"/>
            </w:pPr>
            <w:r>
              <w:t>transfer interval</w:t>
            </w:r>
          </w:p>
        </w:tc>
        <w:tc>
          <w:tcPr>
            <w:tcW w:w="1134" w:type="dxa"/>
          </w:tcPr>
          <w:p w14:paraId="3388A1DE" w14:textId="77777777" w:rsidR="007B585F" w:rsidRPr="00457CAE" w:rsidRDefault="007B585F" w:rsidP="00916CBF">
            <w:pPr>
              <w:pStyle w:val="TAC"/>
            </w:pPr>
            <w:r w:rsidRPr="00E673D7">
              <w:t>stationary</w:t>
            </w:r>
          </w:p>
        </w:tc>
        <w:tc>
          <w:tcPr>
            <w:tcW w:w="964" w:type="dxa"/>
          </w:tcPr>
          <w:p w14:paraId="1BB6913A" w14:textId="77777777" w:rsidR="007B585F" w:rsidRPr="00457CAE" w:rsidRDefault="007B585F" w:rsidP="00916CBF">
            <w:pPr>
              <w:pStyle w:val="TAC"/>
            </w:pPr>
            <w:r w:rsidRPr="00E673D7">
              <w:t>2 or more</w:t>
            </w:r>
          </w:p>
        </w:tc>
        <w:tc>
          <w:tcPr>
            <w:tcW w:w="1590" w:type="dxa"/>
          </w:tcPr>
          <w:p w14:paraId="45EE0DCD" w14:textId="77777777" w:rsidR="007B585F" w:rsidRPr="00457CAE" w:rsidRDefault="007B585F" w:rsidP="00916CBF">
            <w:pPr>
              <w:pStyle w:val="TAC"/>
            </w:pPr>
            <w:r w:rsidRPr="00E673D7">
              <w:t>100</w:t>
            </w:r>
            <w:r w:rsidR="008A1EDF">
              <w:t xml:space="preserve"> m² to </w:t>
            </w:r>
            <w:r w:rsidRPr="00E673D7">
              <w:t>2</w:t>
            </w:r>
            <w:r w:rsidR="00674A78">
              <w:t>,</w:t>
            </w:r>
            <w:r w:rsidRPr="00E673D7">
              <w:t>000</w:t>
            </w:r>
            <w:r>
              <w:t> m²</w:t>
            </w:r>
          </w:p>
        </w:tc>
      </w:tr>
      <w:tr w:rsidR="007B585F" w:rsidRPr="00457CAE" w14:paraId="459885F3" w14:textId="77777777" w:rsidTr="00916CBF">
        <w:trPr>
          <w:cantSplit/>
        </w:trPr>
        <w:tc>
          <w:tcPr>
            <w:tcW w:w="661" w:type="dxa"/>
          </w:tcPr>
          <w:p w14:paraId="4A680143" w14:textId="77777777" w:rsidR="007B585F" w:rsidRPr="00457CAE" w:rsidRDefault="007B585F" w:rsidP="00916CBF">
            <w:pPr>
              <w:pStyle w:val="TAC"/>
            </w:pPr>
            <w:r>
              <w:t>4</w:t>
            </w:r>
          </w:p>
        </w:tc>
        <w:tc>
          <w:tcPr>
            <w:tcW w:w="1728" w:type="dxa"/>
            <w:shd w:val="clear" w:color="auto" w:fill="auto"/>
          </w:tcPr>
          <w:p w14:paraId="13054933"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4CD5E58B" w14:textId="77777777" w:rsidR="007B585F" w:rsidRPr="00457CAE" w:rsidRDefault="007B585F" w:rsidP="00916CBF">
            <w:pPr>
              <w:pStyle w:val="TAC"/>
            </w:pPr>
            <w:r w:rsidRPr="00E673D7">
              <w:t>1 day</w:t>
            </w:r>
          </w:p>
        </w:tc>
        <w:tc>
          <w:tcPr>
            <w:tcW w:w="1210" w:type="dxa"/>
            <w:shd w:val="clear" w:color="auto" w:fill="auto"/>
          </w:tcPr>
          <w:p w14:paraId="44D3F24B" w14:textId="77777777" w:rsidR="007B585F" w:rsidRPr="00457CAE" w:rsidRDefault="007B585F" w:rsidP="00916CBF">
            <w:pPr>
              <w:pStyle w:val="TAC"/>
            </w:pPr>
            <w:r w:rsidRPr="00E673D7">
              <w:t>&lt;</w:t>
            </w:r>
            <w:r w:rsidR="008A1EDF">
              <w:t> </w:t>
            </w:r>
            <w:r w:rsidRPr="00E673D7">
              <w:t>1 ms</w:t>
            </w:r>
          </w:p>
        </w:tc>
        <w:tc>
          <w:tcPr>
            <w:tcW w:w="1474" w:type="dxa"/>
            <w:shd w:val="clear" w:color="auto" w:fill="auto"/>
          </w:tcPr>
          <w:p w14:paraId="1202F733" w14:textId="77777777" w:rsidR="007B585F" w:rsidRPr="00457CAE" w:rsidRDefault="007B585F" w:rsidP="00916CBF">
            <w:pPr>
              <w:pStyle w:val="TAC"/>
            </w:pPr>
            <w:r w:rsidRPr="00E673D7">
              <w:t>12</w:t>
            </w:r>
            <w:r w:rsidR="008A1EDF">
              <w:t xml:space="preserve"> Mbit/s to </w:t>
            </w:r>
            <w:r w:rsidRPr="00E673D7">
              <w:t>16 M</w:t>
            </w:r>
            <w:r>
              <w:t>bit/s</w:t>
            </w:r>
          </w:p>
        </w:tc>
        <w:tc>
          <w:tcPr>
            <w:tcW w:w="1020" w:type="dxa"/>
            <w:shd w:val="clear" w:color="auto" w:fill="auto"/>
          </w:tcPr>
          <w:p w14:paraId="16D20BBD" w14:textId="77777777" w:rsidR="007B585F" w:rsidRPr="00457CAE" w:rsidRDefault="007B585F" w:rsidP="00916CBF">
            <w:pPr>
              <w:pStyle w:val="TAC"/>
            </w:pPr>
            <w:r w:rsidRPr="00E673D7">
              <w:t>Downlink</w:t>
            </w:r>
          </w:p>
        </w:tc>
        <w:tc>
          <w:tcPr>
            <w:tcW w:w="1134" w:type="dxa"/>
          </w:tcPr>
          <w:p w14:paraId="13190B95" w14:textId="77777777" w:rsidR="007B585F" w:rsidRPr="00457CAE" w:rsidRDefault="007B585F" w:rsidP="00916CBF">
            <w:pPr>
              <w:pStyle w:val="TAC"/>
            </w:pPr>
            <w:r w:rsidRPr="00E673D7">
              <w:t>10-100</w:t>
            </w:r>
          </w:p>
        </w:tc>
        <w:tc>
          <w:tcPr>
            <w:tcW w:w="1247" w:type="dxa"/>
          </w:tcPr>
          <w:p w14:paraId="42DE1644" w14:textId="77777777" w:rsidR="007B585F" w:rsidRPr="00457CAE" w:rsidRDefault="007B585F" w:rsidP="00916CBF">
            <w:pPr>
              <w:pStyle w:val="TAC"/>
            </w:pPr>
            <w:r w:rsidRPr="00E673D7">
              <w:t>1 ms</w:t>
            </w:r>
          </w:p>
        </w:tc>
        <w:tc>
          <w:tcPr>
            <w:tcW w:w="964" w:type="dxa"/>
          </w:tcPr>
          <w:p w14:paraId="5D08FEF3" w14:textId="77777777" w:rsidR="007B585F" w:rsidRPr="00457CAE" w:rsidRDefault="007B585F" w:rsidP="00916CBF">
            <w:pPr>
              <w:pStyle w:val="TAC"/>
            </w:pPr>
            <w:r w:rsidRPr="00E673D7">
              <w:t>~1 ms</w:t>
            </w:r>
          </w:p>
        </w:tc>
        <w:tc>
          <w:tcPr>
            <w:tcW w:w="1134" w:type="dxa"/>
          </w:tcPr>
          <w:p w14:paraId="3D299EB9" w14:textId="77777777" w:rsidR="007B585F" w:rsidRPr="00457CAE" w:rsidRDefault="007B585F" w:rsidP="00916CBF">
            <w:pPr>
              <w:pStyle w:val="TAC"/>
            </w:pPr>
            <w:r w:rsidRPr="00E673D7">
              <w:t>stationary</w:t>
            </w:r>
          </w:p>
        </w:tc>
        <w:tc>
          <w:tcPr>
            <w:tcW w:w="964" w:type="dxa"/>
          </w:tcPr>
          <w:p w14:paraId="00BAEF03" w14:textId="77777777" w:rsidR="007B585F" w:rsidRPr="00457CAE" w:rsidRDefault="007B585F" w:rsidP="00916CBF">
            <w:pPr>
              <w:pStyle w:val="TAC"/>
            </w:pPr>
            <w:r w:rsidRPr="00E673D7">
              <w:t>2 or more</w:t>
            </w:r>
          </w:p>
        </w:tc>
        <w:tc>
          <w:tcPr>
            <w:tcW w:w="1590" w:type="dxa"/>
          </w:tcPr>
          <w:p w14:paraId="1E6FE45D" w14:textId="77777777" w:rsidR="007B585F" w:rsidRPr="00457CAE" w:rsidRDefault="007B585F" w:rsidP="00916CBF">
            <w:pPr>
              <w:pStyle w:val="TAC"/>
            </w:pPr>
            <w:r w:rsidRPr="00E673D7">
              <w:t>100</w:t>
            </w:r>
            <w:r>
              <w:t> m²</w:t>
            </w:r>
          </w:p>
        </w:tc>
      </w:tr>
      <w:tr w:rsidR="007B585F" w:rsidRPr="00457CAE" w14:paraId="33796A1C" w14:textId="77777777" w:rsidTr="00916CBF">
        <w:trPr>
          <w:cantSplit/>
        </w:trPr>
        <w:tc>
          <w:tcPr>
            <w:tcW w:w="661" w:type="dxa"/>
          </w:tcPr>
          <w:p w14:paraId="0757892B" w14:textId="77777777" w:rsidR="007B585F" w:rsidRPr="00457CAE" w:rsidRDefault="007B585F" w:rsidP="00916CBF">
            <w:pPr>
              <w:pStyle w:val="TAC"/>
            </w:pPr>
            <w:r>
              <w:t>5</w:t>
            </w:r>
          </w:p>
        </w:tc>
        <w:tc>
          <w:tcPr>
            <w:tcW w:w="1728" w:type="dxa"/>
            <w:shd w:val="clear" w:color="auto" w:fill="auto"/>
          </w:tcPr>
          <w:p w14:paraId="4435F629"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65315DEE" w14:textId="77777777" w:rsidR="007B585F" w:rsidRPr="00457CAE" w:rsidRDefault="007B585F" w:rsidP="00916CBF">
            <w:pPr>
              <w:pStyle w:val="TAC"/>
            </w:pPr>
            <w:r w:rsidRPr="00E673D7">
              <w:t>1 day</w:t>
            </w:r>
          </w:p>
        </w:tc>
        <w:tc>
          <w:tcPr>
            <w:tcW w:w="1210" w:type="dxa"/>
            <w:shd w:val="clear" w:color="auto" w:fill="auto"/>
          </w:tcPr>
          <w:p w14:paraId="31ED67E7" w14:textId="77777777" w:rsidR="007B585F" w:rsidRPr="00457CAE" w:rsidRDefault="007B585F" w:rsidP="00916CBF">
            <w:pPr>
              <w:pStyle w:val="TAC"/>
            </w:pPr>
            <w:r w:rsidRPr="00E673D7">
              <w:t>&lt;</w:t>
            </w:r>
            <w:r w:rsidR="008A1EDF">
              <w:t> </w:t>
            </w:r>
            <w:r w:rsidRPr="00E673D7">
              <w:t>2 ms</w:t>
            </w:r>
          </w:p>
        </w:tc>
        <w:tc>
          <w:tcPr>
            <w:tcW w:w="1474" w:type="dxa"/>
            <w:shd w:val="clear" w:color="auto" w:fill="auto"/>
          </w:tcPr>
          <w:p w14:paraId="7BB7C6BB" w14:textId="77777777" w:rsidR="007B585F" w:rsidRDefault="007B585F" w:rsidP="00916CBF">
            <w:pPr>
              <w:pStyle w:val="TAC"/>
            </w:pPr>
            <w:r w:rsidRPr="00E673D7">
              <w:t>16 k</w:t>
            </w:r>
            <w:r>
              <w:t>bit/s</w:t>
            </w:r>
            <w:r w:rsidRPr="00E673D7">
              <w:t xml:space="preserve"> (UL)</w:t>
            </w:r>
          </w:p>
          <w:p w14:paraId="544FEE84" w14:textId="77777777" w:rsidR="007B585F" w:rsidRPr="00457CAE" w:rsidRDefault="007B585F" w:rsidP="00916CBF">
            <w:pPr>
              <w:pStyle w:val="TAC"/>
            </w:pPr>
            <w:r w:rsidRPr="00E673D7">
              <w:t>2 M</w:t>
            </w:r>
            <w:r>
              <w:t>bit/s</w:t>
            </w:r>
            <w:r w:rsidRPr="00E673D7">
              <w:t xml:space="preserve"> (DL)</w:t>
            </w:r>
          </w:p>
        </w:tc>
        <w:tc>
          <w:tcPr>
            <w:tcW w:w="1020" w:type="dxa"/>
            <w:shd w:val="clear" w:color="auto" w:fill="auto"/>
          </w:tcPr>
          <w:p w14:paraId="197E1E17" w14:textId="77777777" w:rsidR="007B585F" w:rsidRDefault="007B585F" w:rsidP="00916CBF">
            <w:pPr>
              <w:pStyle w:val="TAC"/>
            </w:pPr>
            <w:r w:rsidRPr="00E673D7">
              <w:t>Uplink</w:t>
            </w:r>
          </w:p>
          <w:p w14:paraId="16550D8F" w14:textId="77777777" w:rsidR="007B585F" w:rsidRPr="00457CAE" w:rsidRDefault="007B585F" w:rsidP="00916CBF">
            <w:pPr>
              <w:pStyle w:val="TAC"/>
            </w:pPr>
            <w:r w:rsidRPr="00E673D7">
              <w:t>Downlink</w:t>
            </w:r>
          </w:p>
        </w:tc>
        <w:tc>
          <w:tcPr>
            <w:tcW w:w="1134" w:type="dxa"/>
          </w:tcPr>
          <w:p w14:paraId="57F5D913" w14:textId="77777777" w:rsidR="007B585F" w:rsidRPr="00457CAE" w:rsidRDefault="007B585F" w:rsidP="00916CBF">
            <w:pPr>
              <w:pStyle w:val="TAC"/>
            </w:pPr>
            <w:r w:rsidRPr="00E673D7">
              <w:t>50</w:t>
            </w:r>
          </w:p>
        </w:tc>
        <w:tc>
          <w:tcPr>
            <w:tcW w:w="1247" w:type="dxa"/>
          </w:tcPr>
          <w:p w14:paraId="0D959B9A" w14:textId="77777777" w:rsidR="007B585F" w:rsidRPr="00457CAE" w:rsidRDefault="007B585F" w:rsidP="00916CBF">
            <w:pPr>
              <w:pStyle w:val="TAC"/>
            </w:pPr>
            <w:r w:rsidRPr="00E673D7">
              <w:t>2 ms</w:t>
            </w:r>
          </w:p>
        </w:tc>
        <w:tc>
          <w:tcPr>
            <w:tcW w:w="964" w:type="dxa"/>
          </w:tcPr>
          <w:p w14:paraId="3F7F136D" w14:textId="77777777" w:rsidR="007B585F" w:rsidRPr="00457CAE" w:rsidRDefault="007B585F" w:rsidP="00916CBF">
            <w:pPr>
              <w:pStyle w:val="TAC"/>
            </w:pPr>
            <w:r w:rsidRPr="00E673D7">
              <w:t>~</w:t>
            </w:r>
            <w:r>
              <w:t>2</w:t>
            </w:r>
            <w:r w:rsidRPr="00E673D7">
              <w:t xml:space="preserve"> ms</w:t>
            </w:r>
          </w:p>
        </w:tc>
        <w:tc>
          <w:tcPr>
            <w:tcW w:w="1134" w:type="dxa"/>
          </w:tcPr>
          <w:p w14:paraId="09190415" w14:textId="77777777" w:rsidR="007B585F" w:rsidRPr="00457CAE" w:rsidRDefault="007B585F" w:rsidP="00916CBF">
            <w:pPr>
              <w:pStyle w:val="TAC"/>
            </w:pPr>
            <w:r w:rsidRPr="00E673D7">
              <w:t>stationary</w:t>
            </w:r>
          </w:p>
        </w:tc>
        <w:tc>
          <w:tcPr>
            <w:tcW w:w="964" w:type="dxa"/>
          </w:tcPr>
          <w:p w14:paraId="1FBE580C" w14:textId="77777777" w:rsidR="007B585F" w:rsidRPr="00457CAE" w:rsidRDefault="007B585F" w:rsidP="00916CBF">
            <w:pPr>
              <w:pStyle w:val="TAC"/>
            </w:pPr>
            <w:r w:rsidRPr="00E673D7">
              <w:t>2 or more</w:t>
            </w:r>
          </w:p>
        </w:tc>
        <w:tc>
          <w:tcPr>
            <w:tcW w:w="1590" w:type="dxa"/>
          </w:tcPr>
          <w:p w14:paraId="64448399" w14:textId="77777777" w:rsidR="007B585F" w:rsidRPr="00457CAE" w:rsidRDefault="007B585F" w:rsidP="00916CBF">
            <w:pPr>
              <w:pStyle w:val="TAC"/>
            </w:pPr>
            <w:r w:rsidRPr="00E673D7">
              <w:t>100</w:t>
            </w:r>
            <w:r>
              <w:t> m²</w:t>
            </w:r>
          </w:p>
        </w:tc>
      </w:tr>
      <w:tr w:rsidR="007B585F" w:rsidRPr="00457CAE" w14:paraId="7EFE1950" w14:textId="77777777" w:rsidTr="00916CBF">
        <w:trPr>
          <w:cantSplit/>
        </w:trPr>
        <w:tc>
          <w:tcPr>
            <w:tcW w:w="661" w:type="dxa"/>
          </w:tcPr>
          <w:p w14:paraId="53E892BB" w14:textId="77777777" w:rsidR="007B585F" w:rsidRPr="00457CAE" w:rsidRDefault="007B585F" w:rsidP="00916CBF">
            <w:pPr>
              <w:pStyle w:val="TAC"/>
            </w:pPr>
            <w:r>
              <w:t>6</w:t>
            </w:r>
          </w:p>
        </w:tc>
        <w:tc>
          <w:tcPr>
            <w:tcW w:w="1728" w:type="dxa"/>
            <w:shd w:val="clear" w:color="auto" w:fill="auto"/>
          </w:tcPr>
          <w:p w14:paraId="1C51F29E" w14:textId="77777777" w:rsidR="007B585F" w:rsidRPr="00457CAE" w:rsidRDefault="007B585F" w:rsidP="00916CBF">
            <w:pPr>
              <w:pStyle w:val="TAC"/>
            </w:pPr>
            <w:r>
              <w:t>99</w:t>
            </w:r>
            <w:r w:rsidR="008A1EDF">
              <w:t>.</w:t>
            </w:r>
            <w:r>
              <w:t>999</w:t>
            </w:r>
            <w:r w:rsidR="008A1EDF">
              <w:t> </w:t>
            </w:r>
            <w:r>
              <w:t xml:space="preserve">9 to </w:t>
            </w:r>
            <w:r w:rsidRPr="003347C1">
              <w:t>99</w:t>
            </w:r>
            <w:r w:rsidR="008A1EDF">
              <w:t>.</w:t>
            </w:r>
            <w:r w:rsidRPr="00E85AFA">
              <w:t>999</w:t>
            </w:r>
            <w:r w:rsidR="008A1EDF">
              <w:t> </w:t>
            </w:r>
            <w:r w:rsidRPr="00E85AFA">
              <w:t>99</w:t>
            </w:r>
          </w:p>
        </w:tc>
        <w:tc>
          <w:tcPr>
            <w:tcW w:w="1866" w:type="dxa"/>
            <w:shd w:val="clear" w:color="auto" w:fill="auto"/>
          </w:tcPr>
          <w:p w14:paraId="0ED55358" w14:textId="77777777" w:rsidR="007B585F" w:rsidRPr="00457CAE" w:rsidRDefault="007B585F" w:rsidP="00916CBF">
            <w:pPr>
              <w:pStyle w:val="TAC"/>
            </w:pPr>
            <w:r w:rsidRPr="00E85AFA">
              <w:t>1 day</w:t>
            </w:r>
          </w:p>
        </w:tc>
        <w:tc>
          <w:tcPr>
            <w:tcW w:w="1210" w:type="dxa"/>
            <w:shd w:val="clear" w:color="auto" w:fill="auto"/>
          </w:tcPr>
          <w:p w14:paraId="28EB166F" w14:textId="77777777" w:rsidR="007B585F" w:rsidRPr="00457CAE" w:rsidRDefault="007B585F" w:rsidP="00916CBF">
            <w:pPr>
              <w:pStyle w:val="TAC"/>
            </w:pPr>
            <w:r>
              <w:t>up to [x]</w:t>
            </w:r>
          </w:p>
        </w:tc>
        <w:tc>
          <w:tcPr>
            <w:tcW w:w="1474" w:type="dxa"/>
            <w:shd w:val="clear" w:color="auto" w:fill="auto"/>
          </w:tcPr>
          <w:p w14:paraId="5DC87464" w14:textId="77777777" w:rsidR="007B585F" w:rsidRPr="00457CAE" w:rsidRDefault="007B585F" w:rsidP="00916CBF">
            <w:pPr>
              <w:pStyle w:val="TAC"/>
            </w:pPr>
            <w:r w:rsidRPr="00E85AFA">
              <w:t>12</w:t>
            </w:r>
            <w:r>
              <w:t> </w:t>
            </w:r>
            <w:r w:rsidRPr="00E85AFA">
              <w:t>M</w:t>
            </w:r>
            <w:r>
              <w:t>bit/s</w:t>
            </w:r>
          </w:p>
        </w:tc>
        <w:tc>
          <w:tcPr>
            <w:tcW w:w="1020" w:type="dxa"/>
            <w:shd w:val="clear" w:color="auto" w:fill="auto"/>
          </w:tcPr>
          <w:p w14:paraId="6E2618E3" w14:textId="77777777" w:rsidR="007B585F" w:rsidRDefault="007B585F" w:rsidP="00916CBF">
            <w:pPr>
              <w:pStyle w:val="TAC"/>
            </w:pPr>
            <w:r w:rsidRPr="00E85AFA">
              <w:t>Uplink</w:t>
            </w:r>
          </w:p>
          <w:p w14:paraId="4695A045" w14:textId="77777777" w:rsidR="007B585F" w:rsidRPr="00457CAE" w:rsidRDefault="007B585F" w:rsidP="00916CBF">
            <w:pPr>
              <w:pStyle w:val="TAC"/>
            </w:pPr>
            <w:r>
              <w:t>Downlink</w:t>
            </w:r>
          </w:p>
        </w:tc>
        <w:tc>
          <w:tcPr>
            <w:tcW w:w="1134" w:type="dxa"/>
          </w:tcPr>
          <w:p w14:paraId="75324ECE" w14:textId="77777777" w:rsidR="007B585F" w:rsidRPr="00457CAE" w:rsidRDefault="007B585F" w:rsidP="00916CBF">
            <w:pPr>
              <w:pStyle w:val="TAC"/>
            </w:pPr>
            <w:r>
              <w:t>250</w:t>
            </w:r>
            <w:r w:rsidR="008A1EDF">
              <w:t xml:space="preserve"> to </w:t>
            </w:r>
            <w:r>
              <w:t>1</w:t>
            </w:r>
            <w:r w:rsidR="00674A78">
              <w:t>,</w:t>
            </w:r>
            <w:r>
              <w:t>500</w:t>
            </w:r>
          </w:p>
        </w:tc>
        <w:tc>
          <w:tcPr>
            <w:tcW w:w="1247" w:type="dxa"/>
          </w:tcPr>
          <w:p w14:paraId="26062993" w14:textId="77777777" w:rsidR="007B585F" w:rsidRPr="00457CAE" w:rsidRDefault="007B585F" w:rsidP="00916CBF">
            <w:pPr>
              <w:pStyle w:val="TAC"/>
            </w:pPr>
          </w:p>
        </w:tc>
        <w:tc>
          <w:tcPr>
            <w:tcW w:w="964" w:type="dxa"/>
          </w:tcPr>
          <w:p w14:paraId="5575C63E" w14:textId="77777777" w:rsidR="007B585F" w:rsidRPr="00457CAE" w:rsidRDefault="007B585F" w:rsidP="00916CBF">
            <w:pPr>
              <w:pStyle w:val="TAC"/>
            </w:pPr>
          </w:p>
        </w:tc>
        <w:tc>
          <w:tcPr>
            <w:tcW w:w="1134" w:type="dxa"/>
          </w:tcPr>
          <w:p w14:paraId="22430A33" w14:textId="77777777" w:rsidR="007B585F" w:rsidRPr="00457CAE" w:rsidRDefault="007B585F" w:rsidP="00916CBF">
            <w:pPr>
              <w:pStyle w:val="TAC"/>
            </w:pPr>
            <w:r>
              <w:t>quasi-static; up to 10 km/h</w:t>
            </w:r>
          </w:p>
        </w:tc>
        <w:tc>
          <w:tcPr>
            <w:tcW w:w="964" w:type="dxa"/>
          </w:tcPr>
          <w:p w14:paraId="00EAF98F" w14:textId="77777777" w:rsidR="007B585F" w:rsidRPr="00457CAE" w:rsidRDefault="007B585F" w:rsidP="00916CBF">
            <w:pPr>
              <w:pStyle w:val="TAC"/>
            </w:pPr>
            <w:r>
              <w:t>2 or more</w:t>
            </w:r>
          </w:p>
        </w:tc>
        <w:tc>
          <w:tcPr>
            <w:tcW w:w="1590" w:type="dxa"/>
          </w:tcPr>
          <w:p w14:paraId="51748ACF" w14:textId="77777777" w:rsidR="007B585F" w:rsidRPr="00457CAE" w:rsidRDefault="007B585F" w:rsidP="00916CBF">
            <w:pPr>
              <w:pStyle w:val="TAC"/>
            </w:pPr>
            <w:r>
              <w:t>30 m x 30 m</w:t>
            </w:r>
          </w:p>
        </w:tc>
      </w:tr>
      <w:tr w:rsidR="007B585F" w:rsidRPr="00457CAE" w14:paraId="29DEBBB6" w14:textId="77777777" w:rsidTr="00916CBF">
        <w:trPr>
          <w:cantSplit/>
        </w:trPr>
        <w:tc>
          <w:tcPr>
            <w:tcW w:w="14992" w:type="dxa"/>
            <w:gridSpan w:val="12"/>
          </w:tcPr>
          <w:p w14:paraId="751E0FDD" w14:textId="77777777" w:rsidR="007B585F" w:rsidRPr="00457CAE" w:rsidRDefault="007B585F" w:rsidP="00916CBF">
            <w:pPr>
              <w:pStyle w:val="TAN"/>
            </w:pPr>
            <w:r w:rsidRPr="00457CAE">
              <w:t>NOTE 1:</w:t>
            </w:r>
            <w:r w:rsidRPr="00457CAE">
              <w:tab/>
              <w:t>Length x width.</w:t>
            </w:r>
          </w:p>
          <w:p w14:paraId="1D539097" w14:textId="77777777" w:rsidR="007B585F" w:rsidRPr="00457CAE" w:rsidRDefault="007B585F" w:rsidP="00916CBF">
            <w:pPr>
              <w:pStyle w:val="TAN"/>
            </w:pPr>
            <w:r w:rsidRPr="00457CAE">
              <w:t xml:space="preserve">NOTE </w:t>
            </w:r>
            <w:r>
              <w:t>2</w:t>
            </w:r>
            <w:r w:rsidRPr="00457CAE">
              <w:t xml:space="preserve">: </w:t>
            </w:r>
            <w:r w:rsidRPr="00457CAE">
              <w:tab/>
            </w:r>
            <w:r w:rsidRPr="00973244">
              <w:t>The mobile operation panel is connected wirelessly to the 5G system. If the mobile robot/production line is also connected wirelessly to the 5G system, the communication includes two wireless links.</w:t>
            </w:r>
          </w:p>
        </w:tc>
      </w:tr>
    </w:tbl>
    <w:p w14:paraId="60D3FA33" w14:textId="77777777" w:rsidR="007B585F" w:rsidRPr="00457CAE" w:rsidRDefault="007B585F" w:rsidP="007B585F"/>
    <w:p w14:paraId="3F326280" w14:textId="77777777" w:rsidR="007B585F" w:rsidRPr="00457CAE" w:rsidRDefault="007B585F" w:rsidP="007B585F">
      <w:pPr>
        <w:keepNext/>
        <w:rPr>
          <w:i/>
        </w:rPr>
      </w:pPr>
      <w:r w:rsidRPr="00457CAE">
        <w:rPr>
          <w:i/>
        </w:rPr>
        <w:t>Use case one</w:t>
      </w:r>
    </w:p>
    <w:p w14:paraId="0AF99887" w14:textId="77777777" w:rsidR="007B585F" w:rsidRDefault="007B585F" w:rsidP="007B585F">
      <w:r>
        <w:t>Emergency Stop with periodic-deterministic communication for connectivity availability and aperiodic-deterministic communication for emergency stop events.</w:t>
      </w:r>
    </w:p>
    <w:p w14:paraId="245D2639" w14:textId="77777777" w:rsidR="007B585F" w:rsidRPr="00457CAE" w:rsidRDefault="007B585F" w:rsidP="007B585F">
      <w:pPr>
        <w:rPr>
          <w:i/>
        </w:rPr>
      </w:pPr>
      <w:r w:rsidRPr="00457CAE">
        <w:rPr>
          <w:i/>
        </w:rPr>
        <w:t>Use case two</w:t>
      </w:r>
    </w:p>
    <w:p w14:paraId="24900E82" w14:textId="77777777" w:rsidR="007B585F" w:rsidRPr="00672505" w:rsidRDefault="007B585F" w:rsidP="007B585F">
      <w:r>
        <w:t>Safety data stream with periodic deterministic communication.</w:t>
      </w:r>
    </w:p>
    <w:p w14:paraId="458954BD" w14:textId="77777777" w:rsidR="007B585F" w:rsidRPr="00457CAE" w:rsidRDefault="007B585F" w:rsidP="007B585F">
      <w:pPr>
        <w:rPr>
          <w:i/>
        </w:rPr>
      </w:pPr>
      <w:r w:rsidRPr="00457CAE">
        <w:rPr>
          <w:i/>
        </w:rPr>
        <w:t>Use case three</w:t>
      </w:r>
    </w:p>
    <w:p w14:paraId="4084A363" w14:textId="77777777" w:rsidR="007B585F" w:rsidRDefault="007B585F" w:rsidP="007B585F">
      <w:r>
        <w:t>Visualization of Control with periodic deterministic communication.</w:t>
      </w:r>
    </w:p>
    <w:p w14:paraId="3B7CE6CE" w14:textId="77777777" w:rsidR="007B585F" w:rsidRPr="00680596" w:rsidRDefault="007B585F" w:rsidP="007B585F">
      <w:pPr>
        <w:rPr>
          <w:i/>
          <w:iCs/>
        </w:rPr>
      </w:pPr>
      <w:r w:rsidRPr="00680596">
        <w:rPr>
          <w:i/>
          <w:iCs/>
        </w:rPr>
        <w:t>Use case four</w:t>
      </w:r>
    </w:p>
    <w:p w14:paraId="41AF3E82" w14:textId="77777777" w:rsidR="007B585F" w:rsidRDefault="007B585F" w:rsidP="007B585F">
      <w:r>
        <w:t>Motion Control with periodic deterministic communication.</w:t>
      </w:r>
    </w:p>
    <w:p w14:paraId="7AFDDA9D" w14:textId="77777777" w:rsidR="007B585F" w:rsidRPr="004C5602" w:rsidRDefault="007B585F" w:rsidP="007B585F">
      <w:pPr>
        <w:rPr>
          <w:i/>
          <w:iCs/>
        </w:rPr>
      </w:pPr>
      <w:r w:rsidRPr="004C5602">
        <w:rPr>
          <w:i/>
          <w:iCs/>
        </w:rPr>
        <w:lastRenderedPageBreak/>
        <w:t>Use case five</w:t>
      </w:r>
    </w:p>
    <w:p w14:paraId="77B8AD9F" w14:textId="77777777" w:rsidR="007B585F" w:rsidRDefault="007B585F" w:rsidP="007B585F">
      <w:r>
        <w:t>Haptic feedback data stream with periodic deterministic communication.</w:t>
      </w:r>
    </w:p>
    <w:p w14:paraId="02E99EE2" w14:textId="77777777" w:rsidR="007B585F" w:rsidRPr="004C5602" w:rsidRDefault="007B585F" w:rsidP="007B585F">
      <w:pPr>
        <w:rPr>
          <w:i/>
          <w:iCs/>
        </w:rPr>
      </w:pPr>
      <w:r w:rsidRPr="004C5602">
        <w:rPr>
          <w:i/>
          <w:iCs/>
        </w:rPr>
        <w:t>Use case six</w:t>
      </w:r>
    </w:p>
    <w:p w14:paraId="5780E9CA" w14:textId="77777777" w:rsidR="007B585F" w:rsidRDefault="007B585F" w:rsidP="007B585F">
      <w:r>
        <w:t>Manufacturing data stream with mixed traffic.</w:t>
      </w:r>
    </w:p>
    <w:p w14:paraId="0795D23D" w14:textId="77777777" w:rsidR="007B585F" w:rsidRPr="007B585F" w:rsidRDefault="007B585F" w:rsidP="007B585F">
      <w:pPr>
        <w:rPr>
          <w:lang w:eastAsia="en-US"/>
        </w:rPr>
        <w:sectPr w:rsidR="007B585F" w:rsidRPr="007B585F" w:rsidSect="00AA0CF5">
          <w:footnotePr>
            <w:numRestart w:val="eachSect"/>
          </w:footnotePr>
          <w:pgSz w:w="16840" w:h="11907" w:orient="landscape" w:code="9"/>
          <w:pgMar w:top="1191" w:right="1418" w:bottom="1134" w:left="1134" w:header="851" w:footer="340" w:gutter="0"/>
          <w:cols w:space="720"/>
          <w:formProt w:val="0"/>
          <w:docGrid w:linePitch="272"/>
        </w:sectPr>
      </w:pPr>
    </w:p>
    <w:p w14:paraId="19AF2F33" w14:textId="77777777" w:rsidR="00A6531E" w:rsidRPr="00457CAE" w:rsidRDefault="00A6531E" w:rsidP="00DF3B60">
      <w:pPr>
        <w:pStyle w:val="Heading3"/>
        <w:rPr>
          <w:lang w:eastAsia="en-US"/>
        </w:rPr>
      </w:pPr>
      <w:bookmarkStart w:id="159" w:name="_Toc45387375"/>
      <w:bookmarkStart w:id="160" w:name="_Toc146301567"/>
      <w:r w:rsidRPr="00457CAE">
        <w:rPr>
          <w:lang w:eastAsia="en-US"/>
        </w:rPr>
        <w:lastRenderedPageBreak/>
        <w:t>A</w:t>
      </w:r>
      <w:r w:rsidR="001C613D" w:rsidRPr="00457CAE">
        <w:t>.</w:t>
      </w:r>
      <w:r w:rsidRPr="00457CAE">
        <w:rPr>
          <w:lang w:eastAsia="en-US"/>
        </w:rPr>
        <w:t>2.4.2</w:t>
      </w:r>
      <w:r w:rsidRPr="00457CAE">
        <w:rPr>
          <w:lang w:eastAsia="en-US"/>
        </w:rPr>
        <w:tab/>
        <w:t>Augmented reality</w:t>
      </w:r>
      <w:bookmarkEnd w:id="159"/>
      <w:bookmarkEnd w:id="160"/>
    </w:p>
    <w:p w14:paraId="70B2847A" w14:textId="77777777" w:rsidR="00A6531E" w:rsidRPr="00457CAE" w:rsidRDefault="00A6531E" w:rsidP="00A6531E">
      <w:pPr>
        <w:rPr>
          <w:rFonts w:eastAsia="SimSun"/>
          <w:lang w:eastAsia="en-US"/>
        </w:rPr>
      </w:pPr>
      <w:r w:rsidRPr="00457CAE">
        <w:rPr>
          <w:rFonts w:eastAsia="SimSun"/>
          <w:lang w:eastAsia="en-US"/>
        </w:rPr>
        <w:t>It is envisioned that in future smart factories and production facilities, people will continue to play an important and substantial role. However, due to the envisaged high flexibility and versatility of the Factories of the Future, shop floor workers should be optimally supported in getting quickly prepared for new tasks and activities and in ensuring smooth operations in an efficient and ergonomic manner. To this end, augmented reality may play a crucial role, for example for the following applications:</w:t>
      </w:r>
    </w:p>
    <w:p w14:paraId="0B912B11"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monitoring of processes and production flows;</w:t>
      </w:r>
    </w:p>
    <w:p w14:paraId="5B2DF0A2"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step-by-step instructions for specific tasks, for example in manual assembly workplaces;</w:t>
      </w:r>
    </w:p>
    <w:p w14:paraId="0C755F4E"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t>a</w:t>
      </w:r>
      <w:r w:rsidR="00A6531E" w:rsidRPr="00457CAE">
        <w:rPr>
          <w:rFonts w:eastAsia="SimSun"/>
          <w:lang w:eastAsia="en-US"/>
        </w:rPr>
        <w:t>d hoc support from a remote expert, for example for maintenance or service tasks.</w:t>
      </w:r>
    </w:p>
    <w:p w14:paraId="0DD5EEC2" w14:textId="77777777" w:rsidR="00A6531E" w:rsidRPr="00457CAE" w:rsidRDefault="00A6531E" w:rsidP="00A6531E">
      <w:pPr>
        <w:rPr>
          <w:rFonts w:eastAsia="SimSun"/>
          <w:lang w:eastAsia="en-US"/>
        </w:rPr>
      </w:pPr>
      <w:r w:rsidRPr="00457CAE">
        <w:rPr>
          <w:rFonts w:eastAsia="SimSun"/>
          <w:lang w:eastAsia="en-US"/>
        </w:rPr>
        <w:t xml:space="preserve">In this respect, especially head-mounted augmented-reality devices with see-through display are very attractive since they allow for a maximum degree of ergonomics, flexibility and mobility and leave the hands of workers free for other tasks. However, if such augmented-reality devices are worn for a longer period (e.g., one work shift), these devices have to be lightweight and highly energy-efficient while at the same time they should not become very warm. A very promising approach is to offload complex (e.g., video) processing tasks to the network (e.g., an edge cloud) and to reduce the augmented-reality head-mounted device’s functionality. This has the additional benefit that the augmented-reality application may have easy access to different context information (e.g., information about the environment, production machinery, the current link state, etc.) if executed in the network. </w:t>
      </w:r>
    </w:p>
    <w:p w14:paraId="63353D86"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2.4.2-1</w:t>
      </w:r>
      <w:r w:rsidR="005256C2" w:rsidRPr="00457CAE">
        <w:rPr>
          <w:rFonts w:eastAsia="SimSun"/>
          <w:lang w:eastAsia="en-US"/>
        </w:rPr>
        <w:t>:</w:t>
      </w:r>
      <w:r w:rsidRPr="00457CAE">
        <w:rPr>
          <w:rFonts w:eastAsia="SimSun"/>
          <w:lang w:eastAsia="en-US"/>
        </w:rPr>
        <w:t xml:space="preserve"> Service performance requirements for augmented reality in human-machine interfaces</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752"/>
        <w:gridCol w:w="3260"/>
        <w:gridCol w:w="1559"/>
        <w:gridCol w:w="1039"/>
        <w:gridCol w:w="992"/>
        <w:gridCol w:w="9"/>
      </w:tblGrid>
      <w:tr w:rsidR="007D32D9" w:rsidRPr="00457CAE" w14:paraId="6D9B17A6" w14:textId="77777777" w:rsidTr="003C6565">
        <w:trPr>
          <w:cantSplit/>
          <w:tblHeader/>
        </w:trPr>
        <w:tc>
          <w:tcPr>
            <w:tcW w:w="617" w:type="dxa"/>
          </w:tcPr>
          <w:p w14:paraId="0C862E9A" w14:textId="77777777" w:rsidR="00A6531E" w:rsidRPr="00457CAE" w:rsidRDefault="00A6531E" w:rsidP="0023489E">
            <w:pPr>
              <w:pStyle w:val="TAH"/>
            </w:pPr>
            <w:r w:rsidRPr="00457CAE">
              <w:t>Use case #</w:t>
            </w:r>
          </w:p>
        </w:tc>
        <w:tc>
          <w:tcPr>
            <w:tcW w:w="7571" w:type="dxa"/>
            <w:gridSpan w:val="3"/>
            <w:shd w:val="clear" w:color="auto" w:fill="auto"/>
          </w:tcPr>
          <w:p w14:paraId="12B67329" w14:textId="77777777" w:rsidR="00A6531E" w:rsidRPr="00457CAE" w:rsidRDefault="00A6531E" w:rsidP="0023489E">
            <w:pPr>
              <w:pStyle w:val="TAH"/>
            </w:pPr>
            <w:r w:rsidRPr="00457CAE">
              <w:t>Characteristic parameter</w:t>
            </w:r>
          </w:p>
        </w:tc>
        <w:tc>
          <w:tcPr>
            <w:tcW w:w="2040" w:type="dxa"/>
            <w:gridSpan w:val="3"/>
          </w:tcPr>
          <w:p w14:paraId="7C6C9B9F" w14:textId="77777777" w:rsidR="00A6531E" w:rsidRPr="00457CAE" w:rsidRDefault="00A6531E" w:rsidP="0023489E">
            <w:pPr>
              <w:pStyle w:val="TAH"/>
            </w:pPr>
            <w:r w:rsidRPr="00457CAE">
              <w:t>Influence quantity</w:t>
            </w:r>
          </w:p>
        </w:tc>
      </w:tr>
      <w:tr w:rsidR="007D32D9" w:rsidRPr="00457CAE" w14:paraId="4ABC5F8E" w14:textId="77777777" w:rsidTr="003C6565">
        <w:trPr>
          <w:gridAfter w:val="1"/>
          <w:wAfter w:w="9" w:type="dxa"/>
          <w:cantSplit/>
          <w:tblHeader/>
        </w:trPr>
        <w:tc>
          <w:tcPr>
            <w:tcW w:w="617" w:type="dxa"/>
          </w:tcPr>
          <w:p w14:paraId="71E722EE" w14:textId="77777777" w:rsidR="00A6531E" w:rsidRPr="00457CAE" w:rsidRDefault="00A6531E" w:rsidP="0023489E">
            <w:pPr>
              <w:pStyle w:val="TAH"/>
            </w:pPr>
          </w:p>
        </w:tc>
        <w:tc>
          <w:tcPr>
            <w:tcW w:w="2752" w:type="dxa"/>
            <w:shd w:val="clear" w:color="auto" w:fill="auto"/>
          </w:tcPr>
          <w:p w14:paraId="4B33E664" w14:textId="77777777" w:rsidR="00A6531E" w:rsidRPr="00457CAE" w:rsidRDefault="00A6531E" w:rsidP="0023489E">
            <w:pPr>
              <w:pStyle w:val="TAH"/>
            </w:pPr>
            <w:r w:rsidRPr="00457CAE">
              <w:t xml:space="preserve">Communication service availability: target value </w:t>
            </w:r>
            <w:r w:rsidR="008A1EDF">
              <w:t>[%]</w:t>
            </w:r>
          </w:p>
        </w:tc>
        <w:tc>
          <w:tcPr>
            <w:tcW w:w="3260" w:type="dxa"/>
            <w:shd w:val="clear" w:color="auto" w:fill="auto"/>
          </w:tcPr>
          <w:p w14:paraId="211A73C1" w14:textId="77777777" w:rsidR="00A6531E" w:rsidRPr="00457CAE" w:rsidRDefault="00A6531E" w:rsidP="0023489E">
            <w:pPr>
              <w:pStyle w:val="TAH"/>
            </w:pPr>
            <w:r w:rsidRPr="00457CAE">
              <w:t>Communication service reliability: mean time between failures</w:t>
            </w:r>
          </w:p>
        </w:tc>
        <w:tc>
          <w:tcPr>
            <w:tcW w:w="1559" w:type="dxa"/>
            <w:shd w:val="clear" w:color="auto" w:fill="auto"/>
          </w:tcPr>
          <w:p w14:paraId="0ED77C65" w14:textId="77777777" w:rsidR="00A6531E" w:rsidRPr="00457CAE" w:rsidRDefault="00A6531E" w:rsidP="0023489E">
            <w:pPr>
              <w:pStyle w:val="TAH"/>
            </w:pPr>
            <w:r w:rsidRPr="00457CAE">
              <w:t>End-to-end latency: maximum</w:t>
            </w:r>
          </w:p>
        </w:tc>
        <w:tc>
          <w:tcPr>
            <w:tcW w:w="1039" w:type="dxa"/>
          </w:tcPr>
          <w:p w14:paraId="7BCBFAE4" w14:textId="77777777" w:rsidR="00A6531E" w:rsidRPr="00457CAE" w:rsidRDefault="00A6531E" w:rsidP="0023489E">
            <w:pPr>
              <w:pStyle w:val="TAH"/>
            </w:pPr>
            <w:r w:rsidRPr="00457CAE">
              <w:t xml:space="preserve">UE </w:t>
            </w:r>
            <w:r w:rsidR="003C6565" w:rsidRPr="00457CAE">
              <w:br/>
            </w:r>
            <w:r w:rsidRPr="00457CAE">
              <w:t>speed</w:t>
            </w:r>
          </w:p>
        </w:tc>
        <w:tc>
          <w:tcPr>
            <w:tcW w:w="992" w:type="dxa"/>
          </w:tcPr>
          <w:p w14:paraId="5B64F29D" w14:textId="77777777" w:rsidR="00A6531E" w:rsidRPr="00457CAE" w:rsidRDefault="00A6531E" w:rsidP="0023489E">
            <w:pPr>
              <w:pStyle w:val="TAH"/>
            </w:pPr>
            <w:r w:rsidRPr="00457CAE">
              <w:t>Service area (note)</w:t>
            </w:r>
          </w:p>
        </w:tc>
      </w:tr>
      <w:tr w:rsidR="007D32D9" w:rsidRPr="00457CAE" w14:paraId="5363E08E" w14:textId="77777777" w:rsidTr="003C6565">
        <w:trPr>
          <w:gridAfter w:val="1"/>
          <w:wAfter w:w="9" w:type="dxa"/>
          <w:cantSplit/>
        </w:trPr>
        <w:tc>
          <w:tcPr>
            <w:tcW w:w="617" w:type="dxa"/>
          </w:tcPr>
          <w:p w14:paraId="37AAA15B" w14:textId="77777777" w:rsidR="00A6531E" w:rsidRPr="00457CAE" w:rsidRDefault="00A6531E" w:rsidP="0023489E">
            <w:pPr>
              <w:pStyle w:val="TAC"/>
            </w:pPr>
            <w:r w:rsidRPr="00457CAE">
              <w:t>1</w:t>
            </w:r>
          </w:p>
        </w:tc>
        <w:tc>
          <w:tcPr>
            <w:tcW w:w="2752" w:type="dxa"/>
            <w:shd w:val="clear" w:color="auto" w:fill="auto"/>
          </w:tcPr>
          <w:p w14:paraId="27FCE093" w14:textId="77777777" w:rsidR="00A6531E" w:rsidRPr="00457CAE" w:rsidRDefault="00A6531E" w:rsidP="0023489E">
            <w:pPr>
              <w:pStyle w:val="TAC"/>
            </w:pPr>
            <w:r w:rsidRPr="00457CAE">
              <w:t>&gt; 99</w:t>
            </w:r>
            <w:r w:rsidR="008A1EDF">
              <w:t>.</w:t>
            </w:r>
            <w:r w:rsidRPr="00457CAE">
              <w:t>9</w:t>
            </w:r>
          </w:p>
        </w:tc>
        <w:tc>
          <w:tcPr>
            <w:tcW w:w="3260" w:type="dxa"/>
            <w:shd w:val="clear" w:color="auto" w:fill="auto"/>
          </w:tcPr>
          <w:p w14:paraId="2B4029F1" w14:textId="77777777" w:rsidR="00A6531E" w:rsidRPr="00457CAE" w:rsidRDefault="00A6531E" w:rsidP="0023489E">
            <w:pPr>
              <w:pStyle w:val="TAC"/>
            </w:pPr>
            <w:r w:rsidRPr="00457CAE">
              <w:t>~ 1 month</w:t>
            </w:r>
          </w:p>
        </w:tc>
        <w:tc>
          <w:tcPr>
            <w:tcW w:w="1559" w:type="dxa"/>
            <w:shd w:val="clear" w:color="auto" w:fill="auto"/>
          </w:tcPr>
          <w:p w14:paraId="5795C16A" w14:textId="77777777" w:rsidR="00A6531E" w:rsidRPr="00457CAE" w:rsidRDefault="00A6531E" w:rsidP="0023489E">
            <w:pPr>
              <w:pStyle w:val="TAC"/>
              <w:rPr>
                <w:lang w:eastAsia="en-US"/>
              </w:rPr>
            </w:pPr>
            <w:r w:rsidRPr="00457CAE">
              <w:rPr>
                <w:lang w:eastAsia="en-US"/>
              </w:rPr>
              <w:t>&lt; 10 ms</w:t>
            </w:r>
          </w:p>
        </w:tc>
        <w:tc>
          <w:tcPr>
            <w:tcW w:w="1039" w:type="dxa"/>
          </w:tcPr>
          <w:p w14:paraId="2729E88F" w14:textId="77777777" w:rsidR="00A6531E" w:rsidRPr="00457CAE" w:rsidRDefault="00A6531E" w:rsidP="0023489E">
            <w:pPr>
              <w:pStyle w:val="TAC"/>
            </w:pPr>
            <w:r w:rsidRPr="00457CAE">
              <w:t>&lt; 8 km/h</w:t>
            </w:r>
          </w:p>
        </w:tc>
        <w:tc>
          <w:tcPr>
            <w:tcW w:w="992" w:type="dxa"/>
          </w:tcPr>
          <w:p w14:paraId="0DCB82C1" w14:textId="77777777" w:rsidR="00A6531E" w:rsidRPr="00457CAE" w:rsidRDefault="00A6531E" w:rsidP="0023489E">
            <w:pPr>
              <w:pStyle w:val="TAC"/>
            </w:pPr>
            <w:r w:rsidRPr="00457CAE">
              <w:t>20 m x 20 m x 4</w:t>
            </w:r>
            <w:r w:rsidR="003C6565" w:rsidRPr="00457CAE">
              <w:t> </w:t>
            </w:r>
            <w:r w:rsidRPr="00457CAE">
              <w:t>m</w:t>
            </w:r>
          </w:p>
        </w:tc>
      </w:tr>
      <w:tr w:rsidR="006A7014" w:rsidRPr="00457CAE" w14:paraId="611C5743" w14:textId="77777777" w:rsidTr="003C6565">
        <w:trPr>
          <w:cantSplit/>
        </w:trPr>
        <w:tc>
          <w:tcPr>
            <w:tcW w:w="10228" w:type="dxa"/>
            <w:gridSpan w:val="7"/>
          </w:tcPr>
          <w:p w14:paraId="39AA9B80" w14:textId="77777777" w:rsidR="006A7014" w:rsidRPr="00457CAE" w:rsidRDefault="006A7014" w:rsidP="00C55525">
            <w:pPr>
              <w:pStyle w:val="TAN"/>
            </w:pPr>
            <w:r w:rsidRPr="00457CAE">
              <w:t>NOTE:</w:t>
            </w:r>
            <w:r w:rsidRPr="00457CAE">
              <w:tab/>
              <w:t>Length x width x height.</w:t>
            </w:r>
          </w:p>
        </w:tc>
      </w:tr>
    </w:tbl>
    <w:p w14:paraId="174C9669" w14:textId="77777777" w:rsidR="00A6531E" w:rsidRPr="00457CAE" w:rsidRDefault="00A6531E" w:rsidP="00A6531E">
      <w:pPr>
        <w:rPr>
          <w:lang w:eastAsia="en-US"/>
        </w:rPr>
      </w:pPr>
    </w:p>
    <w:p w14:paraId="7032F14A" w14:textId="77777777" w:rsidR="00A6531E" w:rsidRPr="00457CAE" w:rsidRDefault="00A6531E" w:rsidP="00A6531E">
      <w:pPr>
        <w:rPr>
          <w:i/>
          <w:lang w:eastAsia="en-US"/>
        </w:rPr>
      </w:pPr>
      <w:r w:rsidRPr="00457CAE">
        <w:rPr>
          <w:i/>
          <w:lang w:eastAsia="en-US"/>
        </w:rPr>
        <w:t>Use case one</w:t>
      </w:r>
    </w:p>
    <w:p w14:paraId="6D5F9818" w14:textId="77777777" w:rsidR="00A6531E" w:rsidRPr="00457CAE" w:rsidRDefault="00A6531E" w:rsidP="00A6531E">
      <w:pPr>
        <w:rPr>
          <w:lang w:eastAsia="en-US"/>
        </w:rPr>
      </w:pPr>
      <w:r w:rsidRPr="00457CAE">
        <w:rPr>
          <w:lang w:eastAsia="en-US"/>
        </w:rPr>
        <w:t>Bi-directional message transmission between an augmented-reality device and an image processing server.</w:t>
      </w:r>
    </w:p>
    <w:p w14:paraId="075AC66F" w14:textId="77777777" w:rsidR="00A6531E" w:rsidRPr="00457CAE" w:rsidRDefault="00A6531E" w:rsidP="00DF3B60">
      <w:pPr>
        <w:pStyle w:val="Heading2"/>
        <w:rPr>
          <w:lang w:eastAsia="en-US"/>
        </w:rPr>
      </w:pPr>
      <w:bookmarkStart w:id="161" w:name="_Toc45387376"/>
      <w:bookmarkStart w:id="162" w:name="_Toc146301568"/>
      <w:r w:rsidRPr="00457CAE">
        <w:rPr>
          <w:lang w:eastAsia="en-US"/>
        </w:rPr>
        <w:t>A</w:t>
      </w:r>
      <w:r w:rsidR="001C613D" w:rsidRPr="00457CAE">
        <w:t>.</w:t>
      </w:r>
      <w:r w:rsidRPr="00457CAE">
        <w:rPr>
          <w:lang w:eastAsia="en-US"/>
        </w:rPr>
        <w:t>2.5</w:t>
      </w:r>
      <w:r w:rsidRPr="00457CAE">
        <w:rPr>
          <w:lang w:eastAsia="en-US"/>
        </w:rPr>
        <w:tab/>
        <w:t>Monitoring and maintenance</w:t>
      </w:r>
      <w:bookmarkEnd w:id="161"/>
      <w:bookmarkEnd w:id="162"/>
    </w:p>
    <w:p w14:paraId="407B5196" w14:textId="77777777" w:rsidR="00A6531E" w:rsidRPr="00457CAE" w:rsidRDefault="00A6531E" w:rsidP="00DF3B60">
      <w:pPr>
        <w:pStyle w:val="Heading3"/>
        <w:rPr>
          <w:lang w:eastAsia="en-US"/>
        </w:rPr>
      </w:pPr>
      <w:bookmarkStart w:id="163" w:name="_Toc45387377"/>
      <w:bookmarkStart w:id="164" w:name="_Toc146301569"/>
      <w:r w:rsidRPr="00457CAE">
        <w:rPr>
          <w:lang w:eastAsia="en-US"/>
        </w:rPr>
        <w:t>A</w:t>
      </w:r>
      <w:r w:rsidR="001C613D" w:rsidRPr="00457CAE">
        <w:t>.</w:t>
      </w:r>
      <w:r w:rsidRPr="00457CAE">
        <w:rPr>
          <w:lang w:eastAsia="en-US"/>
        </w:rPr>
        <w:t>2.5.1</w:t>
      </w:r>
      <w:r w:rsidRPr="00457CAE">
        <w:rPr>
          <w:lang w:eastAsia="en-US"/>
        </w:rPr>
        <w:tab/>
        <w:t>Remote access and maintenance</w:t>
      </w:r>
      <w:bookmarkEnd w:id="163"/>
      <w:bookmarkEnd w:id="164"/>
    </w:p>
    <w:p w14:paraId="55F5C959" w14:textId="77777777" w:rsidR="00A6531E" w:rsidRPr="00457CAE" w:rsidRDefault="00A6531E" w:rsidP="00C55525">
      <w:pPr>
        <w:rPr>
          <w:lang w:eastAsia="en-US"/>
        </w:rPr>
      </w:pPr>
      <w:r w:rsidRPr="00457CAE">
        <w:rPr>
          <w:rFonts w:eastAsia="SimSun"/>
          <w:lang w:eastAsia="en-US"/>
        </w:rPr>
        <w:t xml:space="preserve">In factories of the future, there are needs to perform remote access and maintenance to devices and entities, for instance, by remote control centres. The devices and entities might be installed at geographically distributed locations. These devices typically have firmware/software which needs to be updated occasionally. Maintenance information also needs to be collected and distributed from/to these devices periodically. The devices can be both stationary and mobile. Device maintenance may happen in parallel to the actual production process and other communication services performed at the device side without any negative impact on these production communication services. </w:t>
      </w:r>
    </w:p>
    <w:p w14:paraId="513A3DB6" w14:textId="77777777" w:rsidR="003F3494" w:rsidRPr="00457CAE" w:rsidRDefault="003F3494" w:rsidP="00C55525">
      <w:pPr>
        <w:pStyle w:val="TH"/>
        <w:rPr>
          <w:rFonts w:eastAsia="SimSun"/>
          <w:lang w:eastAsia="en-US"/>
        </w:rPr>
        <w:sectPr w:rsidR="003F3494" w:rsidRPr="00457CAE" w:rsidSect="00AA0CF5">
          <w:footnotePr>
            <w:numRestart w:val="eachSect"/>
          </w:footnotePr>
          <w:pgSz w:w="11907" w:h="16840" w:code="9"/>
          <w:pgMar w:top="1418" w:right="1134" w:bottom="1134" w:left="1191" w:header="851" w:footer="340" w:gutter="0"/>
          <w:cols w:space="720"/>
          <w:formProt w:val="0"/>
          <w:docGrid w:linePitch="272"/>
        </w:sectPr>
      </w:pPr>
    </w:p>
    <w:p w14:paraId="425E5BEA" w14:textId="77777777" w:rsidR="00A6531E" w:rsidRPr="00674A78" w:rsidRDefault="00A6531E" w:rsidP="00674A78">
      <w:pPr>
        <w:pStyle w:val="TH"/>
        <w:rPr>
          <w:rFonts w:eastAsia="SimSun"/>
        </w:rPr>
      </w:pPr>
      <w:r w:rsidRPr="00674A78">
        <w:rPr>
          <w:rFonts w:eastAsia="SimSun"/>
        </w:rPr>
        <w:lastRenderedPageBreak/>
        <w:t xml:space="preserve">Table </w:t>
      </w:r>
      <w:r w:rsidR="00822F9B" w:rsidRPr="00674A78">
        <w:rPr>
          <w:rFonts w:eastAsia="SimSun"/>
        </w:rPr>
        <w:t>A</w:t>
      </w:r>
      <w:r w:rsidR="001C613D" w:rsidRPr="00674A78">
        <w:rPr>
          <w:rFonts w:eastAsia="SimSun"/>
        </w:rPr>
        <w:t>.</w:t>
      </w:r>
      <w:r w:rsidRPr="00674A78">
        <w:rPr>
          <w:rFonts w:eastAsia="SimSun"/>
        </w:rPr>
        <w:t>2.</w:t>
      </w:r>
      <w:r w:rsidR="001C613D" w:rsidRPr="00674A78">
        <w:rPr>
          <w:rFonts w:eastAsia="SimSun"/>
        </w:rPr>
        <w:t>5</w:t>
      </w:r>
      <w:r w:rsidRPr="00674A78">
        <w:rPr>
          <w:rFonts w:eastAsia="SimSun"/>
        </w:rPr>
        <w:t>.1-1</w:t>
      </w:r>
      <w:r w:rsidR="005256C2" w:rsidRPr="00674A78">
        <w:rPr>
          <w:rFonts w:eastAsia="SimSun"/>
        </w:rPr>
        <w:t>:</w:t>
      </w:r>
      <w:r w:rsidRPr="00674A78">
        <w:rPr>
          <w:rFonts w:eastAsia="SimSun"/>
        </w:rPr>
        <w:t xml:space="preserve"> Service performance requirements for remote access and maintenance</w:t>
      </w:r>
    </w:p>
    <w:tbl>
      <w:tblPr>
        <w:tblW w:w="14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970"/>
        <w:gridCol w:w="2031"/>
        <w:gridCol w:w="1282"/>
        <w:gridCol w:w="1581"/>
        <w:gridCol w:w="1132"/>
        <w:gridCol w:w="1160"/>
        <w:gridCol w:w="1162"/>
        <w:gridCol w:w="1027"/>
        <w:gridCol w:w="1020"/>
        <w:gridCol w:w="680"/>
        <w:gridCol w:w="1005"/>
      </w:tblGrid>
      <w:tr w:rsidR="006A7014" w:rsidRPr="00457CAE" w14:paraId="5CBD4A12" w14:textId="77777777" w:rsidTr="00C55525">
        <w:trPr>
          <w:cantSplit/>
          <w:tblHeader/>
        </w:trPr>
        <w:tc>
          <w:tcPr>
            <w:tcW w:w="702" w:type="dxa"/>
          </w:tcPr>
          <w:p w14:paraId="38F8EFF5" w14:textId="77777777" w:rsidR="00A6531E" w:rsidRPr="00457CAE" w:rsidRDefault="00A6531E" w:rsidP="0023489E">
            <w:pPr>
              <w:pStyle w:val="TAH"/>
            </w:pPr>
            <w:r w:rsidRPr="00457CAE">
              <w:t>Use case #</w:t>
            </w:r>
          </w:p>
        </w:tc>
        <w:tc>
          <w:tcPr>
            <w:tcW w:w="6864" w:type="dxa"/>
            <w:gridSpan w:val="4"/>
            <w:shd w:val="clear" w:color="auto" w:fill="auto"/>
          </w:tcPr>
          <w:p w14:paraId="411A5C93" w14:textId="77777777" w:rsidR="00A6531E" w:rsidRPr="00457CAE" w:rsidRDefault="00A6531E" w:rsidP="0023489E">
            <w:pPr>
              <w:pStyle w:val="TAH"/>
            </w:pPr>
            <w:r w:rsidRPr="00457CAE">
              <w:t>Characteristic parameter</w:t>
            </w:r>
          </w:p>
        </w:tc>
        <w:tc>
          <w:tcPr>
            <w:tcW w:w="7186" w:type="dxa"/>
            <w:gridSpan w:val="7"/>
            <w:shd w:val="clear" w:color="auto" w:fill="auto"/>
          </w:tcPr>
          <w:p w14:paraId="2B5E53B0" w14:textId="77777777" w:rsidR="00A6531E" w:rsidRPr="00457CAE" w:rsidRDefault="00A6531E" w:rsidP="0023489E">
            <w:pPr>
              <w:pStyle w:val="TAH"/>
            </w:pPr>
            <w:r w:rsidRPr="00457CAE">
              <w:t>Influence quantity</w:t>
            </w:r>
          </w:p>
        </w:tc>
      </w:tr>
      <w:tr w:rsidR="006A7014" w:rsidRPr="00457CAE" w14:paraId="086D7665" w14:textId="77777777" w:rsidTr="00C55525">
        <w:trPr>
          <w:cantSplit/>
          <w:tblHeader/>
        </w:trPr>
        <w:tc>
          <w:tcPr>
            <w:tcW w:w="702" w:type="dxa"/>
          </w:tcPr>
          <w:p w14:paraId="64CF8B26" w14:textId="77777777" w:rsidR="00A6531E" w:rsidRPr="00457CAE" w:rsidRDefault="00A6531E" w:rsidP="0023489E">
            <w:pPr>
              <w:pStyle w:val="TAH"/>
            </w:pPr>
          </w:p>
        </w:tc>
        <w:tc>
          <w:tcPr>
            <w:tcW w:w="1970" w:type="dxa"/>
            <w:shd w:val="clear" w:color="auto" w:fill="auto"/>
          </w:tcPr>
          <w:p w14:paraId="091A1F41" w14:textId="77777777" w:rsidR="00A6531E" w:rsidRPr="00457CAE" w:rsidRDefault="00A6531E" w:rsidP="0023489E">
            <w:pPr>
              <w:pStyle w:val="TAH"/>
            </w:pPr>
            <w:r w:rsidRPr="00457CAE">
              <w:t xml:space="preserve">Communication service availability: target value </w:t>
            </w:r>
            <w:r w:rsidR="008A1EDF">
              <w:t>[%]</w:t>
            </w:r>
          </w:p>
        </w:tc>
        <w:tc>
          <w:tcPr>
            <w:tcW w:w="2031" w:type="dxa"/>
            <w:shd w:val="clear" w:color="auto" w:fill="auto"/>
          </w:tcPr>
          <w:p w14:paraId="4A2DAA0C" w14:textId="77777777" w:rsidR="00A6531E" w:rsidRPr="00457CAE" w:rsidRDefault="00A6531E" w:rsidP="0023489E">
            <w:pPr>
              <w:pStyle w:val="TAH"/>
            </w:pPr>
            <w:r w:rsidRPr="00457CAE">
              <w:t>Communication service reliability: mean time between failures</w:t>
            </w:r>
          </w:p>
        </w:tc>
        <w:tc>
          <w:tcPr>
            <w:tcW w:w="1282" w:type="dxa"/>
            <w:shd w:val="clear" w:color="auto" w:fill="auto"/>
          </w:tcPr>
          <w:p w14:paraId="54E1795B" w14:textId="77777777" w:rsidR="00A6531E" w:rsidRPr="00457CAE" w:rsidRDefault="00A6531E" w:rsidP="0023489E">
            <w:pPr>
              <w:pStyle w:val="TAH"/>
            </w:pPr>
            <w:r w:rsidRPr="00457CAE">
              <w:t>End-to-end latency: maximum</w:t>
            </w:r>
          </w:p>
        </w:tc>
        <w:tc>
          <w:tcPr>
            <w:tcW w:w="1581" w:type="dxa"/>
            <w:shd w:val="clear" w:color="auto" w:fill="auto"/>
          </w:tcPr>
          <w:p w14:paraId="68F98095" w14:textId="77777777" w:rsidR="00A6531E" w:rsidRPr="00457CAE" w:rsidRDefault="00A6531E" w:rsidP="0023489E">
            <w:pPr>
              <w:pStyle w:val="TAH"/>
            </w:pPr>
            <w:r w:rsidRPr="00457CAE">
              <w:t>Service bitrate: user experienced data rate</w:t>
            </w:r>
          </w:p>
        </w:tc>
        <w:tc>
          <w:tcPr>
            <w:tcW w:w="1132" w:type="dxa"/>
            <w:shd w:val="clear" w:color="auto" w:fill="auto"/>
          </w:tcPr>
          <w:p w14:paraId="46C6BCE1" w14:textId="77777777" w:rsidR="00A6531E" w:rsidRPr="00457CAE" w:rsidRDefault="00A6531E" w:rsidP="0023489E">
            <w:pPr>
              <w:pStyle w:val="TAH"/>
            </w:pPr>
            <w:r w:rsidRPr="00457CAE">
              <w:t>Message size [byte]</w:t>
            </w:r>
          </w:p>
        </w:tc>
        <w:tc>
          <w:tcPr>
            <w:tcW w:w="1160" w:type="dxa"/>
          </w:tcPr>
          <w:p w14:paraId="5148DB07" w14:textId="77777777" w:rsidR="00A6531E" w:rsidRPr="00457CAE" w:rsidRDefault="00A6531E" w:rsidP="0023489E">
            <w:pPr>
              <w:pStyle w:val="TAH"/>
            </w:pPr>
            <w:r w:rsidRPr="00457CAE">
              <w:t>Transfer interval: lower bound</w:t>
            </w:r>
          </w:p>
        </w:tc>
        <w:tc>
          <w:tcPr>
            <w:tcW w:w="1162" w:type="dxa"/>
          </w:tcPr>
          <w:p w14:paraId="73078CD5" w14:textId="77777777" w:rsidR="00A6531E" w:rsidRPr="00457CAE" w:rsidRDefault="00A6531E" w:rsidP="0023489E">
            <w:pPr>
              <w:pStyle w:val="TAH"/>
            </w:pPr>
            <w:r w:rsidRPr="00457CAE">
              <w:t>Transfer interval: upper bound</w:t>
            </w:r>
          </w:p>
        </w:tc>
        <w:tc>
          <w:tcPr>
            <w:tcW w:w="1027" w:type="dxa"/>
          </w:tcPr>
          <w:p w14:paraId="03B2B9CC" w14:textId="77777777" w:rsidR="00A6531E" w:rsidRPr="00457CAE" w:rsidRDefault="00A6531E" w:rsidP="0023489E">
            <w:pPr>
              <w:pStyle w:val="TAH"/>
            </w:pPr>
            <w:r w:rsidRPr="00457CAE">
              <w:t>Survival time</w:t>
            </w:r>
          </w:p>
        </w:tc>
        <w:tc>
          <w:tcPr>
            <w:tcW w:w="1020" w:type="dxa"/>
          </w:tcPr>
          <w:p w14:paraId="7A8E88AB" w14:textId="77777777" w:rsidR="00A6531E" w:rsidRPr="00457CAE" w:rsidRDefault="00A6531E" w:rsidP="0023489E">
            <w:pPr>
              <w:pStyle w:val="TAH"/>
            </w:pPr>
            <w:r w:rsidRPr="00457CAE">
              <w:t>UE speed</w:t>
            </w:r>
          </w:p>
        </w:tc>
        <w:tc>
          <w:tcPr>
            <w:tcW w:w="680" w:type="dxa"/>
          </w:tcPr>
          <w:p w14:paraId="491E05DA" w14:textId="77777777" w:rsidR="00A6531E" w:rsidRPr="00457CAE" w:rsidRDefault="00A6531E" w:rsidP="0023489E">
            <w:pPr>
              <w:pStyle w:val="TAH"/>
            </w:pPr>
            <w:r w:rsidRPr="00457CAE">
              <w:t># of UEs</w:t>
            </w:r>
          </w:p>
        </w:tc>
        <w:tc>
          <w:tcPr>
            <w:tcW w:w="1005" w:type="dxa"/>
          </w:tcPr>
          <w:p w14:paraId="1FD34E3E" w14:textId="77777777" w:rsidR="00A6531E" w:rsidRPr="00457CAE" w:rsidRDefault="00A6531E" w:rsidP="0023489E">
            <w:pPr>
              <w:pStyle w:val="TAH"/>
            </w:pPr>
            <w:r w:rsidRPr="00457CAE">
              <w:t>Service area (note)</w:t>
            </w:r>
          </w:p>
        </w:tc>
      </w:tr>
      <w:tr w:rsidR="006A7014" w:rsidRPr="00457CAE" w14:paraId="4FDA2B06" w14:textId="77777777" w:rsidTr="00C55525">
        <w:trPr>
          <w:cantSplit/>
        </w:trPr>
        <w:tc>
          <w:tcPr>
            <w:tcW w:w="702" w:type="dxa"/>
          </w:tcPr>
          <w:p w14:paraId="6A63BA4F" w14:textId="77777777" w:rsidR="00A6531E" w:rsidRPr="00457CAE" w:rsidRDefault="00A6531E" w:rsidP="0023489E">
            <w:pPr>
              <w:pStyle w:val="TAC"/>
            </w:pPr>
            <w:r w:rsidRPr="00457CAE">
              <w:t>1</w:t>
            </w:r>
          </w:p>
        </w:tc>
        <w:tc>
          <w:tcPr>
            <w:tcW w:w="1970" w:type="dxa"/>
            <w:shd w:val="clear" w:color="auto" w:fill="auto"/>
          </w:tcPr>
          <w:p w14:paraId="0EEF5CB1" w14:textId="77777777" w:rsidR="00A6531E" w:rsidRPr="00457CAE" w:rsidRDefault="00A6531E" w:rsidP="0023489E">
            <w:pPr>
              <w:pStyle w:val="TAC"/>
            </w:pPr>
            <w:r w:rsidRPr="00457CAE">
              <w:t>–</w:t>
            </w:r>
          </w:p>
        </w:tc>
        <w:tc>
          <w:tcPr>
            <w:tcW w:w="2031" w:type="dxa"/>
            <w:shd w:val="clear" w:color="auto" w:fill="auto"/>
          </w:tcPr>
          <w:p w14:paraId="0FC3ACAC" w14:textId="77777777" w:rsidR="00A6531E" w:rsidRPr="00457CAE" w:rsidRDefault="00A6531E" w:rsidP="0023489E">
            <w:pPr>
              <w:pStyle w:val="TAC"/>
            </w:pPr>
            <w:r w:rsidRPr="00457CAE">
              <w:t>~ 1 month</w:t>
            </w:r>
          </w:p>
        </w:tc>
        <w:tc>
          <w:tcPr>
            <w:tcW w:w="1282" w:type="dxa"/>
            <w:shd w:val="clear" w:color="auto" w:fill="auto"/>
          </w:tcPr>
          <w:p w14:paraId="60C40911" w14:textId="77777777" w:rsidR="00A6531E" w:rsidRPr="00457CAE" w:rsidRDefault="00A6531E" w:rsidP="0023489E">
            <w:pPr>
              <w:pStyle w:val="TAC"/>
              <w:rPr>
                <w:lang w:eastAsia="en-US"/>
              </w:rPr>
            </w:pPr>
            <w:r w:rsidRPr="00457CAE">
              <w:rPr>
                <w:lang w:eastAsia="en-US"/>
              </w:rPr>
              <w:t>–</w:t>
            </w:r>
          </w:p>
        </w:tc>
        <w:tc>
          <w:tcPr>
            <w:tcW w:w="1581" w:type="dxa"/>
            <w:shd w:val="clear" w:color="auto" w:fill="auto"/>
          </w:tcPr>
          <w:p w14:paraId="5B9CAF0F" w14:textId="77777777" w:rsidR="00A6531E" w:rsidRPr="00457CAE" w:rsidRDefault="00A6531E" w:rsidP="0023489E">
            <w:pPr>
              <w:pStyle w:val="TAC"/>
            </w:pPr>
            <w:r w:rsidRPr="00457CAE">
              <w:t>≥ 1 Mbit/s</w:t>
            </w:r>
          </w:p>
        </w:tc>
        <w:tc>
          <w:tcPr>
            <w:tcW w:w="1132" w:type="dxa"/>
            <w:shd w:val="clear" w:color="auto" w:fill="auto"/>
          </w:tcPr>
          <w:p w14:paraId="24F4C325" w14:textId="77777777" w:rsidR="00A6531E" w:rsidRPr="00457CAE" w:rsidRDefault="00A6531E" w:rsidP="0023489E">
            <w:pPr>
              <w:pStyle w:val="TAC"/>
              <w:rPr>
                <w:rFonts w:ascii="Calibri" w:hAnsi="Calibri"/>
                <w:color w:val="000000"/>
                <w:sz w:val="22"/>
                <w:szCs w:val="22"/>
                <w:lang w:eastAsia="en-US"/>
              </w:rPr>
            </w:pPr>
            <w:r w:rsidRPr="00457CAE">
              <w:rPr>
                <w:rFonts w:ascii="Calibri" w:hAnsi="Calibri"/>
                <w:color w:val="000000"/>
                <w:sz w:val="22"/>
                <w:szCs w:val="22"/>
                <w:lang w:eastAsia="en-US"/>
              </w:rPr>
              <w:t>–</w:t>
            </w:r>
          </w:p>
        </w:tc>
        <w:tc>
          <w:tcPr>
            <w:tcW w:w="1160" w:type="dxa"/>
          </w:tcPr>
          <w:p w14:paraId="5CEF1D1C" w14:textId="77777777" w:rsidR="00A6531E" w:rsidRPr="00457CAE" w:rsidRDefault="00A6531E" w:rsidP="0023489E">
            <w:pPr>
              <w:pStyle w:val="TAC"/>
            </w:pPr>
            <w:r w:rsidRPr="00457CAE">
              <w:t>–</w:t>
            </w:r>
          </w:p>
        </w:tc>
        <w:tc>
          <w:tcPr>
            <w:tcW w:w="1162" w:type="dxa"/>
          </w:tcPr>
          <w:p w14:paraId="5C3C9DA0" w14:textId="77777777" w:rsidR="00A6531E" w:rsidRPr="00457CAE" w:rsidRDefault="00A6531E" w:rsidP="0023489E">
            <w:pPr>
              <w:pStyle w:val="TAC"/>
            </w:pPr>
            <w:r w:rsidRPr="00457CAE">
              <w:t>–</w:t>
            </w:r>
          </w:p>
        </w:tc>
        <w:tc>
          <w:tcPr>
            <w:tcW w:w="1027" w:type="dxa"/>
          </w:tcPr>
          <w:p w14:paraId="1C77F6E4" w14:textId="77777777" w:rsidR="00A6531E" w:rsidRPr="00457CAE" w:rsidRDefault="00A6531E" w:rsidP="0023489E">
            <w:pPr>
              <w:pStyle w:val="TAC"/>
            </w:pPr>
            <w:r w:rsidRPr="00457CAE">
              <w:t>–</w:t>
            </w:r>
          </w:p>
        </w:tc>
        <w:tc>
          <w:tcPr>
            <w:tcW w:w="1020" w:type="dxa"/>
          </w:tcPr>
          <w:p w14:paraId="414754A8" w14:textId="77777777" w:rsidR="00A6531E" w:rsidRPr="00457CAE" w:rsidRDefault="00A6531E" w:rsidP="0023489E">
            <w:pPr>
              <w:pStyle w:val="TAC"/>
            </w:pPr>
            <w:r w:rsidRPr="00457CAE">
              <w:t>≤ 72 km/h</w:t>
            </w:r>
          </w:p>
        </w:tc>
        <w:tc>
          <w:tcPr>
            <w:tcW w:w="680" w:type="dxa"/>
          </w:tcPr>
          <w:p w14:paraId="688783FA" w14:textId="77777777" w:rsidR="00A6531E" w:rsidRPr="00457CAE" w:rsidRDefault="00A6531E" w:rsidP="0023489E">
            <w:pPr>
              <w:pStyle w:val="TAC"/>
            </w:pPr>
            <w:r w:rsidRPr="00457CAE">
              <w:t>≤ 100</w:t>
            </w:r>
          </w:p>
        </w:tc>
        <w:tc>
          <w:tcPr>
            <w:tcW w:w="1005" w:type="dxa"/>
          </w:tcPr>
          <w:p w14:paraId="31DEEA95" w14:textId="77777777" w:rsidR="00A6531E" w:rsidRPr="00457CAE" w:rsidRDefault="00A6531E" w:rsidP="0023489E">
            <w:pPr>
              <w:pStyle w:val="TAC"/>
            </w:pPr>
            <w:r w:rsidRPr="00457CAE">
              <w:t>50 m x 10 m x 10 m</w:t>
            </w:r>
          </w:p>
        </w:tc>
      </w:tr>
      <w:tr w:rsidR="006A7014" w:rsidRPr="00457CAE" w14:paraId="516F01CF" w14:textId="77777777" w:rsidTr="00557CF5">
        <w:trPr>
          <w:cantSplit/>
        </w:trPr>
        <w:tc>
          <w:tcPr>
            <w:tcW w:w="14752" w:type="dxa"/>
            <w:gridSpan w:val="12"/>
          </w:tcPr>
          <w:p w14:paraId="7FB1574C" w14:textId="77777777" w:rsidR="006A7014" w:rsidRPr="00457CAE" w:rsidRDefault="006A7014" w:rsidP="00C55525">
            <w:pPr>
              <w:pStyle w:val="TAN"/>
            </w:pPr>
            <w:r w:rsidRPr="00457CAE">
              <w:t>NOTE:</w:t>
            </w:r>
            <w:r w:rsidRPr="00457CAE">
              <w:tab/>
              <w:t>Length x width x height.</w:t>
            </w:r>
          </w:p>
        </w:tc>
      </w:tr>
    </w:tbl>
    <w:p w14:paraId="2AA53E23" w14:textId="77777777" w:rsidR="00A6531E" w:rsidRPr="00457CAE" w:rsidRDefault="00A6531E" w:rsidP="00A6531E">
      <w:pPr>
        <w:rPr>
          <w:i/>
          <w:lang w:eastAsia="en-US"/>
        </w:rPr>
      </w:pPr>
    </w:p>
    <w:p w14:paraId="204D99B0" w14:textId="77777777" w:rsidR="003F3494" w:rsidRPr="00457CAE" w:rsidRDefault="003F3494" w:rsidP="00A6531E">
      <w:pPr>
        <w:rPr>
          <w:i/>
          <w:lang w:eastAsia="en-US"/>
        </w:rPr>
        <w:sectPr w:rsidR="003F3494" w:rsidRPr="00457CAE" w:rsidSect="00AA0CF5">
          <w:footnotePr>
            <w:numRestart w:val="eachSect"/>
          </w:footnotePr>
          <w:pgSz w:w="16840" w:h="11907" w:orient="landscape" w:code="9"/>
          <w:pgMar w:top="1191" w:right="1418" w:bottom="1134" w:left="1134" w:header="851" w:footer="340" w:gutter="0"/>
          <w:cols w:space="720"/>
          <w:formProt w:val="0"/>
          <w:docGrid w:linePitch="272"/>
        </w:sectPr>
      </w:pPr>
    </w:p>
    <w:p w14:paraId="5C0DA7AA" w14:textId="77777777" w:rsidR="00A6531E" w:rsidRPr="00457CAE" w:rsidRDefault="00A6531E" w:rsidP="00A6531E">
      <w:pPr>
        <w:rPr>
          <w:i/>
          <w:lang w:eastAsia="en-US"/>
        </w:rPr>
      </w:pPr>
      <w:r w:rsidRPr="00457CAE">
        <w:rPr>
          <w:i/>
          <w:lang w:eastAsia="en-US"/>
        </w:rPr>
        <w:t>Use case one</w:t>
      </w:r>
    </w:p>
    <w:p w14:paraId="12E5FD7A" w14:textId="77777777" w:rsidR="00A6531E" w:rsidRPr="00457CAE" w:rsidRDefault="00A6531E" w:rsidP="00A6531E">
      <w:pPr>
        <w:rPr>
          <w:lang w:eastAsia="en-US"/>
        </w:rPr>
      </w:pPr>
      <w:r w:rsidRPr="00457CAE">
        <w:rPr>
          <w:lang w:eastAsia="en-US"/>
        </w:rPr>
        <w:t>Transmission of non-deterministic messages in parallel to other interactions. Example applications: software/firmware updates and exchange of maintenance information.</w:t>
      </w:r>
    </w:p>
    <w:p w14:paraId="1C39E732" w14:textId="77777777" w:rsidR="00A6531E" w:rsidRPr="00457CAE" w:rsidRDefault="00A6531E" w:rsidP="00DF3B60">
      <w:pPr>
        <w:pStyle w:val="Heading1"/>
      </w:pPr>
      <w:bookmarkStart w:id="165" w:name="_Toc45387378"/>
      <w:bookmarkStart w:id="166" w:name="_Toc146301570"/>
      <w:r w:rsidRPr="00457CAE">
        <w:t>A</w:t>
      </w:r>
      <w:r w:rsidR="001C613D" w:rsidRPr="00457CAE">
        <w:t>.</w:t>
      </w:r>
      <w:r w:rsidRPr="00457CAE">
        <w:t>3</w:t>
      </w:r>
      <w:r w:rsidR="00AC4D96" w:rsidRPr="00457CAE">
        <w:tab/>
      </w:r>
      <w:r w:rsidR="003F3494" w:rsidRPr="00457CAE">
        <w:t>(</w:t>
      </w:r>
      <w:r w:rsidR="00610E85" w:rsidRPr="00457CAE">
        <w:t>v</w:t>
      </w:r>
      <w:r w:rsidR="00AC4D96" w:rsidRPr="00457CAE">
        <w:t>oid</w:t>
      </w:r>
      <w:r w:rsidR="003F3494" w:rsidRPr="00457CAE">
        <w:t>)</w:t>
      </w:r>
      <w:bookmarkEnd w:id="165"/>
      <w:bookmarkEnd w:id="166"/>
    </w:p>
    <w:p w14:paraId="746733A4" w14:textId="77777777" w:rsidR="0062784E" w:rsidRPr="00457CAE" w:rsidRDefault="0062784E" w:rsidP="00A6531E"/>
    <w:p w14:paraId="3635098C" w14:textId="77777777" w:rsidR="00A6531E" w:rsidRPr="00457CAE" w:rsidRDefault="00A6531E" w:rsidP="00DF3B60">
      <w:pPr>
        <w:pStyle w:val="Heading1"/>
      </w:pPr>
      <w:bookmarkStart w:id="167" w:name="_Toc45387379"/>
      <w:bookmarkStart w:id="168" w:name="_Toc146301571"/>
      <w:r w:rsidRPr="00457CAE">
        <w:t>A</w:t>
      </w:r>
      <w:r w:rsidR="001C613D" w:rsidRPr="00457CAE">
        <w:t>.</w:t>
      </w:r>
      <w:r w:rsidRPr="00457CAE">
        <w:t>4</w:t>
      </w:r>
      <w:r w:rsidRPr="00457CAE">
        <w:tab/>
        <w:t>Electric-power distribution</w:t>
      </w:r>
      <w:bookmarkStart w:id="169" w:name="_Hlk83140257"/>
      <w:bookmarkEnd w:id="167"/>
      <w:r w:rsidR="00CF11D5">
        <w:rPr>
          <w:bCs/>
          <w:kern w:val="36"/>
        </w:rPr>
        <w:t xml:space="preserve"> and </w:t>
      </w:r>
      <w:bookmarkStart w:id="170" w:name="_Hlk83140259"/>
      <w:bookmarkEnd w:id="169"/>
      <w:r w:rsidR="00CF11D5">
        <w:rPr>
          <w:bCs/>
          <w:kern w:val="36"/>
        </w:rPr>
        <w:t>Smart Grid</w:t>
      </w:r>
      <w:bookmarkEnd w:id="168"/>
      <w:bookmarkEnd w:id="170"/>
    </w:p>
    <w:p w14:paraId="2BBC1A26" w14:textId="77777777" w:rsidR="00A6531E" w:rsidRPr="00457CAE" w:rsidRDefault="00A6531E" w:rsidP="00DF3B60">
      <w:pPr>
        <w:pStyle w:val="Heading2"/>
      </w:pPr>
      <w:bookmarkStart w:id="171" w:name="_Toc45387380"/>
      <w:bookmarkStart w:id="172" w:name="_Toc146301572"/>
      <w:r w:rsidRPr="00457CAE">
        <w:t>A</w:t>
      </w:r>
      <w:r w:rsidR="001C613D" w:rsidRPr="00457CAE">
        <w:t>.</w:t>
      </w:r>
      <w:r w:rsidRPr="00457CAE">
        <w:t>4.1</w:t>
      </w:r>
      <w:r w:rsidRPr="00457CAE">
        <w:tab/>
        <w:t>Overview</w:t>
      </w:r>
      <w:bookmarkEnd w:id="171"/>
      <w:bookmarkEnd w:id="172"/>
    </w:p>
    <w:p w14:paraId="6A43F8EC" w14:textId="77777777" w:rsidR="00A6531E" w:rsidRPr="00457CAE" w:rsidRDefault="00A6531E" w:rsidP="00A6531E">
      <w:pPr>
        <w:rPr>
          <w:rFonts w:eastAsia="SimSun"/>
          <w:lang w:eastAsia="en-US"/>
        </w:rPr>
      </w:pPr>
      <w:r w:rsidRPr="00457CAE">
        <w:rPr>
          <w:rFonts w:eastAsia="SimSun"/>
          <w:lang w:eastAsia="en-US"/>
        </w:rPr>
        <w:t xml:space="preserve">The energy sector is currently subject to a fundamental change, which is caused by the evolution towards renewable energy, i.e. an increasing number of power plants based on solar and wind power. These changes lead to bi-directional electricity flows and increased dynamics of the power system. New sensors and actuators are being deployed in the power system to efficiently monitor and control the volatile conditions of the grid, requiring real-time information exchange </w:t>
      </w:r>
      <w:r w:rsidR="00D8592D" w:rsidRPr="00457CAE">
        <w:rPr>
          <w:rFonts w:eastAsia="SimSun"/>
          <w:lang w:eastAsia="en-US"/>
        </w:rPr>
        <w:t>[11][12]</w:t>
      </w:r>
      <w:r w:rsidRPr="00457CAE">
        <w:rPr>
          <w:rFonts w:eastAsia="SimSun"/>
          <w:lang w:eastAsia="en-US"/>
        </w:rPr>
        <w:t xml:space="preserve">. </w:t>
      </w:r>
    </w:p>
    <w:p w14:paraId="4CB15CC3" w14:textId="77777777" w:rsidR="00A6531E" w:rsidRPr="00457CAE" w:rsidRDefault="00A6531E" w:rsidP="00A6531E">
      <w:pPr>
        <w:rPr>
          <w:rFonts w:eastAsia="SimSun"/>
        </w:rPr>
      </w:pPr>
      <w:r w:rsidRPr="00457CAE">
        <w:rPr>
          <w:rFonts w:eastAsia="SimSun"/>
        </w:rPr>
        <w:t>The emerging electric-power distribution grid is also referred to as Smart Grid. The smartness enhances insight into both the grid as a power network and the grid as a system of systems. Enhanced insight improves controllability and predictability, both of which drive improved operation and economic performance and both of which are prerequisites for the sustainable and scalable integration of renewables into the grid and the potential transition to new grid architectures. Smart Grid benefits spread across a broad spectrum but generally include improvements in: power reliability and quality; grid resiliency; power usage optimisation; operational insights; renewable integration; insight into energy usage; and safety and security.</w:t>
      </w:r>
    </w:p>
    <w:p w14:paraId="4B407550" w14:textId="77777777" w:rsidR="00A6531E" w:rsidRPr="00457CAE" w:rsidRDefault="00A6531E" w:rsidP="00A6531E">
      <w:pPr>
        <w:rPr>
          <w:rFonts w:eastAsia="SimSun"/>
          <w:lang w:eastAsia="en-US"/>
        </w:rPr>
      </w:pPr>
      <w:r w:rsidRPr="00457CAE">
        <w:rPr>
          <w:rFonts w:eastAsia="SimSun"/>
          <w:lang w:eastAsia="en-US"/>
        </w:rPr>
        <w:t xml:space="preserve">Overviews of (future) electric-power distribution can be found elsewhere in the literature </w:t>
      </w:r>
      <w:r w:rsidR="00D8592D" w:rsidRPr="00457CAE">
        <w:rPr>
          <w:rFonts w:eastAsia="SimSun"/>
          <w:lang w:eastAsia="en-US"/>
        </w:rPr>
        <w:t>[13][14]</w:t>
      </w:r>
      <w:r w:rsidRPr="00457CAE">
        <w:rPr>
          <w:rFonts w:eastAsia="SimSun"/>
          <w:lang w:eastAsia="en-US"/>
        </w:rPr>
        <w:t>.</w:t>
      </w:r>
    </w:p>
    <w:p w14:paraId="02E15B0D" w14:textId="77777777" w:rsidR="00A6531E" w:rsidRPr="00457CAE" w:rsidRDefault="00A6531E" w:rsidP="00DF3B60">
      <w:pPr>
        <w:pStyle w:val="Heading2"/>
      </w:pPr>
      <w:bookmarkStart w:id="173" w:name="_Toc45387381"/>
      <w:bookmarkStart w:id="174" w:name="_Toc146301573"/>
      <w:r w:rsidRPr="00457CAE">
        <w:t>A</w:t>
      </w:r>
      <w:r w:rsidR="001C613D" w:rsidRPr="00457CAE">
        <w:t>.</w:t>
      </w:r>
      <w:r w:rsidRPr="00457CAE">
        <w:t>4.2</w:t>
      </w:r>
      <w:r w:rsidRPr="00457CAE">
        <w:tab/>
        <w:t>Primary frequency control</w:t>
      </w:r>
      <w:bookmarkEnd w:id="173"/>
      <w:bookmarkEnd w:id="174"/>
    </w:p>
    <w:p w14:paraId="1A6EC529" w14:textId="77777777" w:rsidR="00A6531E" w:rsidRPr="00457CAE" w:rsidRDefault="00A6531E" w:rsidP="00A6531E">
      <w:pPr>
        <w:rPr>
          <w:rFonts w:eastAsia="SimSun"/>
          <w:lang w:eastAsia="en-US"/>
        </w:rPr>
      </w:pPr>
      <w:r w:rsidRPr="00457CAE">
        <w:rPr>
          <w:rFonts w:eastAsia="SimSun"/>
          <w:lang w:eastAsia="en-US"/>
        </w:rPr>
        <w:t>Primary frequency control is among the most challenging and demanding control applications in the utility sector. A primary frequency control system is responsible for controlling the energy supply injected and withheld to ensure that the frequency is not deviating more than 0</w:t>
      </w:r>
      <w:r w:rsidR="008A1EDF">
        <w:rPr>
          <w:rFonts w:eastAsia="SimSun"/>
        </w:rPr>
        <w:t>.</w:t>
      </w:r>
      <w:r w:rsidRPr="00457CAE">
        <w:rPr>
          <w:rFonts w:eastAsia="SimSun"/>
          <w:lang w:eastAsia="en-US"/>
        </w:rPr>
        <w:t>02</w:t>
      </w:r>
      <w:r w:rsidR="002A3085" w:rsidRPr="00457CAE">
        <w:t> </w:t>
      </w:r>
      <w:r w:rsidRPr="00457CAE">
        <w:rPr>
          <w:rFonts w:eastAsia="SimSun"/>
          <w:lang w:eastAsia="en-US"/>
        </w:rPr>
        <w:t xml:space="preserve">% from the nominal value (e.g., 50 Hz in Europe). Frequency control is based on having sensors for measuring the features in all parts of the network at all points where energy generation or storage units are connected to the grid. At these points, electronic power converters, also known as inverters, are equipped with communication units to send measurement values to other points in the grid such as a frequency control unit, or receive control commands to inject more, or less, energy into the local network. </w:t>
      </w:r>
    </w:p>
    <w:p w14:paraId="268E7BA8" w14:textId="77777777" w:rsidR="00A6531E" w:rsidRPr="00457CAE" w:rsidRDefault="00A6531E" w:rsidP="00A6531E">
      <w:pPr>
        <w:rPr>
          <w:rFonts w:eastAsia="SimSun"/>
          <w:lang w:eastAsia="en-US"/>
        </w:rPr>
      </w:pPr>
      <w:r w:rsidRPr="00457CAE">
        <w:rPr>
          <w:rFonts w:eastAsia="SimSun"/>
          <w:lang w:eastAsia="en-US"/>
        </w:rPr>
        <w:t xml:space="preserve">With the widespread deployment of local generation units, i.e. solar power units, or wind turbines, hundreds of thousands of such units, and their inverters, may have to be connected in a larger power distribution network. </w:t>
      </w:r>
    </w:p>
    <w:p w14:paraId="432AAAA2" w14:textId="77777777" w:rsidR="00A6531E" w:rsidRPr="00457CAE" w:rsidRDefault="00A6531E" w:rsidP="00A6531E">
      <w:pPr>
        <w:rPr>
          <w:rFonts w:eastAsia="SimSun"/>
          <w:lang w:eastAsia="en-US"/>
        </w:rPr>
      </w:pPr>
      <w:r w:rsidRPr="00457CAE">
        <w:rPr>
          <w:rFonts w:eastAsia="SimSun"/>
          <w:lang w:eastAsia="en-US"/>
        </w:rPr>
        <w:t xml:space="preserve">Primary frequency control is carried out in one of three ways: </w:t>
      </w:r>
    </w:p>
    <w:p w14:paraId="56E0D115" w14:textId="77777777" w:rsidR="00A6531E" w:rsidRPr="00457CAE" w:rsidRDefault="00A6531E" w:rsidP="00C55525">
      <w:pPr>
        <w:pStyle w:val="B1"/>
        <w:rPr>
          <w:rFonts w:eastAsia="SimSun"/>
          <w:lang w:eastAsia="en-US"/>
        </w:rPr>
      </w:pPr>
      <w:r w:rsidRPr="00457CAE">
        <w:rPr>
          <w:rFonts w:eastAsia="SimSun"/>
          <w:lang w:eastAsia="en-US"/>
        </w:rPr>
        <w:t>1)</w:t>
      </w:r>
      <w:r w:rsidRPr="00457CAE">
        <w:rPr>
          <w:rFonts w:eastAsia="SimSun"/>
          <w:lang w:eastAsia="en-US"/>
        </w:rPr>
        <w:tab/>
        <w:t>Centralised control, all data analysis and corrective actions are determined by a central frequency control unit.</w:t>
      </w:r>
    </w:p>
    <w:p w14:paraId="09C1F05E" w14:textId="77777777" w:rsidR="00A6531E" w:rsidRPr="00457CAE" w:rsidRDefault="00A6531E" w:rsidP="00C55525">
      <w:pPr>
        <w:pStyle w:val="B1"/>
        <w:rPr>
          <w:rFonts w:eastAsia="SimSun"/>
          <w:lang w:eastAsia="en-US"/>
        </w:rPr>
      </w:pPr>
      <w:r w:rsidRPr="00457CAE">
        <w:rPr>
          <w:rFonts w:eastAsia="SimSun"/>
          <w:lang w:eastAsia="en-US"/>
        </w:rPr>
        <w:t>2)</w:t>
      </w:r>
      <w:r w:rsidRPr="00457CAE">
        <w:rPr>
          <w:rFonts w:eastAsia="SimSun"/>
          <w:lang w:eastAsia="en-US"/>
        </w:rPr>
        <w:tab/>
        <w:t xml:space="preserve">Decentralised control, the automatic routine frequency control is performed by the individual local inverter based on local frequency values. Statistics and other information is communicated to the central frequency control unit. </w:t>
      </w:r>
    </w:p>
    <w:p w14:paraId="702F028A" w14:textId="77777777" w:rsidR="00A6531E" w:rsidRPr="00457CAE" w:rsidRDefault="00A6531E" w:rsidP="00C55525">
      <w:pPr>
        <w:pStyle w:val="B1"/>
        <w:rPr>
          <w:rFonts w:eastAsia="SimSun"/>
          <w:lang w:eastAsia="en-US"/>
        </w:rPr>
      </w:pPr>
      <w:r w:rsidRPr="00457CAE">
        <w:rPr>
          <w:rFonts w:eastAsia="SimSun"/>
          <w:lang w:eastAsia="en-US"/>
        </w:rPr>
        <w:t>3)</w:t>
      </w:r>
      <w:r w:rsidRPr="00457CAE">
        <w:rPr>
          <w:rFonts w:eastAsia="SimSun"/>
          <w:lang w:eastAsia="en-US"/>
        </w:rPr>
        <w:tab/>
        <w:t xml:space="preserve">Distributed control, the automatic routine frequency control is performed by the individual local inverter based on local and neighbouring frequency values. Statistics and other information are communicated to the central frequency control unit. </w:t>
      </w:r>
    </w:p>
    <w:p w14:paraId="56815168"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4.2-1</w:t>
      </w:r>
      <w:r w:rsidR="005256C2" w:rsidRPr="00457CAE">
        <w:rPr>
          <w:rFonts w:eastAsia="SimSun"/>
          <w:lang w:eastAsia="en-US"/>
        </w:rPr>
        <w:t>:</w:t>
      </w:r>
      <w:r w:rsidRPr="00457CAE">
        <w:rPr>
          <w:rFonts w:eastAsia="SimSun"/>
          <w:lang w:eastAsia="en-US"/>
        </w:rPr>
        <w:t xml:space="preserve"> Service performance requirements for primary frequency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521"/>
        <w:gridCol w:w="1521"/>
        <w:gridCol w:w="1022"/>
        <w:gridCol w:w="946"/>
        <w:gridCol w:w="907"/>
        <w:gridCol w:w="888"/>
        <w:gridCol w:w="983"/>
        <w:gridCol w:w="1183"/>
      </w:tblGrid>
      <w:tr w:rsidR="00A6531E" w:rsidRPr="00457CAE" w14:paraId="2DBFF834" w14:textId="77777777" w:rsidTr="00557CF5">
        <w:trPr>
          <w:cantSplit/>
          <w:tblHeader/>
        </w:trPr>
        <w:tc>
          <w:tcPr>
            <w:tcW w:w="828" w:type="dxa"/>
          </w:tcPr>
          <w:p w14:paraId="3A1CE490" w14:textId="77777777" w:rsidR="00A6531E" w:rsidRPr="00457CAE" w:rsidRDefault="00A6531E" w:rsidP="0023489E">
            <w:pPr>
              <w:pStyle w:val="TAH"/>
            </w:pPr>
            <w:r w:rsidRPr="00457CAE">
              <w:t>Use case #</w:t>
            </w:r>
          </w:p>
        </w:tc>
        <w:tc>
          <w:tcPr>
            <w:tcW w:w="6926" w:type="dxa"/>
            <w:gridSpan w:val="3"/>
            <w:shd w:val="clear" w:color="auto" w:fill="auto"/>
          </w:tcPr>
          <w:p w14:paraId="017943BB" w14:textId="77777777" w:rsidR="00A6531E" w:rsidRPr="00457CAE" w:rsidRDefault="00A6531E" w:rsidP="0023489E">
            <w:pPr>
              <w:pStyle w:val="TAH"/>
            </w:pPr>
            <w:r w:rsidRPr="00457CAE">
              <w:t>Characteristic parameter</w:t>
            </w:r>
          </w:p>
        </w:tc>
        <w:tc>
          <w:tcPr>
            <w:tcW w:w="0" w:type="auto"/>
            <w:gridSpan w:val="5"/>
            <w:shd w:val="clear" w:color="auto" w:fill="auto"/>
          </w:tcPr>
          <w:p w14:paraId="24280120" w14:textId="77777777" w:rsidR="00A6531E" w:rsidRPr="00457CAE" w:rsidRDefault="00A6531E" w:rsidP="0023489E">
            <w:pPr>
              <w:pStyle w:val="TAH"/>
            </w:pPr>
            <w:r w:rsidRPr="00457CAE">
              <w:t>Influence quantity</w:t>
            </w:r>
          </w:p>
        </w:tc>
      </w:tr>
      <w:tr w:rsidR="0062784E" w:rsidRPr="00457CAE" w14:paraId="4AABE551" w14:textId="77777777" w:rsidTr="00557CF5">
        <w:trPr>
          <w:cantSplit/>
          <w:tblHeader/>
        </w:trPr>
        <w:tc>
          <w:tcPr>
            <w:tcW w:w="828" w:type="dxa"/>
          </w:tcPr>
          <w:p w14:paraId="38A19E1F" w14:textId="77777777" w:rsidR="00A6531E" w:rsidRPr="00457CAE" w:rsidRDefault="00A6531E" w:rsidP="0023489E">
            <w:pPr>
              <w:pStyle w:val="TAH"/>
            </w:pPr>
          </w:p>
        </w:tc>
        <w:tc>
          <w:tcPr>
            <w:tcW w:w="2170" w:type="dxa"/>
            <w:shd w:val="clear" w:color="auto" w:fill="auto"/>
          </w:tcPr>
          <w:p w14:paraId="2B3BE870"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3450D253"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1BA1987D" w14:textId="77777777" w:rsidR="00A6531E" w:rsidRPr="00457CAE" w:rsidRDefault="00A6531E" w:rsidP="0023489E">
            <w:pPr>
              <w:pStyle w:val="TAH"/>
            </w:pPr>
            <w:r w:rsidRPr="00457CAE">
              <w:t>End-to-end latency: maximum</w:t>
            </w:r>
          </w:p>
        </w:tc>
        <w:tc>
          <w:tcPr>
            <w:tcW w:w="0" w:type="auto"/>
            <w:shd w:val="clear" w:color="auto" w:fill="auto"/>
          </w:tcPr>
          <w:p w14:paraId="2163C130" w14:textId="77777777" w:rsidR="00A6531E" w:rsidRPr="00457CAE" w:rsidRDefault="00A6531E" w:rsidP="0023489E">
            <w:pPr>
              <w:pStyle w:val="TAH"/>
            </w:pPr>
            <w:r w:rsidRPr="00457CAE">
              <w:t>Message size [byte]</w:t>
            </w:r>
          </w:p>
        </w:tc>
        <w:tc>
          <w:tcPr>
            <w:tcW w:w="0" w:type="auto"/>
          </w:tcPr>
          <w:p w14:paraId="0AF716BF" w14:textId="77777777" w:rsidR="00A6531E" w:rsidRPr="00457CAE" w:rsidRDefault="00A6531E" w:rsidP="0023489E">
            <w:pPr>
              <w:pStyle w:val="TAH"/>
            </w:pPr>
            <w:r w:rsidRPr="00457CAE">
              <w:t>Transfer interval: target value</w:t>
            </w:r>
          </w:p>
        </w:tc>
        <w:tc>
          <w:tcPr>
            <w:tcW w:w="0" w:type="auto"/>
          </w:tcPr>
          <w:p w14:paraId="44305BBA" w14:textId="77777777" w:rsidR="00A6531E" w:rsidRPr="00457CAE" w:rsidRDefault="00A6531E" w:rsidP="0023489E">
            <w:pPr>
              <w:pStyle w:val="TAH"/>
            </w:pPr>
            <w:r w:rsidRPr="00457CAE">
              <w:t>Survival time</w:t>
            </w:r>
          </w:p>
        </w:tc>
        <w:tc>
          <w:tcPr>
            <w:tcW w:w="0" w:type="auto"/>
          </w:tcPr>
          <w:p w14:paraId="0E3BCD35" w14:textId="77777777" w:rsidR="00A6531E" w:rsidRPr="00457CAE" w:rsidRDefault="00A6531E" w:rsidP="0023489E">
            <w:pPr>
              <w:pStyle w:val="TAH"/>
            </w:pPr>
            <w:r w:rsidRPr="00457CAE">
              <w:t># of UEs</w:t>
            </w:r>
          </w:p>
        </w:tc>
        <w:tc>
          <w:tcPr>
            <w:tcW w:w="0" w:type="auto"/>
          </w:tcPr>
          <w:p w14:paraId="273C2D8B" w14:textId="77777777" w:rsidR="00A6531E" w:rsidRPr="00457CAE" w:rsidRDefault="00A6531E" w:rsidP="0023489E">
            <w:pPr>
              <w:pStyle w:val="TAH"/>
            </w:pPr>
            <w:r w:rsidRPr="00457CAE">
              <w:t>Service area</w:t>
            </w:r>
          </w:p>
        </w:tc>
      </w:tr>
      <w:tr w:rsidR="0062784E" w:rsidRPr="00457CAE" w14:paraId="608F593A" w14:textId="77777777" w:rsidTr="00557CF5">
        <w:trPr>
          <w:cantSplit/>
        </w:trPr>
        <w:tc>
          <w:tcPr>
            <w:tcW w:w="828" w:type="dxa"/>
          </w:tcPr>
          <w:p w14:paraId="3F893AA1" w14:textId="77777777" w:rsidR="00A6531E" w:rsidRPr="00457CAE" w:rsidRDefault="00A6531E" w:rsidP="0023489E">
            <w:pPr>
              <w:pStyle w:val="TAC"/>
            </w:pPr>
            <w:r w:rsidRPr="00457CAE">
              <w:t>1</w:t>
            </w:r>
          </w:p>
        </w:tc>
        <w:tc>
          <w:tcPr>
            <w:tcW w:w="2170" w:type="dxa"/>
            <w:shd w:val="clear" w:color="auto" w:fill="auto"/>
          </w:tcPr>
          <w:p w14:paraId="0E9B030A" w14:textId="77777777" w:rsidR="00A6531E" w:rsidRPr="00457CAE" w:rsidRDefault="00A6531E" w:rsidP="0023489E">
            <w:pPr>
              <w:pStyle w:val="TAC"/>
            </w:pPr>
            <w:r w:rsidRPr="00457CAE">
              <w:t>99</w:t>
            </w:r>
            <w:r w:rsidR="008A1EDF">
              <w:t>.</w:t>
            </w:r>
            <w:r w:rsidRPr="00457CAE">
              <w:t>999</w:t>
            </w:r>
          </w:p>
        </w:tc>
        <w:tc>
          <w:tcPr>
            <w:tcW w:w="0" w:type="auto"/>
            <w:shd w:val="clear" w:color="auto" w:fill="auto"/>
          </w:tcPr>
          <w:p w14:paraId="6BD05439" w14:textId="77777777" w:rsidR="00A6531E" w:rsidRPr="00457CAE" w:rsidRDefault="00A6531E" w:rsidP="0023489E">
            <w:pPr>
              <w:pStyle w:val="TAC"/>
            </w:pPr>
            <w:r w:rsidRPr="00457CAE">
              <w:t>TB</w:t>
            </w:r>
            <w:r w:rsidR="000B0F98" w:rsidRPr="00457CAE">
              <w:t>D</w:t>
            </w:r>
          </w:p>
        </w:tc>
        <w:tc>
          <w:tcPr>
            <w:tcW w:w="0" w:type="auto"/>
            <w:shd w:val="clear" w:color="auto" w:fill="auto"/>
          </w:tcPr>
          <w:p w14:paraId="323BF463" w14:textId="77777777" w:rsidR="00A6531E" w:rsidRPr="00457CAE" w:rsidRDefault="00A6531E" w:rsidP="0023489E">
            <w:pPr>
              <w:pStyle w:val="TAC"/>
              <w:rPr>
                <w:lang w:eastAsia="en-US"/>
              </w:rPr>
            </w:pPr>
            <w:r w:rsidRPr="00457CAE">
              <w:rPr>
                <w:lang w:eastAsia="en-US"/>
              </w:rPr>
              <w:t>~ 50 ms</w:t>
            </w:r>
            <w:r w:rsidR="00322142">
              <w:rPr>
                <w:lang w:eastAsia="en-US"/>
              </w:rPr>
              <w:t xml:space="preserve"> </w:t>
            </w:r>
          </w:p>
        </w:tc>
        <w:tc>
          <w:tcPr>
            <w:tcW w:w="0" w:type="auto"/>
            <w:shd w:val="clear" w:color="auto" w:fill="auto"/>
          </w:tcPr>
          <w:p w14:paraId="411B402C" w14:textId="77777777" w:rsidR="00A6531E" w:rsidRPr="00457CAE" w:rsidRDefault="00A6531E" w:rsidP="0023489E">
            <w:pPr>
              <w:pStyle w:val="TAC"/>
              <w:rPr>
                <w:lang w:eastAsia="en-US"/>
              </w:rPr>
            </w:pPr>
            <w:r w:rsidRPr="00457CAE">
              <w:rPr>
                <w:lang w:eastAsia="en-US"/>
              </w:rPr>
              <w:t>~ 100</w:t>
            </w:r>
          </w:p>
        </w:tc>
        <w:tc>
          <w:tcPr>
            <w:tcW w:w="0" w:type="auto"/>
          </w:tcPr>
          <w:p w14:paraId="4D79B964" w14:textId="77777777" w:rsidR="00A6531E" w:rsidRPr="00457CAE" w:rsidRDefault="00A6531E" w:rsidP="0023489E">
            <w:pPr>
              <w:pStyle w:val="TAC"/>
            </w:pPr>
            <w:r w:rsidRPr="00457CAE">
              <w:t>~ 50 ms</w:t>
            </w:r>
          </w:p>
        </w:tc>
        <w:tc>
          <w:tcPr>
            <w:tcW w:w="0" w:type="auto"/>
          </w:tcPr>
          <w:p w14:paraId="51CA1043" w14:textId="77777777" w:rsidR="00A6531E" w:rsidRPr="00457CAE" w:rsidRDefault="00A6531E" w:rsidP="0023489E">
            <w:pPr>
              <w:pStyle w:val="TAC"/>
            </w:pPr>
            <w:r w:rsidRPr="00457CAE">
              <w:t>TB</w:t>
            </w:r>
            <w:r w:rsidR="000B0F98" w:rsidRPr="00457CAE">
              <w:t>D</w:t>
            </w:r>
          </w:p>
        </w:tc>
        <w:tc>
          <w:tcPr>
            <w:tcW w:w="0" w:type="auto"/>
          </w:tcPr>
          <w:p w14:paraId="4FDEB980" w14:textId="77777777" w:rsidR="00A6531E" w:rsidRPr="00457CAE" w:rsidRDefault="00A6531E" w:rsidP="0023489E">
            <w:pPr>
              <w:pStyle w:val="TAC"/>
            </w:pPr>
            <w:r w:rsidRPr="00457CAE">
              <w:t>≤ 100</w:t>
            </w:r>
            <w:r w:rsidR="008A1EDF">
              <w:t>,</w:t>
            </w:r>
            <w:r w:rsidRPr="00457CAE">
              <w:t>000</w:t>
            </w:r>
          </w:p>
        </w:tc>
        <w:tc>
          <w:tcPr>
            <w:tcW w:w="0" w:type="auto"/>
          </w:tcPr>
          <w:p w14:paraId="2E7F3134"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181BEA">
              <w:t>,</w:t>
            </w:r>
            <w:r w:rsidRPr="00457CAE">
              <w:t>000 km</w:t>
            </w:r>
            <w:r w:rsidRPr="00457CAE">
              <w:rPr>
                <w:vertAlign w:val="superscript"/>
              </w:rPr>
              <w:t>2</w:t>
            </w:r>
          </w:p>
        </w:tc>
      </w:tr>
    </w:tbl>
    <w:p w14:paraId="765EEEE4" w14:textId="77777777" w:rsidR="00A6531E" w:rsidRPr="00457CAE" w:rsidRDefault="00A6531E" w:rsidP="00A6531E"/>
    <w:p w14:paraId="32FFA574" w14:textId="77777777" w:rsidR="00A6531E" w:rsidRPr="00457CAE" w:rsidRDefault="00A6531E" w:rsidP="00A6531E">
      <w:pPr>
        <w:rPr>
          <w:i/>
        </w:rPr>
      </w:pPr>
      <w:r w:rsidRPr="00457CAE">
        <w:rPr>
          <w:i/>
        </w:rPr>
        <w:t>Use case one</w:t>
      </w:r>
    </w:p>
    <w:p w14:paraId="147B1A1A" w14:textId="77777777" w:rsidR="00A6531E" w:rsidRPr="00457CAE" w:rsidRDefault="00A6531E" w:rsidP="00A6531E">
      <w:r w:rsidRPr="00457CAE">
        <w:t>Periodic communication service supporting message exchange for primary frequency control.</w:t>
      </w:r>
    </w:p>
    <w:p w14:paraId="51A50B72" w14:textId="77777777" w:rsidR="00A6531E" w:rsidRPr="00457CAE" w:rsidRDefault="00A6531E" w:rsidP="00DF3B60">
      <w:pPr>
        <w:pStyle w:val="Heading2"/>
      </w:pPr>
      <w:bookmarkStart w:id="175" w:name="_Toc45387382"/>
      <w:bookmarkStart w:id="176" w:name="_Toc146301574"/>
      <w:r w:rsidRPr="00457CAE">
        <w:t>A</w:t>
      </w:r>
      <w:r w:rsidR="001C613D" w:rsidRPr="00457CAE">
        <w:t>.</w:t>
      </w:r>
      <w:r w:rsidRPr="00457CAE">
        <w:t>4.3</w:t>
      </w:r>
      <w:r w:rsidRPr="00457CAE">
        <w:tab/>
        <w:t>Distributed voltage control</w:t>
      </w:r>
      <w:bookmarkEnd w:id="175"/>
      <w:bookmarkEnd w:id="176"/>
    </w:p>
    <w:p w14:paraId="43B4F080" w14:textId="77777777" w:rsidR="00A6531E" w:rsidRPr="00457CAE" w:rsidRDefault="00A6531E" w:rsidP="00A6531E">
      <w:pPr>
        <w:rPr>
          <w:rFonts w:eastAsia="SimSun"/>
          <w:lang w:eastAsia="en-US"/>
        </w:rPr>
      </w:pPr>
      <w:r w:rsidRPr="00457CAE">
        <w:rPr>
          <w:rFonts w:eastAsia="SimSun"/>
          <w:lang w:eastAsia="en-US"/>
        </w:rPr>
        <w:t>In the evolution towards 100</w:t>
      </w:r>
      <w:r w:rsidR="002A3085" w:rsidRPr="00457CAE">
        <w:t> </w:t>
      </w:r>
      <w:r w:rsidRPr="00457CAE">
        <w:rPr>
          <w:rFonts w:eastAsia="SimSun"/>
          <w:lang w:eastAsia="en-US"/>
        </w:rPr>
        <w:t>% renewable electric power production, the objective of voltage control is to balance the voltage in future low voltage distribution grids connecting local loads and prosumers, as well as energy storage facilities. The aim is to stabilise the voltage as locally as possible, so that decisions and control commands can be issued as quickly as possible. Distributed voltage control is a challenging and demanding control application. Consumer devices rely on having stable voltage levels to operate successfully. When future energy networks rely on thousands of local energy generation units relying mostly on solar and wind power, then it is crucial to stabilise the voltage levels in all segments of the distribution grid. Inverters, or electronic power converters, measure the voltage and power and change the amount of power injected into the grid, and they connect and disconnect end</w:t>
      </w:r>
      <w:r w:rsidR="00BE082A">
        <w:rPr>
          <w:rFonts w:eastAsia="SimSun"/>
        </w:rPr>
        <w:t xml:space="preserve"> </w:t>
      </w:r>
      <w:r w:rsidRPr="00457CAE">
        <w:rPr>
          <w:rFonts w:eastAsia="SimSun"/>
          <w:lang w:eastAsia="en-US"/>
        </w:rPr>
        <w:t>points from the distribution network.</w:t>
      </w:r>
    </w:p>
    <w:p w14:paraId="0F7B4169" w14:textId="77777777" w:rsidR="00A6531E" w:rsidRPr="00457CAE" w:rsidRDefault="00A6531E" w:rsidP="00A6531E">
      <w:pPr>
        <w:rPr>
          <w:rFonts w:eastAsia="SimSun"/>
          <w:lang w:eastAsia="en-US"/>
        </w:rPr>
      </w:pPr>
      <w:r w:rsidRPr="00457CAE">
        <w:rPr>
          <w:rFonts w:eastAsia="SimSun"/>
          <w:lang w:eastAsia="en-US"/>
        </w:rPr>
        <w:t xml:space="preserve">Distributed control means that the automated voltage control shall be performed by the local voltage control units based on local </w:t>
      </w:r>
      <w:r w:rsidRPr="00457CAE">
        <w:rPr>
          <w:rFonts w:eastAsia="SimSun"/>
          <w:i/>
          <w:lang w:eastAsia="en-US"/>
        </w:rPr>
        <w:t>and neighbouring</w:t>
      </w:r>
      <w:r w:rsidRPr="00457CAE">
        <w:rPr>
          <w:rFonts w:eastAsia="SimSun"/>
          <w:lang w:eastAsia="en-US"/>
        </w:rPr>
        <w:t xml:space="preserve"> voltage and impedance values. Statistics and other information shall be communicated to the central distribution management system, though. </w:t>
      </w:r>
    </w:p>
    <w:p w14:paraId="068903A2"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4.3-1</w:t>
      </w:r>
      <w:r w:rsidR="005256C2" w:rsidRPr="00457CAE">
        <w:rPr>
          <w:rFonts w:eastAsia="SimSun"/>
          <w:lang w:eastAsia="en-US"/>
        </w:rPr>
        <w:t>:</w:t>
      </w:r>
      <w:r w:rsidRPr="00457CAE">
        <w:rPr>
          <w:rFonts w:eastAsia="SimSun"/>
          <w:lang w:eastAsia="en-US"/>
        </w:rPr>
        <w:t xml:space="preserve"> Service performance requirements for distributed voltage control</w:t>
      </w:r>
    </w:p>
    <w:tbl>
      <w:tblPr>
        <w:tblW w:w="9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64"/>
        <w:gridCol w:w="917"/>
        <w:gridCol w:w="1016"/>
        <w:gridCol w:w="1224"/>
      </w:tblGrid>
      <w:tr w:rsidR="00A6531E" w:rsidRPr="00457CAE" w14:paraId="4A46A13A" w14:textId="77777777" w:rsidTr="003C6565">
        <w:trPr>
          <w:cantSplit/>
          <w:tblHeader/>
        </w:trPr>
        <w:tc>
          <w:tcPr>
            <w:tcW w:w="617" w:type="dxa"/>
          </w:tcPr>
          <w:p w14:paraId="515D10F4" w14:textId="77777777" w:rsidR="00A6531E" w:rsidRPr="00457CAE" w:rsidRDefault="00A6531E" w:rsidP="0023489E">
            <w:pPr>
              <w:pStyle w:val="TAH"/>
            </w:pPr>
            <w:r w:rsidRPr="00457CAE">
              <w:t>Use case #</w:t>
            </w:r>
          </w:p>
        </w:tc>
        <w:tc>
          <w:tcPr>
            <w:tcW w:w="4211" w:type="dxa"/>
            <w:gridSpan w:val="3"/>
            <w:shd w:val="clear" w:color="auto" w:fill="auto"/>
          </w:tcPr>
          <w:p w14:paraId="7A6035D5" w14:textId="77777777" w:rsidR="00A6531E" w:rsidRPr="00457CAE" w:rsidRDefault="00A6531E" w:rsidP="0023489E">
            <w:pPr>
              <w:pStyle w:val="TAH"/>
            </w:pPr>
            <w:r w:rsidRPr="00457CAE">
              <w:t>Characteristic parameter</w:t>
            </w:r>
          </w:p>
        </w:tc>
        <w:tc>
          <w:tcPr>
            <w:tcW w:w="5098" w:type="dxa"/>
            <w:gridSpan w:val="5"/>
            <w:shd w:val="clear" w:color="auto" w:fill="auto"/>
          </w:tcPr>
          <w:p w14:paraId="57FE1A5F" w14:textId="77777777" w:rsidR="00A6531E" w:rsidRPr="00457CAE" w:rsidRDefault="00A6531E" w:rsidP="0023489E">
            <w:pPr>
              <w:pStyle w:val="TAH"/>
            </w:pPr>
            <w:r w:rsidRPr="00457CAE">
              <w:t>Influence quantity</w:t>
            </w:r>
          </w:p>
        </w:tc>
      </w:tr>
      <w:tr w:rsidR="0062784E" w:rsidRPr="00457CAE" w14:paraId="690613CA" w14:textId="77777777" w:rsidTr="003C6565">
        <w:trPr>
          <w:cantSplit/>
          <w:tblHeader/>
        </w:trPr>
        <w:tc>
          <w:tcPr>
            <w:tcW w:w="617" w:type="dxa"/>
          </w:tcPr>
          <w:p w14:paraId="12A40B6F" w14:textId="77777777" w:rsidR="00A6531E" w:rsidRPr="00457CAE" w:rsidRDefault="00A6531E" w:rsidP="0023489E">
            <w:pPr>
              <w:pStyle w:val="TAH"/>
            </w:pPr>
          </w:p>
        </w:tc>
        <w:tc>
          <w:tcPr>
            <w:tcW w:w="1577" w:type="dxa"/>
            <w:shd w:val="clear" w:color="auto" w:fill="auto"/>
          </w:tcPr>
          <w:p w14:paraId="3A57613D"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453A38AD"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659D24AE" w14:textId="77777777" w:rsidR="00A6531E" w:rsidRPr="00457CAE" w:rsidRDefault="00A6531E" w:rsidP="0023489E">
            <w:pPr>
              <w:pStyle w:val="TAH"/>
            </w:pPr>
            <w:r w:rsidRPr="00457CAE">
              <w:t>End-to-end latency: maximum</w:t>
            </w:r>
          </w:p>
        </w:tc>
        <w:tc>
          <w:tcPr>
            <w:tcW w:w="0" w:type="auto"/>
            <w:shd w:val="clear" w:color="auto" w:fill="auto"/>
          </w:tcPr>
          <w:p w14:paraId="58950D43" w14:textId="77777777" w:rsidR="00A6531E" w:rsidRPr="00457CAE" w:rsidRDefault="00A6531E" w:rsidP="0023489E">
            <w:pPr>
              <w:pStyle w:val="TAH"/>
            </w:pPr>
            <w:r w:rsidRPr="00457CAE">
              <w:t>Message size [byte]</w:t>
            </w:r>
          </w:p>
        </w:tc>
        <w:tc>
          <w:tcPr>
            <w:tcW w:w="964" w:type="dxa"/>
          </w:tcPr>
          <w:p w14:paraId="692AAC50" w14:textId="77777777" w:rsidR="00A6531E" w:rsidRPr="00457CAE" w:rsidRDefault="00A6531E" w:rsidP="0023489E">
            <w:pPr>
              <w:pStyle w:val="TAH"/>
            </w:pPr>
            <w:r w:rsidRPr="00457CAE">
              <w:t>Transfer interval: target value</w:t>
            </w:r>
          </w:p>
        </w:tc>
        <w:tc>
          <w:tcPr>
            <w:tcW w:w="917" w:type="dxa"/>
          </w:tcPr>
          <w:p w14:paraId="25216543" w14:textId="77777777" w:rsidR="00A6531E" w:rsidRPr="00457CAE" w:rsidRDefault="00A6531E" w:rsidP="0023489E">
            <w:pPr>
              <w:pStyle w:val="TAH"/>
            </w:pPr>
            <w:r w:rsidRPr="00457CAE">
              <w:t>Survival time</w:t>
            </w:r>
          </w:p>
        </w:tc>
        <w:tc>
          <w:tcPr>
            <w:tcW w:w="0" w:type="auto"/>
          </w:tcPr>
          <w:p w14:paraId="0D3679E9" w14:textId="77777777" w:rsidR="00A6531E" w:rsidRPr="00457CAE" w:rsidRDefault="00A6531E" w:rsidP="0023489E">
            <w:pPr>
              <w:pStyle w:val="TAH"/>
            </w:pPr>
            <w:r w:rsidRPr="00457CAE">
              <w:t># of UEs</w:t>
            </w:r>
          </w:p>
        </w:tc>
        <w:tc>
          <w:tcPr>
            <w:tcW w:w="0" w:type="auto"/>
          </w:tcPr>
          <w:p w14:paraId="7DEF8674" w14:textId="77777777" w:rsidR="00A6531E" w:rsidRPr="00457CAE" w:rsidRDefault="00A6531E" w:rsidP="0023489E">
            <w:pPr>
              <w:pStyle w:val="TAH"/>
            </w:pPr>
            <w:r w:rsidRPr="00457CAE">
              <w:t>Service area</w:t>
            </w:r>
          </w:p>
        </w:tc>
      </w:tr>
      <w:tr w:rsidR="0062784E" w:rsidRPr="00457CAE" w14:paraId="054FC096" w14:textId="77777777" w:rsidTr="003C6565">
        <w:trPr>
          <w:cantSplit/>
        </w:trPr>
        <w:tc>
          <w:tcPr>
            <w:tcW w:w="617" w:type="dxa"/>
          </w:tcPr>
          <w:p w14:paraId="29320BC5" w14:textId="77777777" w:rsidR="00A6531E" w:rsidRPr="00457CAE" w:rsidRDefault="00A6531E" w:rsidP="0023489E">
            <w:pPr>
              <w:pStyle w:val="TAC"/>
            </w:pPr>
            <w:r w:rsidRPr="00457CAE">
              <w:t>1</w:t>
            </w:r>
          </w:p>
        </w:tc>
        <w:tc>
          <w:tcPr>
            <w:tcW w:w="1577" w:type="dxa"/>
            <w:shd w:val="clear" w:color="auto" w:fill="auto"/>
          </w:tcPr>
          <w:p w14:paraId="7FFA40CE" w14:textId="77777777" w:rsidR="00A6531E" w:rsidRPr="00457CAE" w:rsidRDefault="00A6531E" w:rsidP="0023489E">
            <w:pPr>
              <w:pStyle w:val="TAC"/>
            </w:pPr>
            <w:r w:rsidRPr="00457CAE">
              <w:t>99</w:t>
            </w:r>
            <w:r w:rsidR="00BE082A">
              <w:t>.</w:t>
            </w:r>
            <w:r w:rsidRPr="00457CAE">
              <w:t>999</w:t>
            </w:r>
          </w:p>
        </w:tc>
        <w:tc>
          <w:tcPr>
            <w:tcW w:w="0" w:type="auto"/>
            <w:shd w:val="clear" w:color="auto" w:fill="auto"/>
          </w:tcPr>
          <w:p w14:paraId="3E95208A" w14:textId="77777777" w:rsidR="00A6531E" w:rsidRPr="00457CAE" w:rsidRDefault="00A6531E" w:rsidP="0023489E">
            <w:pPr>
              <w:pStyle w:val="TAC"/>
            </w:pPr>
            <w:r w:rsidRPr="00457CAE">
              <w:t>TB</w:t>
            </w:r>
            <w:r w:rsidR="000B0F98" w:rsidRPr="00457CAE">
              <w:t>D</w:t>
            </w:r>
          </w:p>
        </w:tc>
        <w:tc>
          <w:tcPr>
            <w:tcW w:w="0" w:type="auto"/>
            <w:shd w:val="clear" w:color="auto" w:fill="auto"/>
          </w:tcPr>
          <w:p w14:paraId="7A0E11CA" w14:textId="77777777" w:rsidR="00A6531E" w:rsidRPr="00457CAE" w:rsidRDefault="00A6531E" w:rsidP="0023489E">
            <w:pPr>
              <w:pStyle w:val="TAC"/>
              <w:rPr>
                <w:lang w:eastAsia="en-US"/>
              </w:rPr>
            </w:pPr>
            <w:r w:rsidRPr="00457CAE">
              <w:rPr>
                <w:lang w:eastAsia="en-US"/>
              </w:rPr>
              <w:t>~ 100 ms</w:t>
            </w:r>
          </w:p>
        </w:tc>
        <w:tc>
          <w:tcPr>
            <w:tcW w:w="0" w:type="auto"/>
            <w:shd w:val="clear" w:color="auto" w:fill="auto"/>
          </w:tcPr>
          <w:p w14:paraId="08CD736A" w14:textId="77777777" w:rsidR="00A6531E" w:rsidRPr="00457CAE" w:rsidRDefault="00A6531E" w:rsidP="0023489E">
            <w:pPr>
              <w:pStyle w:val="TAC"/>
              <w:rPr>
                <w:lang w:eastAsia="en-US"/>
              </w:rPr>
            </w:pPr>
            <w:r w:rsidRPr="00457CAE">
              <w:rPr>
                <w:lang w:eastAsia="en-US"/>
              </w:rPr>
              <w:t>~ 100</w:t>
            </w:r>
          </w:p>
        </w:tc>
        <w:tc>
          <w:tcPr>
            <w:tcW w:w="964" w:type="dxa"/>
          </w:tcPr>
          <w:p w14:paraId="4CD154E4" w14:textId="77777777" w:rsidR="00A6531E" w:rsidRPr="00457CAE" w:rsidRDefault="00A6531E" w:rsidP="0023489E">
            <w:pPr>
              <w:pStyle w:val="TAC"/>
            </w:pPr>
            <w:r w:rsidRPr="00457CAE">
              <w:t>~</w:t>
            </w:r>
            <w:r w:rsidR="000B0F98" w:rsidRPr="00457CAE">
              <w:t> </w:t>
            </w:r>
            <w:r w:rsidRPr="00457CAE">
              <w:t>200</w:t>
            </w:r>
            <w:r w:rsidR="003C6565" w:rsidRPr="00457CAE">
              <w:t> </w:t>
            </w:r>
            <w:r w:rsidRPr="00457CAE">
              <w:t>ms</w:t>
            </w:r>
          </w:p>
        </w:tc>
        <w:tc>
          <w:tcPr>
            <w:tcW w:w="917" w:type="dxa"/>
          </w:tcPr>
          <w:p w14:paraId="15B28F30" w14:textId="77777777" w:rsidR="00A6531E" w:rsidRPr="00457CAE" w:rsidRDefault="00A6531E" w:rsidP="0023489E">
            <w:pPr>
              <w:pStyle w:val="TAC"/>
            </w:pPr>
            <w:r w:rsidRPr="00457CAE">
              <w:t>TB</w:t>
            </w:r>
            <w:r w:rsidR="000B0F98" w:rsidRPr="00457CAE">
              <w:t>D</w:t>
            </w:r>
          </w:p>
        </w:tc>
        <w:tc>
          <w:tcPr>
            <w:tcW w:w="0" w:type="auto"/>
          </w:tcPr>
          <w:p w14:paraId="7E2BEE8A" w14:textId="77777777" w:rsidR="00A6531E" w:rsidRPr="00457CAE" w:rsidRDefault="00A6531E" w:rsidP="0023489E">
            <w:pPr>
              <w:pStyle w:val="TAC"/>
            </w:pPr>
            <w:r w:rsidRPr="00457CAE">
              <w:t>≤ 100</w:t>
            </w:r>
            <w:r w:rsidR="00BE082A">
              <w:t>,</w:t>
            </w:r>
            <w:r w:rsidRPr="00457CAE">
              <w:t>000</w:t>
            </w:r>
          </w:p>
        </w:tc>
        <w:tc>
          <w:tcPr>
            <w:tcW w:w="0" w:type="auto"/>
          </w:tcPr>
          <w:p w14:paraId="766B169F"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BE082A">
              <w:t>,</w:t>
            </w:r>
            <w:r w:rsidRPr="00457CAE">
              <w:t>000 km</w:t>
            </w:r>
            <w:r w:rsidRPr="00457CAE">
              <w:rPr>
                <w:vertAlign w:val="superscript"/>
              </w:rPr>
              <w:t>2</w:t>
            </w:r>
          </w:p>
        </w:tc>
      </w:tr>
    </w:tbl>
    <w:p w14:paraId="5F9BE07B" w14:textId="77777777" w:rsidR="00A6531E" w:rsidRPr="00457CAE" w:rsidRDefault="00A6531E" w:rsidP="00A6531E"/>
    <w:p w14:paraId="79FFAC0B" w14:textId="77777777" w:rsidR="00A6531E" w:rsidRPr="00457CAE" w:rsidRDefault="00A6531E" w:rsidP="00A6531E">
      <w:pPr>
        <w:rPr>
          <w:i/>
        </w:rPr>
      </w:pPr>
      <w:r w:rsidRPr="00457CAE">
        <w:rPr>
          <w:i/>
        </w:rPr>
        <w:t>Use case one</w:t>
      </w:r>
    </w:p>
    <w:p w14:paraId="60780846" w14:textId="77777777" w:rsidR="00A6531E" w:rsidRPr="00457CAE" w:rsidRDefault="00A6531E" w:rsidP="00A6531E">
      <w:r w:rsidRPr="00457CAE">
        <w:t>Periodic communication service supporting message exchange for distributed voltage control.</w:t>
      </w:r>
    </w:p>
    <w:p w14:paraId="77E23D05" w14:textId="77777777" w:rsidR="00A6531E" w:rsidRPr="00457CAE" w:rsidRDefault="00A6531E" w:rsidP="00DF3B60">
      <w:pPr>
        <w:pStyle w:val="Heading2"/>
      </w:pPr>
      <w:bookmarkStart w:id="177" w:name="_Toc45387383"/>
      <w:bookmarkStart w:id="178" w:name="_Toc146301575"/>
      <w:r w:rsidRPr="00457CAE">
        <w:t>A</w:t>
      </w:r>
      <w:r w:rsidR="001C613D" w:rsidRPr="00457CAE">
        <w:t>.</w:t>
      </w:r>
      <w:r w:rsidRPr="00457CAE">
        <w:t>4.4</w:t>
      </w:r>
      <w:r w:rsidRPr="00457CAE">
        <w:tab/>
        <w:t xml:space="preserve">Distributed </w:t>
      </w:r>
      <w:bookmarkStart w:id="179" w:name="_Hlk83140268"/>
      <w:bookmarkEnd w:id="177"/>
      <w:r w:rsidR="00CF11D5">
        <w:t>energy automation</w:t>
      </w:r>
      <w:bookmarkEnd w:id="178"/>
      <w:bookmarkEnd w:id="179"/>
    </w:p>
    <w:p w14:paraId="3D4BCF9E" w14:textId="77777777" w:rsidR="00CF11D5" w:rsidRDefault="00CF11D5" w:rsidP="00DF3B60">
      <w:pPr>
        <w:pStyle w:val="Heading3"/>
        <w:rPr>
          <w:lang w:eastAsia="de-DE"/>
        </w:rPr>
      </w:pPr>
      <w:bookmarkStart w:id="180" w:name="_Hlk83140273"/>
      <w:bookmarkStart w:id="181" w:name="_Toc146301576"/>
      <w:r>
        <w:rPr>
          <w:lang w:eastAsia="de-DE"/>
        </w:rPr>
        <w:t>A.4.4.1</w:t>
      </w:r>
      <w:r>
        <w:rPr>
          <w:lang w:eastAsia="de-DE"/>
        </w:rPr>
        <w:tab/>
        <w:t>Distributed automated switching for isolation and service restoration</w:t>
      </w:r>
      <w:bookmarkEnd w:id="181"/>
    </w:p>
    <w:bookmarkEnd w:id="180"/>
    <w:p w14:paraId="2068C255" w14:textId="77777777" w:rsidR="00A6531E" w:rsidRPr="00457CAE" w:rsidRDefault="00A6531E" w:rsidP="00A6531E">
      <w:pPr>
        <w:rPr>
          <w:rFonts w:eastAsia="SimSun"/>
          <w:lang w:eastAsia="en-US"/>
        </w:rPr>
      </w:pPr>
      <w:r w:rsidRPr="00457CAE">
        <w:rPr>
          <w:rFonts w:eastAsia="SimSun"/>
          <w:lang w:eastAsia="en-US"/>
        </w:rPr>
        <w:t>A power distribution grid fault is a stressful situation. There are self-healing solutions for automated switching, fault isolation</w:t>
      </w:r>
      <w:bookmarkStart w:id="182" w:name="_Hlk83140279"/>
      <w:r w:rsidR="00CF11D5">
        <w:rPr>
          <w:rFonts w:eastAsia="SimSun"/>
        </w:rPr>
        <w:t>,</w:t>
      </w:r>
      <w:bookmarkEnd w:id="182"/>
      <w:r w:rsidRPr="00457CAE">
        <w:rPr>
          <w:rFonts w:eastAsia="SimSun"/>
          <w:lang w:eastAsia="en-US"/>
        </w:rPr>
        <w:t xml:space="preserve"> and service restoration. Furthermore, these solutions are ideally suited to handle outages that affect critical power consumers, such as industrial plants or data centres. Supply interruptions must be fixed within less than a second for critical power consumers. Automated solutions are able to restore power supply within a few hundred milliseconds.</w:t>
      </w:r>
    </w:p>
    <w:p w14:paraId="6DF3F9DD" w14:textId="21A284C4" w:rsidR="00A6531E" w:rsidRPr="00457CAE" w:rsidRDefault="00746C5E" w:rsidP="00C55525">
      <w:pPr>
        <w:pStyle w:val="TH"/>
        <w:rPr>
          <w:rFonts w:eastAsia="SimSun"/>
          <w:lang w:eastAsia="en-US"/>
        </w:rPr>
      </w:pPr>
      <w:r w:rsidRPr="00457CAE">
        <w:rPr>
          <w:rFonts w:eastAsia="Calibri"/>
          <w:noProof/>
        </w:rPr>
        <w:drawing>
          <wp:inline distT="0" distB="0" distL="0" distR="0" wp14:anchorId="6C9C32B8" wp14:editId="06706A16">
            <wp:extent cx="5943600" cy="3676650"/>
            <wp:effectExtent l="0" t="0" r="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43C57BF6" w14:textId="77777777" w:rsidR="00A6531E" w:rsidRPr="00457CAE" w:rsidRDefault="00A6531E" w:rsidP="00A6531E">
      <w:pPr>
        <w:pStyle w:val="TF"/>
        <w:rPr>
          <w:rFonts w:eastAsia="SimSun"/>
        </w:rPr>
      </w:pPr>
      <w:r w:rsidRPr="00457CAE">
        <w:rPr>
          <w:rFonts w:eastAsia="SimSun"/>
        </w:rPr>
        <w:t>Figure A</w:t>
      </w:r>
      <w:r w:rsidR="001C613D" w:rsidRPr="00457CAE">
        <w:rPr>
          <w:rFonts w:eastAsia="SimSun"/>
          <w:b w:val="0"/>
        </w:rPr>
        <w:t>.</w:t>
      </w:r>
      <w:r w:rsidRPr="00457CAE">
        <w:rPr>
          <w:rFonts w:eastAsia="SimSun"/>
        </w:rPr>
        <w:t>4.4</w:t>
      </w:r>
      <w:bookmarkStart w:id="183" w:name="_Hlk83140299"/>
      <w:r w:rsidR="00CF11D5">
        <w:rPr>
          <w:rFonts w:eastAsia="SimSun"/>
        </w:rPr>
        <w:t>.1</w:t>
      </w:r>
      <w:bookmarkEnd w:id="183"/>
      <w:r w:rsidRPr="00457CAE">
        <w:rPr>
          <w:rFonts w:eastAsia="SimSun"/>
        </w:rPr>
        <w:t xml:space="preserve">-1: Depiction of a distribution ring and a failure (flash of lighting) </w:t>
      </w:r>
    </w:p>
    <w:p w14:paraId="0A315CC5" w14:textId="77777777" w:rsidR="00A6531E" w:rsidRPr="00457CAE" w:rsidRDefault="00A6531E" w:rsidP="00A6531E">
      <w:pPr>
        <w:rPr>
          <w:rFonts w:eastAsia="SimSun"/>
          <w:lang w:eastAsia="en-US"/>
        </w:rPr>
      </w:pPr>
      <w:r w:rsidRPr="00457CAE">
        <w:rPr>
          <w:rFonts w:eastAsia="SimSun"/>
          <w:lang w:eastAsia="en-US"/>
        </w:rPr>
        <w:t>The FLISR (Fault Location, Isolation &amp; Service Restoration) solution consists of switch controller devices which are especially designed for feeder automation applications that support the self-healing of power distribution grids with overhead lines. They serve as control units for reclosers and disconnectors in overhead line distribution grids.</w:t>
      </w:r>
    </w:p>
    <w:p w14:paraId="22C0A139" w14:textId="77777777" w:rsidR="00A6531E" w:rsidRPr="00457CAE" w:rsidRDefault="00A6531E" w:rsidP="00A6531E">
      <w:pPr>
        <w:rPr>
          <w:rFonts w:eastAsia="SimSun"/>
          <w:lang w:eastAsia="en-US"/>
        </w:rPr>
      </w:pPr>
      <w:r w:rsidRPr="00457CAE">
        <w:rPr>
          <w:rFonts w:eastAsia="SimSun"/>
          <w:lang w:eastAsia="en-US"/>
        </w:rPr>
        <w:t xml:space="preserve">The system is designed for using fully distributed, independent automated devices. The logic resides in each individual feeder automation controller located at the poles in the feeder level. Each feeder section has a controller device. Using peer-to-peer communication among the controller devices, the system operates autonomously without the need of a regional controller or control centre. However, all self-healing steps carried out will be reported immediately to the control centre to keep the grid status </w:t>
      </w:r>
      <w:bookmarkStart w:id="184" w:name="_Hlk83140302"/>
      <w:r w:rsidR="00CF11D5">
        <w:rPr>
          <w:rFonts w:eastAsia="SimSun"/>
        </w:rPr>
        <w:t>up to date</w:t>
      </w:r>
      <w:bookmarkEnd w:id="184"/>
      <w:r w:rsidRPr="00457CAE">
        <w:rPr>
          <w:rFonts w:eastAsia="SimSun"/>
          <w:lang w:eastAsia="en-US"/>
        </w:rPr>
        <w:t>. The controllers conduct self-healing of the distribution line in typically 500 ms by isolating the faults.</w:t>
      </w:r>
    </w:p>
    <w:p w14:paraId="52F5CF43" w14:textId="77777777" w:rsidR="00A6531E" w:rsidRPr="00457CAE" w:rsidRDefault="00A6531E" w:rsidP="00A6531E">
      <w:pPr>
        <w:rPr>
          <w:rFonts w:eastAsia="SimSun"/>
          <w:lang w:eastAsia="en-US"/>
        </w:rPr>
      </w:pPr>
      <w:r w:rsidRPr="00457CAE">
        <w:rPr>
          <w:rFonts w:eastAsia="SimSun"/>
          <w:lang w:eastAsia="en-US"/>
        </w:rPr>
        <w:t xml:space="preserve">Peer-to-peer communication via IEC 61850 GOOSE (Generic Object Oriented Substation Event) messages provides data as fast as possible (Layer 2 multicast message). They are sent periodically (in steady state, with changing interval time in fault case) by each controller to several or all other controllers of the same feeder and are not acknowledged. </w:t>
      </w:r>
    </w:p>
    <w:p w14:paraId="3B1D2916" w14:textId="77777777" w:rsidR="00CF11D5" w:rsidRDefault="00A6531E" w:rsidP="00A6531E">
      <w:pPr>
        <w:rPr>
          <w:rFonts w:eastAsia="SimSun"/>
          <w:lang w:eastAsia="en-US"/>
        </w:rPr>
      </w:pPr>
      <w:r w:rsidRPr="00457CAE">
        <w:rPr>
          <w:rFonts w:eastAsia="SimSun"/>
          <w:lang w:eastAsia="en-US"/>
        </w:rPr>
        <w:t xml:space="preserve">The </w:t>
      </w:r>
      <w:bookmarkStart w:id="185" w:name="_Hlk83140316"/>
      <w:r w:rsidR="00CF11D5">
        <w:rPr>
          <w:rFonts w:eastAsia="SimSun"/>
        </w:rPr>
        <w:t xml:space="preserve">service bit </w:t>
      </w:r>
      <w:bookmarkEnd w:id="185"/>
      <w:r w:rsidRPr="00457CAE">
        <w:rPr>
          <w:rFonts w:eastAsia="SimSun"/>
          <w:lang w:eastAsia="en-US"/>
        </w:rPr>
        <w:t xml:space="preserve">rate per controller is low in steady state, but GOOSE bursts with high </w:t>
      </w:r>
      <w:bookmarkStart w:id="186" w:name="_Hlk83140322"/>
      <w:r w:rsidR="00CF11D5">
        <w:rPr>
          <w:rFonts w:eastAsia="SimSun"/>
        </w:rPr>
        <w:t>service bit</w:t>
      </w:r>
      <w:bookmarkEnd w:id="186"/>
      <w:r w:rsidRPr="00457CAE">
        <w:rPr>
          <w:rFonts w:eastAsia="SimSun"/>
          <w:lang w:eastAsia="en-US"/>
        </w:rPr>
        <w:t xml:space="preserve"> rate do occur, especially during fault situations. GOOSE messages are sent by several or all controller units of the feeder nearly at the same point in time during the fault location, isolation and service restoration procedure with a low end-to-end latency. </w:t>
      </w:r>
      <w:bookmarkStart w:id="187" w:name="_Hlk83140324"/>
    </w:p>
    <w:p w14:paraId="68BE1279" w14:textId="77777777" w:rsidR="003C6565" w:rsidRPr="00457CAE" w:rsidRDefault="00CF11D5" w:rsidP="00CF11D5">
      <w:pPr>
        <w:rPr>
          <w:rFonts w:eastAsia="MS Mincho"/>
        </w:rPr>
        <w:sectPr w:rsidR="003C6565" w:rsidRPr="00457CAE" w:rsidSect="00AA0CF5">
          <w:footnotePr>
            <w:numRestart w:val="eachSect"/>
          </w:footnotePr>
          <w:pgSz w:w="11907" w:h="16840" w:code="9"/>
          <w:pgMar w:top="1418" w:right="1134" w:bottom="1134" w:left="1191" w:header="851" w:footer="340" w:gutter="0"/>
          <w:cols w:space="720"/>
          <w:formProt w:val="0"/>
          <w:docGrid w:linePitch="272"/>
        </w:sectPr>
      </w:pPr>
      <w:r>
        <w:rPr>
          <w:rFonts w:eastAsia="SimSun"/>
        </w:rPr>
        <w:t xml:space="preserve">The associated </w:t>
      </w:r>
      <w:bookmarkStart w:id="188" w:name="_Hlk83140332"/>
      <w:bookmarkEnd w:id="187"/>
      <w:r>
        <w:rPr>
          <w:rFonts w:eastAsia="SimSun"/>
        </w:rPr>
        <w:t>(a)</w:t>
      </w:r>
      <w:bookmarkStart w:id="189" w:name="_Hlk83140333"/>
      <w:bookmarkEnd w:id="188"/>
      <w:r>
        <w:rPr>
          <w:rFonts w:eastAsia="SimSun"/>
        </w:rPr>
        <w:t>periodic communication KPI</w:t>
      </w:r>
      <w:bookmarkStart w:id="190" w:name="_Hlk83140337"/>
      <w:bookmarkEnd w:id="189"/>
      <w:r>
        <w:rPr>
          <w:rFonts w:eastAsia="SimSun"/>
        </w:rPr>
        <w:t>s are</w:t>
      </w:r>
      <w:bookmarkStart w:id="191" w:name="_Hlk83140338"/>
      <w:bookmarkEnd w:id="190"/>
      <w:r>
        <w:rPr>
          <w:rFonts w:eastAsia="SimSun"/>
        </w:rPr>
        <w:t xml:space="preserve"> provided in Table A4.4</w:t>
      </w:r>
      <w:bookmarkStart w:id="192" w:name="_Hlk83140339"/>
      <w:bookmarkEnd w:id="191"/>
      <w:r>
        <w:rPr>
          <w:rFonts w:eastAsia="SimSun"/>
        </w:rPr>
        <w:t>.1</w:t>
      </w:r>
      <w:bookmarkStart w:id="193" w:name="_Hlk83140340"/>
      <w:bookmarkEnd w:id="192"/>
      <w:r>
        <w:rPr>
          <w:rFonts w:eastAsia="SimSun"/>
        </w:rPr>
        <w:t>-1.</w:t>
      </w:r>
      <w:r>
        <w:t xml:space="preserve"> </w:t>
      </w:r>
      <w:bookmarkEnd w:id="193"/>
    </w:p>
    <w:p w14:paraId="5ED791DC" w14:textId="77777777"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4.4-</w:t>
      </w:r>
      <w:bookmarkStart w:id="194" w:name="_Hlk83140341"/>
      <w:r w:rsidR="000B2793">
        <w:rPr>
          <w:rFonts w:eastAsia="SimSun"/>
        </w:rPr>
        <w:t>1</w:t>
      </w:r>
      <w:r w:rsidR="00CF11D5">
        <w:rPr>
          <w:rFonts w:eastAsia="SimSun"/>
        </w:rPr>
        <w:t>.</w:t>
      </w:r>
      <w:bookmarkEnd w:id="194"/>
      <w:r w:rsidRPr="00457CAE">
        <w:rPr>
          <w:rFonts w:eastAsia="SimSun"/>
        </w:rPr>
        <w:t xml:space="preserve">1: Service performance requirements for distributed automated switching for isolation and service restoration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728"/>
        <w:gridCol w:w="2181"/>
        <w:gridCol w:w="1320"/>
        <w:gridCol w:w="1660"/>
        <w:gridCol w:w="1119"/>
        <w:gridCol w:w="1212"/>
        <w:gridCol w:w="1212"/>
        <w:gridCol w:w="1003"/>
        <w:gridCol w:w="897"/>
        <w:gridCol w:w="1027"/>
      </w:tblGrid>
      <w:tr w:rsidR="00A6531E" w:rsidRPr="00457CAE" w14:paraId="2FC510A8" w14:textId="77777777" w:rsidTr="00CF11D5">
        <w:trPr>
          <w:cantSplit/>
          <w:tblHeader/>
        </w:trPr>
        <w:tc>
          <w:tcPr>
            <w:tcW w:w="918" w:type="dxa"/>
          </w:tcPr>
          <w:p w14:paraId="0F037FF7" w14:textId="77777777" w:rsidR="00A6531E" w:rsidRPr="00457CAE" w:rsidRDefault="00A6531E" w:rsidP="0023489E">
            <w:pPr>
              <w:pStyle w:val="TAH"/>
            </w:pPr>
            <w:r w:rsidRPr="00457CAE">
              <w:t>Use case #</w:t>
            </w:r>
          </w:p>
        </w:tc>
        <w:tc>
          <w:tcPr>
            <w:tcW w:w="7021" w:type="dxa"/>
            <w:gridSpan w:val="4"/>
            <w:shd w:val="clear" w:color="auto" w:fill="auto"/>
          </w:tcPr>
          <w:p w14:paraId="1450CE72" w14:textId="77777777" w:rsidR="00A6531E" w:rsidRPr="00457CAE" w:rsidRDefault="00A6531E" w:rsidP="0023489E">
            <w:pPr>
              <w:pStyle w:val="TAH"/>
            </w:pPr>
            <w:r w:rsidRPr="00457CAE">
              <w:t>Characteristic parameter</w:t>
            </w:r>
          </w:p>
        </w:tc>
        <w:tc>
          <w:tcPr>
            <w:tcW w:w="0" w:type="auto"/>
            <w:gridSpan w:val="6"/>
            <w:shd w:val="clear" w:color="auto" w:fill="auto"/>
          </w:tcPr>
          <w:p w14:paraId="7B0CA93A" w14:textId="77777777" w:rsidR="00A6531E" w:rsidRPr="00457CAE" w:rsidRDefault="00A6531E" w:rsidP="0023489E">
            <w:pPr>
              <w:pStyle w:val="TAH"/>
            </w:pPr>
            <w:r w:rsidRPr="00457CAE">
              <w:t>Influence quantity</w:t>
            </w:r>
          </w:p>
        </w:tc>
      </w:tr>
      <w:tr w:rsidR="0062784E" w:rsidRPr="00457CAE" w14:paraId="252A9B26" w14:textId="77777777" w:rsidTr="00CF11D5">
        <w:trPr>
          <w:cantSplit/>
          <w:tblHeader/>
        </w:trPr>
        <w:tc>
          <w:tcPr>
            <w:tcW w:w="918" w:type="dxa"/>
          </w:tcPr>
          <w:p w14:paraId="361CB6CD" w14:textId="77777777" w:rsidR="00A6531E" w:rsidRPr="00457CAE" w:rsidRDefault="00A6531E" w:rsidP="0023489E">
            <w:pPr>
              <w:pStyle w:val="TAH"/>
            </w:pPr>
          </w:p>
        </w:tc>
        <w:tc>
          <w:tcPr>
            <w:tcW w:w="1728" w:type="dxa"/>
            <w:shd w:val="clear" w:color="auto" w:fill="auto"/>
          </w:tcPr>
          <w:p w14:paraId="069DB20A"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6AC3DBC2"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76D28F2B" w14:textId="77777777" w:rsidR="00A6531E" w:rsidRPr="00457CAE" w:rsidRDefault="00A6531E" w:rsidP="0023489E">
            <w:pPr>
              <w:pStyle w:val="TAH"/>
            </w:pPr>
            <w:r w:rsidRPr="00457CAE">
              <w:t>End-to-end latency: maximum</w:t>
            </w:r>
          </w:p>
        </w:tc>
        <w:tc>
          <w:tcPr>
            <w:tcW w:w="0" w:type="auto"/>
          </w:tcPr>
          <w:p w14:paraId="06CB61D5" w14:textId="77777777" w:rsidR="00A6531E" w:rsidRPr="00457CAE" w:rsidRDefault="00A6531E" w:rsidP="0023489E">
            <w:pPr>
              <w:pStyle w:val="TAH"/>
            </w:pPr>
            <w:r w:rsidRPr="00457CAE">
              <w:t>Service bitrate: user experienced data rate</w:t>
            </w:r>
          </w:p>
        </w:tc>
        <w:tc>
          <w:tcPr>
            <w:tcW w:w="0" w:type="auto"/>
            <w:shd w:val="clear" w:color="auto" w:fill="auto"/>
          </w:tcPr>
          <w:p w14:paraId="4374C992" w14:textId="77777777" w:rsidR="00A6531E" w:rsidRPr="00457CAE" w:rsidRDefault="00A6531E" w:rsidP="0023489E">
            <w:pPr>
              <w:pStyle w:val="TAH"/>
            </w:pPr>
            <w:r w:rsidRPr="00457CAE">
              <w:t>Message size [byte]</w:t>
            </w:r>
          </w:p>
        </w:tc>
        <w:tc>
          <w:tcPr>
            <w:tcW w:w="0" w:type="auto"/>
          </w:tcPr>
          <w:p w14:paraId="7265D1C8" w14:textId="77777777" w:rsidR="00A6531E" w:rsidRPr="00457CAE" w:rsidRDefault="00A6531E" w:rsidP="0023489E">
            <w:pPr>
              <w:pStyle w:val="TAH"/>
            </w:pPr>
            <w:r w:rsidRPr="00457CAE">
              <w:t>Transfer interval: target value</w:t>
            </w:r>
          </w:p>
        </w:tc>
        <w:tc>
          <w:tcPr>
            <w:tcW w:w="0" w:type="auto"/>
          </w:tcPr>
          <w:p w14:paraId="472DED80" w14:textId="77777777" w:rsidR="00A6531E" w:rsidRPr="00457CAE" w:rsidRDefault="00A6531E" w:rsidP="0023489E">
            <w:pPr>
              <w:pStyle w:val="TAH"/>
            </w:pPr>
            <w:r w:rsidRPr="00457CAE">
              <w:t>Survival time</w:t>
            </w:r>
          </w:p>
        </w:tc>
        <w:tc>
          <w:tcPr>
            <w:tcW w:w="0" w:type="auto"/>
          </w:tcPr>
          <w:p w14:paraId="47FD2D7A" w14:textId="77777777" w:rsidR="00A6531E" w:rsidRPr="00457CAE" w:rsidRDefault="00A6531E" w:rsidP="0023489E">
            <w:pPr>
              <w:pStyle w:val="TAH"/>
            </w:pPr>
            <w:r w:rsidRPr="00457CAE">
              <w:t>UE speed</w:t>
            </w:r>
          </w:p>
        </w:tc>
        <w:tc>
          <w:tcPr>
            <w:tcW w:w="0" w:type="auto"/>
          </w:tcPr>
          <w:p w14:paraId="56C68353" w14:textId="77777777" w:rsidR="00A6531E" w:rsidRPr="00457CAE" w:rsidRDefault="00A6531E" w:rsidP="0023489E">
            <w:pPr>
              <w:pStyle w:val="TAH"/>
            </w:pPr>
            <w:r w:rsidRPr="00457CAE">
              <w:t># of UEs</w:t>
            </w:r>
          </w:p>
        </w:tc>
        <w:tc>
          <w:tcPr>
            <w:tcW w:w="0" w:type="auto"/>
          </w:tcPr>
          <w:p w14:paraId="18A8F779" w14:textId="77777777" w:rsidR="00A6531E" w:rsidRPr="00457CAE" w:rsidRDefault="00A6531E" w:rsidP="0023489E">
            <w:pPr>
              <w:pStyle w:val="TAH"/>
            </w:pPr>
            <w:r w:rsidRPr="00457CAE">
              <w:t>Service area (note 1)</w:t>
            </w:r>
          </w:p>
        </w:tc>
      </w:tr>
      <w:tr w:rsidR="0062784E" w:rsidRPr="00457CAE" w14:paraId="3BA5D1CD" w14:textId="77777777" w:rsidTr="00CF11D5">
        <w:trPr>
          <w:cantSplit/>
        </w:trPr>
        <w:tc>
          <w:tcPr>
            <w:tcW w:w="918" w:type="dxa"/>
          </w:tcPr>
          <w:p w14:paraId="6E8ED180" w14:textId="77777777" w:rsidR="00A6531E" w:rsidRPr="00457CAE" w:rsidRDefault="00A6531E" w:rsidP="0023489E">
            <w:pPr>
              <w:pStyle w:val="TAC"/>
            </w:pPr>
            <w:r w:rsidRPr="00457CAE">
              <w:t>1 (note</w:t>
            </w:r>
            <w:r w:rsidR="009D4BEF" w:rsidRPr="00457CAE">
              <w:t> </w:t>
            </w:r>
            <w:r w:rsidRPr="00457CAE">
              <w:t>2)</w:t>
            </w:r>
          </w:p>
        </w:tc>
        <w:tc>
          <w:tcPr>
            <w:tcW w:w="1728" w:type="dxa"/>
            <w:shd w:val="clear" w:color="auto" w:fill="auto"/>
          </w:tcPr>
          <w:p w14:paraId="78080D63" w14:textId="77777777" w:rsidR="00A6531E" w:rsidRPr="00457CAE" w:rsidRDefault="00A6531E" w:rsidP="0023489E">
            <w:pPr>
              <w:pStyle w:val="TAC"/>
            </w:pPr>
            <w:r w:rsidRPr="00457CAE">
              <w:t>99</w:t>
            </w:r>
            <w:r w:rsidR="00BE082A">
              <w:t>.</w:t>
            </w:r>
            <w:r w:rsidRPr="00457CAE">
              <w:t>999</w:t>
            </w:r>
            <w:r w:rsidR="00674A78">
              <w:t> </w:t>
            </w:r>
            <w:r w:rsidRPr="00457CAE">
              <w:t>9</w:t>
            </w:r>
          </w:p>
        </w:tc>
        <w:tc>
          <w:tcPr>
            <w:tcW w:w="0" w:type="auto"/>
            <w:shd w:val="clear" w:color="auto" w:fill="auto"/>
          </w:tcPr>
          <w:p w14:paraId="67F692C3" w14:textId="77777777" w:rsidR="00A6531E" w:rsidRPr="00457CAE" w:rsidRDefault="00A6531E" w:rsidP="0023489E">
            <w:pPr>
              <w:pStyle w:val="TAC"/>
            </w:pPr>
            <w:r w:rsidRPr="00457CAE">
              <w:t>–</w:t>
            </w:r>
          </w:p>
        </w:tc>
        <w:tc>
          <w:tcPr>
            <w:tcW w:w="0" w:type="auto"/>
            <w:shd w:val="clear" w:color="auto" w:fill="auto"/>
          </w:tcPr>
          <w:p w14:paraId="79693028" w14:textId="77777777" w:rsidR="00A6531E" w:rsidRPr="00457CAE" w:rsidRDefault="00A6531E" w:rsidP="0023489E">
            <w:pPr>
              <w:pStyle w:val="TAC"/>
              <w:rPr>
                <w:lang w:eastAsia="en-US"/>
              </w:rPr>
            </w:pPr>
            <w:r w:rsidRPr="00457CAE">
              <w:rPr>
                <w:lang w:eastAsia="en-US"/>
              </w:rPr>
              <w:t>&lt; 5 ms</w:t>
            </w:r>
          </w:p>
        </w:tc>
        <w:tc>
          <w:tcPr>
            <w:tcW w:w="0" w:type="auto"/>
          </w:tcPr>
          <w:p w14:paraId="53696F42" w14:textId="77777777" w:rsidR="00A6531E" w:rsidRPr="00457CAE" w:rsidRDefault="00A6531E" w:rsidP="0023489E">
            <w:pPr>
              <w:pStyle w:val="TAC"/>
              <w:rPr>
                <w:lang w:eastAsia="en-US"/>
              </w:rPr>
            </w:pPr>
            <w:r w:rsidRPr="00457CAE">
              <w:rPr>
                <w:lang w:eastAsia="en-US"/>
              </w:rPr>
              <w:t>1 kbit/s (steady state)</w:t>
            </w:r>
            <w:r w:rsidR="009D4BEF" w:rsidRPr="00457CAE">
              <w:rPr>
                <w:lang w:eastAsia="en-US"/>
              </w:rPr>
              <w:br/>
            </w:r>
            <w:r w:rsidRPr="00457CAE">
              <w:rPr>
                <w:lang w:eastAsia="en-US"/>
              </w:rPr>
              <w:t>1</w:t>
            </w:r>
            <w:r w:rsidR="00BE082A">
              <w:rPr>
                <w:lang w:eastAsia="en-US"/>
              </w:rPr>
              <w:t>.</w:t>
            </w:r>
            <w:r w:rsidRPr="00457CAE">
              <w:rPr>
                <w:lang w:eastAsia="en-US"/>
              </w:rPr>
              <w:t>5 Mbit/s (fault case)</w:t>
            </w:r>
          </w:p>
        </w:tc>
        <w:tc>
          <w:tcPr>
            <w:tcW w:w="0" w:type="auto"/>
            <w:shd w:val="clear" w:color="auto" w:fill="auto"/>
          </w:tcPr>
          <w:p w14:paraId="0EDE1337" w14:textId="77777777" w:rsidR="00A6531E" w:rsidRPr="00457CAE" w:rsidRDefault="00A6531E" w:rsidP="0023489E">
            <w:pPr>
              <w:pStyle w:val="TAC"/>
              <w:rPr>
                <w:lang w:eastAsia="en-US"/>
              </w:rPr>
            </w:pPr>
            <w:r w:rsidRPr="00457CAE">
              <w:rPr>
                <w:lang w:eastAsia="en-US"/>
              </w:rPr>
              <w:t>&lt; 1</w:t>
            </w:r>
            <w:r w:rsidR="00674A78">
              <w:rPr>
                <w:lang w:eastAsia="en-US"/>
              </w:rPr>
              <w:t>,</w:t>
            </w:r>
            <w:r w:rsidRPr="00457CAE">
              <w:rPr>
                <w:lang w:eastAsia="en-US"/>
              </w:rPr>
              <w:t>500</w:t>
            </w:r>
          </w:p>
        </w:tc>
        <w:tc>
          <w:tcPr>
            <w:tcW w:w="0" w:type="auto"/>
          </w:tcPr>
          <w:p w14:paraId="7893EF75" w14:textId="77777777" w:rsidR="00A6531E" w:rsidRPr="00457CAE" w:rsidRDefault="00A6531E" w:rsidP="0023489E">
            <w:pPr>
              <w:pStyle w:val="TAC"/>
            </w:pPr>
            <w:r w:rsidRPr="00457CAE">
              <w:t>&lt; 60 s (steady state)</w:t>
            </w:r>
            <w:r w:rsidR="009D4BEF" w:rsidRPr="00457CAE">
              <w:br/>
            </w:r>
            <w:r w:rsidRPr="00457CAE">
              <w:rPr>
                <w:rFonts w:cs="Arial"/>
              </w:rPr>
              <w:t>≥</w:t>
            </w:r>
            <w:r w:rsidRPr="00457CAE">
              <w:t xml:space="preserve"> 1 ms (fault case)</w:t>
            </w:r>
          </w:p>
        </w:tc>
        <w:tc>
          <w:tcPr>
            <w:tcW w:w="0" w:type="auto"/>
          </w:tcPr>
          <w:p w14:paraId="5E564A79" w14:textId="77777777" w:rsidR="00A6531E" w:rsidRPr="00457CAE" w:rsidRDefault="00351841" w:rsidP="0023489E">
            <w:pPr>
              <w:pStyle w:val="TAC"/>
            </w:pPr>
            <w:r>
              <w:t xml:space="preserve"> transfer interval (one frame loss)</w:t>
            </w:r>
          </w:p>
        </w:tc>
        <w:tc>
          <w:tcPr>
            <w:tcW w:w="0" w:type="auto"/>
          </w:tcPr>
          <w:p w14:paraId="2F73DE3F" w14:textId="77777777" w:rsidR="00A6531E" w:rsidRPr="00457CAE" w:rsidRDefault="00A6531E" w:rsidP="0023489E">
            <w:pPr>
              <w:pStyle w:val="TAC"/>
            </w:pPr>
            <w:r w:rsidRPr="00457CAE">
              <w:t>stationary</w:t>
            </w:r>
          </w:p>
        </w:tc>
        <w:tc>
          <w:tcPr>
            <w:tcW w:w="0" w:type="auto"/>
          </w:tcPr>
          <w:p w14:paraId="0B21EC02" w14:textId="77777777" w:rsidR="00A6531E" w:rsidRPr="00457CAE" w:rsidRDefault="00A6531E" w:rsidP="0023489E">
            <w:pPr>
              <w:pStyle w:val="TAC"/>
            </w:pPr>
            <w:r w:rsidRPr="00457CAE">
              <w:t>20</w:t>
            </w:r>
          </w:p>
        </w:tc>
        <w:tc>
          <w:tcPr>
            <w:tcW w:w="0" w:type="auto"/>
          </w:tcPr>
          <w:p w14:paraId="2F67C964" w14:textId="77777777" w:rsidR="00A6531E" w:rsidRPr="00457CAE" w:rsidRDefault="00A6531E" w:rsidP="0023489E">
            <w:pPr>
              <w:pStyle w:val="TAC"/>
            </w:pPr>
            <w:r w:rsidRPr="00457CAE">
              <w:t>30 km x 20</w:t>
            </w:r>
            <w:r w:rsidR="009D4BEF" w:rsidRPr="00457CAE">
              <w:t> </w:t>
            </w:r>
            <w:r w:rsidRPr="00457CAE">
              <w:t>km</w:t>
            </w:r>
          </w:p>
        </w:tc>
      </w:tr>
      <w:tr w:rsidR="00CF11D5" w:rsidRPr="00457CAE" w14:paraId="4BEB0150" w14:textId="77777777" w:rsidTr="00CF11D5">
        <w:trPr>
          <w:cantSplit/>
        </w:trPr>
        <w:tc>
          <w:tcPr>
            <w:tcW w:w="918" w:type="dxa"/>
          </w:tcPr>
          <w:p w14:paraId="636E8275" w14:textId="77777777" w:rsidR="00CF11D5" w:rsidRPr="00457CAE" w:rsidRDefault="00CF11D5" w:rsidP="00CF11D5">
            <w:pPr>
              <w:pStyle w:val="TAC"/>
            </w:pPr>
            <w:r>
              <w:t>2</w:t>
            </w:r>
          </w:p>
        </w:tc>
        <w:tc>
          <w:tcPr>
            <w:tcW w:w="1728" w:type="dxa"/>
            <w:shd w:val="clear" w:color="auto" w:fill="auto"/>
          </w:tcPr>
          <w:p w14:paraId="218FAC4E" w14:textId="77777777" w:rsidR="00CF11D5" w:rsidRPr="00457CAE" w:rsidRDefault="00CF11D5" w:rsidP="00CF11D5">
            <w:pPr>
              <w:pStyle w:val="TAC"/>
            </w:pPr>
            <w:r>
              <w:t>&gt; 99.999 %</w:t>
            </w:r>
          </w:p>
        </w:tc>
        <w:tc>
          <w:tcPr>
            <w:tcW w:w="0" w:type="auto"/>
            <w:shd w:val="clear" w:color="auto" w:fill="auto"/>
          </w:tcPr>
          <w:p w14:paraId="1FD1F219" w14:textId="77777777" w:rsidR="00CF11D5" w:rsidRPr="00457CAE" w:rsidRDefault="00CF11D5" w:rsidP="00CF11D5">
            <w:pPr>
              <w:pStyle w:val="TAC"/>
            </w:pPr>
            <w:r>
              <w:t>-</w:t>
            </w:r>
          </w:p>
        </w:tc>
        <w:tc>
          <w:tcPr>
            <w:tcW w:w="0" w:type="auto"/>
            <w:shd w:val="clear" w:color="auto" w:fill="auto"/>
          </w:tcPr>
          <w:p w14:paraId="544160AE" w14:textId="77777777" w:rsidR="00CF11D5" w:rsidRPr="00457CAE" w:rsidRDefault="00CF11D5" w:rsidP="00CF11D5">
            <w:pPr>
              <w:pStyle w:val="TAC"/>
              <w:rPr>
                <w:lang w:eastAsia="en-US"/>
              </w:rPr>
            </w:pPr>
            <w:r>
              <w:t>20 ms (note 2)</w:t>
            </w:r>
          </w:p>
        </w:tc>
        <w:tc>
          <w:tcPr>
            <w:tcW w:w="0" w:type="auto"/>
          </w:tcPr>
          <w:p w14:paraId="6B26C481" w14:textId="77777777" w:rsidR="00CF11D5" w:rsidRPr="00457CAE" w:rsidRDefault="00CF11D5" w:rsidP="00CF11D5">
            <w:pPr>
              <w:pStyle w:val="TAC"/>
              <w:rPr>
                <w:lang w:eastAsia="en-US"/>
              </w:rPr>
            </w:pPr>
            <w:r>
              <w:t>-</w:t>
            </w:r>
          </w:p>
        </w:tc>
        <w:tc>
          <w:tcPr>
            <w:tcW w:w="0" w:type="auto"/>
            <w:shd w:val="clear" w:color="auto" w:fill="auto"/>
          </w:tcPr>
          <w:p w14:paraId="494D8C23" w14:textId="77777777" w:rsidR="00CF11D5" w:rsidRPr="00457CAE" w:rsidRDefault="00CF11D5" w:rsidP="00CF11D5">
            <w:pPr>
              <w:pStyle w:val="TAC"/>
              <w:rPr>
                <w:lang w:eastAsia="en-US"/>
              </w:rPr>
            </w:pPr>
            <w:r>
              <w:t>&lt; 100</w:t>
            </w:r>
          </w:p>
        </w:tc>
        <w:tc>
          <w:tcPr>
            <w:tcW w:w="0" w:type="auto"/>
          </w:tcPr>
          <w:p w14:paraId="3F05FD8C" w14:textId="77777777" w:rsidR="00CF11D5" w:rsidRPr="00457CAE" w:rsidRDefault="00CF11D5" w:rsidP="00CF11D5">
            <w:pPr>
              <w:pStyle w:val="TAC"/>
            </w:pPr>
            <w:r>
              <w:t>-</w:t>
            </w:r>
          </w:p>
        </w:tc>
        <w:tc>
          <w:tcPr>
            <w:tcW w:w="0" w:type="auto"/>
          </w:tcPr>
          <w:p w14:paraId="63DCADBD" w14:textId="77777777" w:rsidR="00CF11D5" w:rsidRDefault="00CF11D5" w:rsidP="00CF11D5">
            <w:pPr>
              <w:pStyle w:val="TAC"/>
            </w:pPr>
            <w:r>
              <w:t>-</w:t>
            </w:r>
          </w:p>
        </w:tc>
        <w:tc>
          <w:tcPr>
            <w:tcW w:w="0" w:type="auto"/>
          </w:tcPr>
          <w:p w14:paraId="2402093F" w14:textId="77777777" w:rsidR="00CF11D5" w:rsidRPr="00457CAE" w:rsidRDefault="00CF11D5" w:rsidP="00CF11D5">
            <w:pPr>
              <w:pStyle w:val="TAC"/>
            </w:pPr>
            <w:r>
              <w:t>stationary</w:t>
            </w:r>
          </w:p>
        </w:tc>
        <w:tc>
          <w:tcPr>
            <w:tcW w:w="0" w:type="auto"/>
          </w:tcPr>
          <w:p w14:paraId="7D298AB4" w14:textId="77777777" w:rsidR="00CF11D5" w:rsidRPr="00457CAE" w:rsidRDefault="00CF11D5" w:rsidP="00CF11D5">
            <w:pPr>
              <w:pStyle w:val="TAC"/>
            </w:pPr>
            <w:r>
              <w:t>≤ 100/km</w:t>
            </w:r>
            <w:r>
              <w:rPr>
                <w:vertAlign w:val="superscript"/>
              </w:rPr>
              <w:t>2</w:t>
            </w:r>
          </w:p>
        </w:tc>
        <w:tc>
          <w:tcPr>
            <w:tcW w:w="0" w:type="auto"/>
          </w:tcPr>
          <w:p w14:paraId="3DBB0CE8" w14:textId="77777777" w:rsidR="00CF11D5" w:rsidRPr="00457CAE" w:rsidRDefault="00CF11D5" w:rsidP="00CF11D5">
            <w:pPr>
              <w:pStyle w:val="TAC"/>
            </w:pPr>
            <w:r>
              <w:t>several km</w:t>
            </w:r>
            <w:r>
              <w:rPr>
                <w:vertAlign w:val="superscript"/>
              </w:rPr>
              <w:t>2</w:t>
            </w:r>
          </w:p>
        </w:tc>
      </w:tr>
      <w:tr w:rsidR="009D4BEF" w:rsidRPr="00457CAE" w14:paraId="3D5769AC" w14:textId="77777777" w:rsidTr="00557CF5">
        <w:trPr>
          <w:cantSplit/>
        </w:trPr>
        <w:tc>
          <w:tcPr>
            <w:tcW w:w="14504" w:type="dxa"/>
            <w:gridSpan w:val="11"/>
          </w:tcPr>
          <w:p w14:paraId="119E3C85" w14:textId="77777777" w:rsidR="009D4BEF" w:rsidRPr="00457CAE" w:rsidRDefault="009D4BEF" w:rsidP="00C55525">
            <w:pPr>
              <w:pStyle w:val="TAN"/>
            </w:pPr>
            <w:r w:rsidRPr="00457CAE">
              <w:t>NOTE 1:</w:t>
            </w:r>
            <w:r w:rsidRPr="00457CAE">
              <w:tab/>
              <w:t>Length x width</w:t>
            </w:r>
          </w:p>
          <w:p w14:paraId="7E8487B7" w14:textId="77777777" w:rsidR="009D4BEF" w:rsidRPr="00457CAE" w:rsidRDefault="009D4BEF" w:rsidP="00C55525">
            <w:pPr>
              <w:pStyle w:val="TAN"/>
            </w:pPr>
            <w:r w:rsidRPr="00457CAE">
              <w:t>NOTE 2:</w:t>
            </w:r>
            <w:r w:rsidRPr="00457CAE">
              <w:tab/>
              <w:t>UE to UE communication (two wireless links)</w:t>
            </w:r>
          </w:p>
        </w:tc>
      </w:tr>
    </w:tbl>
    <w:p w14:paraId="5D7DBE6E" w14:textId="77777777" w:rsidR="00A6531E" w:rsidRPr="0017209C" w:rsidRDefault="00A6531E" w:rsidP="0017209C">
      <w:pPr>
        <w:spacing w:after="0"/>
        <w:rPr>
          <w:sz w:val="16"/>
          <w:szCs w:val="16"/>
        </w:rPr>
      </w:pPr>
    </w:p>
    <w:p w14:paraId="3BFF5EB9" w14:textId="77777777" w:rsidR="00A6531E" w:rsidRPr="00457CAE" w:rsidRDefault="00A6531E" w:rsidP="00A6531E">
      <w:pPr>
        <w:rPr>
          <w:i/>
        </w:rPr>
      </w:pPr>
      <w:r w:rsidRPr="00457CAE">
        <w:rPr>
          <w:i/>
        </w:rPr>
        <w:t>Use case one</w:t>
      </w:r>
    </w:p>
    <w:p w14:paraId="4EE1B41A" w14:textId="77777777" w:rsidR="00A6531E" w:rsidRPr="00457CAE" w:rsidRDefault="00A6531E" w:rsidP="00A6531E">
      <w:r w:rsidRPr="00457CAE">
        <w:t>GOOSE (a)periodic deterministic communication service supporting bursty message exchange for f</w:t>
      </w:r>
      <w:r w:rsidRPr="00457CAE">
        <w:rPr>
          <w:rFonts w:eastAsia="SimSun"/>
          <w:lang w:eastAsia="en-US"/>
        </w:rPr>
        <w:t>ault location, isolation, and service restoration</w:t>
      </w:r>
      <w:r w:rsidRPr="00457CAE">
        <w:t>.</w:t>
      </w:r>
    </w:p>
    <w:p w14:paraId="43C71B91" w14:textId="77777777" w:rsidR="00CF11D5" w:rsidRDefault="00CF11D5" w:rsidP="00CF11D5">
      <w:pPr>
        <w:rPr>
          <w:i/>
        </w:rPr>
      </w:pPr>
      <w:bookmarkStart w:id="195" w:name="_Toc45387384"/>
      <w:r>
        <w:rPr>
          <w:i/>
        </w:rPr>
        <w:t>Use case two</w:t>
      </w:r>
    </w:p>
    <w:p w14:paraId="48796683" w14:textId="77777777" w:rsidR="00CF11D5" w:rsidRDefault="00CF11D5" w:rsidP="00CF11D5">
      <w:r>
        <w:t>Typically event-driven, aperiodic deterministic communication service supporting f</w:t>
      </w:r>
      <w:r>
        <w:rPr>
          <w:rFonts w:eastAsia="SimSun"/>
        </w:rPr>
        <w:t>ault detection and isolation</w:t>
      </w:r>
      <w:r>
        <w:t>.</w:t>
      </w:r>
    </w:p>
    <w:p w14:paraId="745E8B73" w14:textId="77777777" w:rsidR="00CF11D5" w:rsidRDefault="00CF11D5" w:rsidP="00DF3B60">
      <w:pPr>
        <w:pStyle w:val="Heading3"/>
      </w:pPr>
      <w:bookmarkStart w:id="196" w:name="_Hlk83140430"/>
      <w:bookmarkStart w:id="197" w:name="_Toc146301577"/>
      <w:r>
        <w:t>A.4.4.2</w:t>
      </w:r>
      <w:r>
        <w:tab/>
      </w:r>
      <w:bookmarkStart w:id="198" w:name="_Hlk83140433"/>
      <w:bookmarkEnd w:id="196"/>
      <w:r>
        <w:t xml:space="preserve">Distributed </w:t>
      </w:r>
      <w:bookmarkStart w:id="199" w:name="_Hlk83140437"/>
      <w:bookmarkEnd w:id="198"/>
      <w:r>
        <w:t>a</w:t>
      </w:r>
      <w:bookmarkStart w:id="200" w:name="_Hlk83140445"/>
      <w:bookmarkEnd w:id="199"/>
      <w:r>
        <w:t>utomation without GOOSE</w:t>
      </w:r>
      <w:bookmarkEnd w:id="197"/>
    </w:p>
    <w:p w14:paraId="6A18AF24" w14:textId="77777777" w:rsidR="00CF11D5" w:rsidRDefault="00CF11D5" w:rsidP="00CF11D5">
      <w:pPr>
        <w:rPr>
          <w:rFonts w:eastAsia="SimSun"/>
        </w:rPr>
      </w:pPr>
      <w:r>
        <w:t xml:space="preserve">If the control of electrical power distribution components is performed from a central system entity, the controlled entities can be operated in a way that a controlled service restoration is possible without the use of GOOSE. Though this is not as effective as the communication has less strict requirements, this form of </w:t>
      </w:r>
      <w:bookmarkStart w:id="201" w:name="_Hlk83140462"/>
      <w:bookmarkEnd w:id="200"/>
      <w:r>
        <w:t>d</w:t>
      </w:r>
      <w:bookmarkStart w:id="202" w:name="_Hlk83140464"/>
      <w:bookmarkEnd w:id="201"/>
      <w:r>
        <w:t xml:space="preserve">istribution </w:t>
      </w:r>
      <w:bookmarkStart w:id="203" w:name="_Hlk83140465"/>
      <w:bookmarkEnd w:id="202"/>
      <w:r>
        <w:t>a</w:t>
      </w:r>
      <w:bookmarkStart w:id="204" w:name="_Hlk83140466"/>
      <w:bookmarkEnd w:id="203"/>
      <w:r>
        <w:t xml:space="preserve">utomation is nevertheless effective, </w:t>
      </w:r>
      <w:bookmarkStart w:id="205" w:name="_Hlk83140467"/>
      <w:bookmarkEnd w:id="204"/>
      <w:r>
        <w:t xml:space="preserve">and it is also </w:t>
      </w:r>
      <w:bookmarkStart w:id="206" w:name="_Hlk83140468"/>
      <w:bookmarkEnd w:id="205"/>
      <w:r>
        <w:t>compliant with IEC standards and widely deployed in energy systems. The associated KPI is provided in Table A.4.4.2-1.</w:t>
      </w:r>
    </w:p>
    <w:p w14:paraId="5003D55D" w14:textId="77777777" w:rsidR="00CF11D5" w:rsidRDefault="00CF11D5" w:rsidP="00CF11D5">
      <w:pPr>
        <w:pStyle w:val="TF"/>
        <w:spacing w:before="120"/>
        <w:rPr>
          <w:rFonts w:eastAsia="Calibri"/>
        </w:rPr>
      </w:pPr>
      <w:r>
        <w:rPr>
          <w:rFonts w:eastAsia="Calibri"/>
        </w:rPr>
        <w:t>Table A.4.4</w:t>
      </w:r>
      <w:bookmarkStart w:id="207" w:name="_Hlk83140470"/>
      <w:bookmarkEnd w:id="206"/>
      <w:r>
        <w:rPr>
          <w:rFonts w:eastAsia="Calibri"/>
        </w:rPr>
        <w:t>.2</w:t>
      </w:r>
      <w:bookmarkStart w:id="208" w:name="_Hlk83140472"/>
      <w:bookmarkEnd w:id="207"/>
      <w:r>
        <w:rPr>
          <w:rFonts w:eastAsia="SimSun" w:hint="eastAsia"/>
          <w:lang w:val="en-US" w:eastAsia="zh-CN"/>
        </w:rPr>
        <w:t>-</w:t>
      </w:r>
      <w:r>
        <w:rPr>
          <w:rFonts w:eastAsia="SimSun"/>
          <w:lang w:val="en-US" w:eastAsia="zh-CN"/>
        </w:rPr>
        <w:t>1</w:t>
      </w:r>
      <w:r>
        <w:rPr>
          <w:rFonts w:eastAsia="Calibri"/>
        </w:rPr>
        <w:t xml:space="preserve">: KPI for </w:t>
      </w:r>
      <w:bookmarkStart w:id="209" w:name="_Hlk83140473"/>
      <w:bookmarkEnd w:id="208"/>
      <w:r>
        <w:rPr>
          <w:rFonts w:eastAsia="Calibri"/>
        </w:rPr>
        <w:t>d</w:t>
      </w:r>
      <w:bookmarkStart w:id="210" w:name="_Hlk83140474"/>
      <w:bookmarkEnd w:id="209"/>
      <w:r>
        <w:rPr>
          <w:rFonts w:eastAsia="Calibri"/>
        </w:rPr>
        <w:t xml:space="preserve">istributed </w:t>
      </w:r>
      <w:bookmarkStart w:id="211" w:name="_Hlk83140475"/>
      <w:bookmarkEnd w:id="210"/>
      <w:r>
        <w:rPr>
          <w:rFonts w:eastAsia="Calibri"/>
        </w:rPr>
        <w:t>a</w:t>
      </w:r>
      <w:bookmarkStart w:id="212" w:name="_Hlk83140476"/>
      <w:bookmarkEnd w:id="211"/>
      <w:r>
        <w:rPr>
          <w:rFonts w:eastAsia="Calibri"/>
        </w:rPr>
        <w:t>utomation without use of GOOSE</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636"/>
        <w:gridCol w:w="1802"/>
        <w:gridCol w:w="1202"/>
        <w:gridCol w:w="1430"/>
        <w:gridCol w:w="1412"/>
        <w:gridCol w:w="1417"/>
        <w:gridCol w:w="1134"/>
        <w:gridCol w:w="941"/>
        <w:gridCol w:w="1831"/>
        <w:gridCol w:w="741"/>
      </w:tblGrid>
      <w:tr w:rsidR="00CF11D5" w14:paraId="68AEEF87" w14:textId="77777777" w:rsidTr="00176FE2">
        <w:trPr>
          <w:cantSplit/>
          <w:tblHeader/>
        </w:trPr>
        <w:tc>
          <w:tcPr>
            <w:tcW w:w="735" w:type="dxa"/>
            <w:vMerge w:val="restart"/>
          </w:tcPr>
          <w:p w14:paraId="3E1D3018" w14:textId="77777777" w:rsidR="00CF11D5" w:rsidRDefault="00CF11D5" w:rsidP="00176FE2">
            <w:pPr>
              <w:pStyle w:val="TAH"/>
            </w:pPr>
            <w:bookmarkStart w:id="213" w:name="_Hlk83140477"/>
            <w:r>
              <w:t>Use case #</w:t>
            </w:r>
          </w:p>
        </w:tc>
        <w:tc>
          <w:tcPr>
            <w:tcW w:w="6070" w:type="dxa"/>
            <w:gridSpan w:val="4"/>
            <w:shd w:val="clear" w:color="auto" w:fill="auto"/>
          </w:tcPr>
          <w:p w14:paraId="00CAE45C" w14:textId="77777777" w:rsidR="00CF11D5" w:rsidRDefault="00CF11D5" w:rsidP="00176FE2">
            <w:pPr>
              <w:pStyle w:val="TAH"/>
            </w:pPr>
            <w:r>
              <w:t>Characteristic parameter</w:t>
            </w:r>
          </w:p>
        </w:tc>
        <w:tc>
          <w:tcPr>
            <w:tcW w:w="7476" w:type="dxa"/>
            <w:gridSpan w:val="6"/>
            <w:shd w:val="clear" w:color="auto" w:fill="auto"/>
          </w:tcPr>
          <w:p w14:paraId="02A75685" w14:textId="77777777" w:rsidR="00CF11D5" w:rsidRDefault="00CF11D5" w:rsidP="00176FE2">
            <w:pPr>
              <w:pStyle w:val="TAH"/>
            </w:pPr>
            <w:r>
              <w:t>Influence quantity</w:t>
            </w:r>
          </w:p>
        </w:tc>
      </w:tr>
      <w:tr w:rsidR="00CF11D5" w14:paraId="6718FE81" w14:textId="77777777" w:rsidTr="00176FE2">
        <w:trPr>
          <w:cantSplit/>
          <w:tblHeader/>
        </w:trPr>
        <w:tc>
          <w:tcPr>
            <w:tcW w:w="735" w:type="dxa"/>
            <w:vMerge/>
          </w:tcPr>
          <w:p w14:paraId="1A27F0C3" w14:textId="77777777" w:rsidR="00CF11D5" w:rsidRDefault="00CF11D5" w:rsidP="00176FE2">
            <w:pPr>
              <w:pStyle w:val="TAH"/>
            </w:pPr>
          </w:p>
        </w:tc>
        <w:tc>
          <w:tcPr>
            <w:tcW w:w="1636" w:type="dxa"/>
            <w:shd w:val="clear" w:color="auto" w:fill="auto"/>
          </w:tcPr>
          <w:p w14:paraId="094C247D" w14:textId="77777777" w:rsidR="00CF11D5" w:rsidRDefault="00CF11D5" w:rsidP="00176FE2">
            <w:pPr>
              <w:pStyle w:val="TAH"/>
            </w:pPr>
            <w:r>
              <w:t>Communication service availability: target value [%]</w:t>
            </w:r>
          </w:p>
        </w:tc>
        <w:tc>
          <w:tcPr>
            <w:tcW w:w="1802" w:type="dxa"/>
            <w:shd w:val="clear" w:color="auto" w:fill="auto"/>
          </w:tcPr>
          <w:p w14:paraId="49207300" w14:textId="77777777" w:rsidR="00CF11D5" w:rsidRDefault="00CF11D5" w:rsidP="00176FE2">
            <w:pPr>
              <w:pStyle w:val="TAH"/>
            </w:pPr>
            <w:r>
              <w:t>Communication service reliability: mean time between failures</w:t>
            </w:r>
          </w:p>
        </w:tc>
        <w:tc>
          <w:tcPr>
            <w:tcW w:w="1202" w:type="dxa"/>
            <w:shd w:val="clear" w:color="auto" w:fill="auto"/>
          </w:tcPr>
          <w:p w14:paraId="7CE8AB8D" w14:textId="77777777" w:rsidR="00CF11D5" w:rsidRDefault="00CF11D5" w:rsidP="00176FE2">
            <w:pPr>
              <w:pStyle w:val="TAH"/>
            </w:pPr>
            <w:r>
              <w:t>End-to-end latency: maximum</w:t>
            </w:r>
          </w:p>
        </w:tc>
        <w:tc>
          <w:tcPr>
            <w:tcW w:w="1430" w:type="dxa"/>
          </w:tcPr>
          <w:p w14:paraId="050A374A" w14:textId="77777777" w:rsidR="00CF11D5" w:rsidRDefault="00CF11D5" w:rsidP="00176FE2">
            <w:pPr>
              <w:pStyle w:val="TAH"/>
            </w:pPr>
            <w:r>
              <w:t>Service bitrate: user experienced data rate</w:t>
            </w:r>
          </w:p>
        </w:tc>
        <w:tc>
          <w:tcPr>
            <w:tcW w:w="1412" w:type="dxa"/>
            <w:shd w:val="clear" w:color="auto" w:fill="auto"/>
          </w:tcPr>
          <w:p w14:paraId="73F7B71F" w14:textId="77777777" w:rsidR="00CF11D5" w:rsidRDefault="00CF11D5" w:rsidP="00176FE2">
            <w:pPr>
              <w:pStyle w:val="TAH"/>
            </w:pPr>
            <w:r>
              <w:t>Message size [byte]</w:t>
            </w:r>
          </w:p>
        </w:tc>
        <w:tc>
          <w:tcPr>
            <w:tcW w:w="1417" w:type="dxa"/>
          </w:tcPr>
          <w:p w14:paraId="013904AB" w14:textId="77777777" w:rsidR="00CF11D5" w:rsidRDefault="00CF11D5" w:rsidP="00176FE2">
            <w:pPr>
              <w:pStyle w:val="TAH"/>
            </w:pPr>
            <w:r>
              <w:t>Transfer interval: target value</w:t>
            </w:r>
          </w:p>
        </w:tc>
        <w:tc>
          <w:tcPr>
            <w:tcW w:w="1134" w:type="dxa"/>
          </w:tcPr>
          <w:p w14:paraId="0374D6E3" w14:textId="77777777" w:rsidR="00CF11D5" w:rsidRDefault="00CF11D5" w:rsidP="00176FE2">
            <w:pPr>
              <w:pStyle w:val="TAH"/>
            </w:pPr>
            <w:r>
              <w:t>Survival time</w:t>
            </w:r>
          </w:p>
        </w:tc>
        <w:tc>
          <w:tcPr>
            <w:tcW w:w="941" w:type="dxa"/>
          </w:tcPr>
          <w:p w14:paraId="34646FE0" w14:textId="77777777" w:rsidR="00CF11D5" w:rsidRDefault="00CF11D5" w:rsidP="00176FE2">
            <w:pPr>
              <w:pStyle w:val="TAH"/>
            </w:pPr>
            <w:r>
              <w:t>UE speed</w:t>
            </w:r>
          </w:p>
        </w:tc>
        <w:tc>
          <w:tcPr>
            <w:tcW w:w="1831" w:type="dxa"/>
          </w:tcPr>
          <w:p w14:paraId="0C24A633" w14:textId="77777777" w:rsidR="00CF11D5" w:rsidRDefault="00CF11D5" w:rsidP="00176FE2">
            <w:pPr>
              <w:pStyle w:val="TAH"/>
            </w:pPr>
            <w:r>
              <w:t># of UEs</w:t>
            </w:r>
          </w:p>
        </w:tc>
        <w:tc>
          <w:tcPr>
            <w:tcW w:w="741" w:type="dxa"/>
          </w:tcPr>
          <w:p w14:paraId="7508A118" w14:textId="77777777" w:rsidR="00CF11D5" w:rsidRDefault="00CF11D5" w:rsidP="00176FE2">
            <w:pPr>
              <w:pStyle w:val="TAH"/>
            </w:pPr>
            <w:r>
              <w:t xml:space="preserve">Service area </w:t>
            </w:r>
          </w:p>
        </w:tc>
      </w:tr>
      <w:tr w:rsidR="00CF11D5" w14:paraId="6ED9FCC5" w14:textId="77777777" w:rsidTr="00176FE2">
        <w:trPr>
          <w:cantSplit/>
        </w:trPr>
        <w:tc>
          <w:tcPr>
            <w:tcW w:w="735" w:type="dxa"/>
          </w:tcPr>
          <w:p w14:paraId="44E888EF" w14:textId="77777777" w:rsidR="00CF11D5" w:rsidRDefault="00CF11D5" w:rsidP="00176FE2">
            <w:pPr>
              <w:pStyle w:val="TAC"/>
              <w:jc w:val="left"/>
            </w:pPr>
            <w:r>
              <w:t>1</w:t>
            </w:r>
          </w:p>
        </w:tc>
        <w:tc>
          <w:tcPr>
            <w:tcW w:w="1636" w:type="dxa"/>
            <w:shd w:val="clear" w:color="auto" w:fill="auto"/>
          </w:tcPr>
          <w:p w14:paraId="27DA0C25" w14:textId="77777777" w:rsidR="00CF11D5" w:rsidRDefault="00CF11D5" w:rsidP="00176FE2">
            <w:pPr>
              <w:pStyle w:val="TAC"/>
              <w:jc w:val="left"/>
            </w:pPr>
            <w:r>
              <w:rPr>
                <w:rFonts w:cs="Arial"/>
                <w:szCs w:val="18"/>
              </w:rPr>
              <w:t>99.999</w:t>
            </w:r>
          </w:p>
        </w:tc>
        <w:tc>
          <w:tcPr>
            <w:tcW w:w="1802" w:type="dxa"/>
            <w:shd w:val="clear" w:color="auto" w:fill="auto"/>
          </w:tcPr>
          <w:p w14:paraId="7310C0AE" w14:textId="77777777" w:rsidR="00CF11D5" w:rsidRDefault="00CF11D5" w:rsidP="00176FE2">
            <w:pPr>
              <w:pStyle w:val="TAC"/>
              <w:jc w:val="left"/>
            </w:pPr>
            <w:r>
              <w:t>–</w:t>
            </w:r>
          </w:p>
        </w:tc>
        <w:tc>
          <w:tcPr>
            <w:tcW w:w="1202" w:type="dxa"/>
            <w:shd w:val="clear" w:color="auto" w:fill="auto"/>
          </w:tcPr>
          <w:p w14:paraId="64BCB9DC" w14:textId="77777777" w:rsidR="00CF11D5" w:rsidRDefault="00CF11D5" w:rsidP="00176FE2">
            <w:pPr>
              <w:pStyle w:val="TAC"/>
              <w:jc w:val="left"/>
            </w:pPr>
            <w:r>
              <w:rPr>
                <w:rFonts w:cs="Arial"/>
                <w:szCs w:val="18"/>
              </w:rPr>
              <w:t>100 ms to 2 s</w:t>
            </w:r>
          </w:p>
        </w:tc>
        <w:tc>
          <w:tcPr>
            <w:tcW w:w="1430" w:type="dxa"/>
          </w:tcPr>
          <w:p w14:paraId="3733276E" w14:textId="77777777" w:rsidR="00CF11D5" w:rsidRDefault="00CF11D5" w:rsidP="00176FE2">
            <w:pPr>
              <w:pStyle w:val="TAC"/>
              <w:jc w:val="left"/>
            </w:pPr>
            <w:r>
              <w:rPr>
                <w:rFonts w:cs="Arial"/>
                <w:szCs w:val="18"/>
              </w:rPr>
              <w:t>9.6 to100</w:t>
            </w:r>
          </w:p>
        </w:tc>
        <w:tc>
          <w:tcPr>
            <w:tcW w:w="1412" w:type="dxa"/>
            <w:shd w:val="clear" w:color="auto" w:fill="auto"/>
          </w:tcPr>
          <w:p w14:paraId="407C8020" w14:textId="77777777" w:rsidR="00CF11D5" w:rsidRDefault="00CF11D5" w:rsidP="00176FE2">
            <w:pPr>
              <w:pStyle w:val="TAC"/>
              <w:jc w:val="left"/>
            </w:pPr>
            <w:r>
              <w:t>–</w:t>
            </w:r>
          </w:p>
        </w:tc>
        <w:tc>
          <w:tcPr>
            <w:tcW w:w="1417" w:type="dxa"/>
          </w:tcPr>
          <w:p w14:paraId="034C2B50" w14:textId="77777777" w:rsidR="00CF11D5" w:rsidRDefault="00CF11D5" w:rsidP="00176FE2">
            <w:pPr>
              <w:pStyle w:val="TAC"/>
              <w:jc w:val="left"/>
            </w:pPr>
            <w:r>
              <w:t>–</w:t>
            </w:r>
          </w:p>
        </w:tc>
        <w:tc>
          <w:tcPr>
            <w:tcW w:w="1134" w:type="dxa"/>
          </w:tcPr>
          <w:p w14:paraId="1C264DD1" w14:textId="77777777" w:rsidR="00CF11D5" w:rsidRDefault="00CF11D5" w:rsidP="00176FE2">
            <w:pPr>
              <w:pStyle w:val="TAC"/>
              <w:jc w:val="left"/>
            </w:pPr>
            <w:r>
              <w:t>–</w:t>
            </w:r>
          </w:p>
        </w:tc>
        <w:tc>
          <w:tcPr>
            <w:tcW w:w="941" w:type="dxa"/>
          </w:tcPr>
          <w:p w14:paraId="048415C9" w14:textId="77777777" w:rsidR="00CF11D5" w:rsidRDefault="00CF11D5" w:rsidP="00176FE2">
            <w:pPr>
              <w:pStyle w:val="TAC"/>
              <w:jc w:val="left"/>
            </w:pPr>
            <w:r>
              <w:t>–</w:t>
            </w:r>
          </w:p>
        </w:tc>
        <w:tc>
          <w:tcPr>
            <w:tcW w:w="1831" w:type="dxa"/>
          </w:tcPr>
          <w:p w14:paraId="5A4475BE" w14:textId="77777777" w:rsidR="00CF11D5" w:rsidRDefault="00CF11D5" w:rsidP="00176FE2">
            <w:pPr>
              <w:pStyle w:val="TAL"/>
            </w:pPr>
            <w:r>
              <w:t>Concentrated rural: 70.8;</w:t>
            </w:r>
          </w:p>
          <w:p w14:paraId="0F65DCEF" w14:textId="77777777" w:rsidR="00CF11D5" w:rsidRDefault="00CF11D5" w:rsidP="00176FE2">
            <w:pPr>
              <w:pStyle w:val="TAL"/>
            </w:pPr>
            <w:r>
              <w:t>Dispersed rural and semi-urban: 7.6;</w:t>
            </w:r>
          </w:p>
          <w:p w14:paraId="51D9674F" w14:textId="77777777" w:rsidR="00CF11D5" w:rsidRDefault="00CF11D5" w:rsidP="00176FE2">
            <w:pPr>
              <w:pStyle w:val="TAL"/>
            </w:pPr>
            <w:r>
              <w:t>rural support: 0.048;</w:t>
            </w:r>
          </w:p>
          <w:p w14:paraId="1C5D1B2B" w14:textId="77777777" w:rsidR="00CF11D5" w:rsidRDefault="00CF11D5" w:rsidP="00176FE2">
            <w:pPr>
              <w:pStyle w:val="TAL"/>
            </w:pPr>
            <w:r>
              <w:t>urban: 11.0</w:t>
            </w:r>
          </w:p>
        </w:tc>
        <w:tc>
          <w:tcPr>
            <w:tcW w:w="741" w:type="dxa"/>
          </w:tcPr>
          <w:p w14:paraId="3AE7EF74" w14:textId="77777777" w:rsidR="00CF11D5" w:rsidRDefault="00CF11D5" w:rsidP="00176FE2">
            <w:pPr>
              <w:pStyle w:val="TAC"/>
              <w:jc w:val="left"/>
            </w:pPr>
            <w:r>
              <w:rPr>
                <w:rFonts w:cs="Arial"/>
                <w:szCs w:val="18"/>
              </w:rPr>
              <w:t>several km</w:t>
            </w:r>
            <w:r>
              <w:rPr>
                <w:rFonts w:cs="Arial"/>
                <w:szCs w:val="18"/>
                <w:vertAlign w:val="superscript"/>
              </w:rPr>
              <w:t>2</w:t>
            </w:r>
          </w:p>
        </w:tc>
      </w:tr>
    </w:tbl>
    <w:p w14:paraId="3BC30448" w14:textId="77777777" w:rsidR="00CF11D5" w:rsidRDefault="00CF11D5" w:rsidP="00CF11D5">
      <w:pPr>
        <w:rPr>
          <w:i/>
        </w:rPr>
      </w:pPr>
      <w:bookmarkStart w:id="214" w:name="_Hlk83140506"/>
      <w:bookmarkEnd w:id="213"/>
    </w:p>
    <w:p w14:paraId="43881B98" w14:textId="77777777" w:rsidR="00CF11D5" w:rsidRDefault="00CF11D5" w:rsidP="00CF11D5">
      <w:pPr>
        <w:rPr>
          <w:i/>
        </w:rPr>
      </w:pPr>
      <w:bookmarkStart w:id="215" w:name="_Hlk83140518"/>
      <w:bookmarkEnd w:id="214"/>
      <w:r>
        <w:rPr>
          <w:i/>
        </w:rPr>
        <w:t>Use case one</w:t>
      </w:r>
    </w:p>
    <w:p w14:paraId="57975D1A" w14:textId="77777777" w:rsidR="00CF11D5" w:rsidRDefault="00CF11D5" w:rsidP="00CF11D5">
      <w:r>
        <w:t>Distributed automation without use of GOOSE using a centralized architecture.</w:t>
      </w:r>
    </w:p>
    <w:p w14:paraId="64DB81D7" w14:textId="77777777" w:rsidR="00CF11D5" w:rsidRDefault="00CF11D5" w:rsidP="00DF3B60">
      <w:pPr>
        <w:pStyle w:val="Heading3"/>
        <w:rPr>
          <w:lang w:val="en-US" w:eastAsia="zh-CN"/>
        </w:rPr>
      </w:pPr>
      <w:bookmarkStart w:id="216" w:name="_Toc146301578"/>
      <w:r>
        <w:t>A.4.4.3</w:t>
      </w:r>
      <w:r>
        <w:tab/>
      </w:r>
      <w:bookmarkStart w:id="217" w:name="_Hlk83140520"/>
      <w:bookmarkEnd w:id="215"/>
      <w:r>
        <w:t xml:space="preserve">Intelligent </w:t>
      </w:r>
      <w:bookmarkStart w:id="218" w:name="_Hlk83140521"/>
      <w:bookmarkEnd w:id="217"/>
      <w:r>
        <w:rPr>
          <w:lang w:val="en-US" w:eastAsia="zh-CN"/>
        </w:rPr>
        <w:t>d</w:t>
      </w:r>
      <w:bookmarkStart w:id="219" w:name="_Hlk83140522"/>
      <w:bookmarkEnd w:id="218"/>
      <w:r>
        <w:rPr>
          <w:lang w:val="en-US" w:eastAsia="zh-CN"/>
        </w:rPr>
        <w:t>istributed feeder automation</w:t>
      </w:r>
      <w:bookmarkEnd w:id="216"/>
    </w:p>
    <w:p w14:paraId="5410F550" w14:textId="77777777" w:rsidR="00CF11D5" w:rsidRDefault="00CF11D5" w:rsidP="00CF11D5">
      <w:pPr>
        <w:rPr>
          <w:lang w:val="en-US" w:eastAsia="zh-CN"/>
        </w:rPr>
      </w:pPr>
      <w:r>
        <w:rPr>
          <w:lang w:val="en-US" w:eastAsia="zh-CN"/>
        </w:rPr>
        <w:t xml:space="preserve">Intelligent distributed feeder automation system which supported by 5G connections is designed to realize intelligent judgment, analysis, fault location, fault isolation and non-fault area power supply restoration operations. As illustrated in the Figure A.4.4.3-1, the distributed </w:t>
      </w:r>
      <w:r>
        <w:rPr>
          <w:rFonts w:hint="eastAsia"/>
          <w:lang w:val="en-US" w:eastAsia="zh-CN"/>
        </w:rPr>
        <w:t>feeder</w:t>
      </w:r>
      <w:r>
        <w:rPr>
          <w:lang w:val="en-US" w:eastAsia="zh-CN"/>
        </w:rPr>
        <w:t xml:space="preserve"> automation system is mainly composed of </w:t>
      </w:r>
      <w:bookmarkStart w:id="220" w:name="_Hlk83140523"/>
      <w:bookmarkEnd w:id="219"/>
      <w:r>
        <w:rPr>
          <w:lang w:val="en-US" w:eastAsia="zh-CN"/>
        </w:rPr>
        <w:t xml:space="preserve">a </w:t>
      </w:r>
      <w:bookmarkStart w:id="221" w:name="_Hlk83140526"/>
      <w:bookmarkEnd w:id="220"/>
      <w:r>
        <w:rPr>
          <w:lang w:val="en-US" w:eastAsia="zh-CN"/>
        </w:rPr>
        <w:t>distribut</w:t>
      </w:r>
      <w:bookmarkStart w:id="222" w:name="_Hlk83140527"/>
      <w:bookmarkEnd w:id="221"/>
      <w:r>
        <w:rPr>
          <w:lang w:val="en-US" w:eastAsia="zh-CN"/>
        </w:rPr>
        <w:t>ion</w:t>
      </w:r>
      <w:bookmarkStart w:id="223" w:name="_Hlk83140528"/>
      <w:bookmarkEnd w:id="222"/>
      <w:r>
        <w:rPr>
          <w:lang w:val="en-US" w:eastAsia="zh-CN"/>
        </w:rPr>
        <w:t xml:space="preserve"> master station, </w:t>
      </w:r>
      <w:bookmarkStart w:id="224" w:name="_Hlk83140529"/>
      <w:bookmarkEnd w:id="223"/>
      <w:r>
        <w:rPr>
          <w:lang w:val="en-US" w:eastAsia="zh-CN"/>
        </w:rPr>
        <w:t xml:space="preserve">a </w:t>
      </w:r>
      <w:bookmarkStart w:id="225" w:name="_Hlk83140530"/>
      <w:bookmarkEnd w:id="224"/>
      <w:r>
        <w:rPr>
          <w:rFonts w:hint="eastAsia"/>
          <w:lang w:val="en-US" w:eastAsia="zh-CN"/>
        </w:rPr>
        <w:t>distribution</w:t>
      </w:r>
      <w:r>
        <w:rPr>
          <w:lang w:val="en-US" w:eastAsia="zh-CN"/>
        </w:rPr>
        <w:t xml:space="preserve"> terminal</w:t>
      </w:r>
      <w:bookmarkStart w:id="226" w:name="_Hlk83140531"/>
      <w:bookmarkEnd w:id="225"/>
      <w:r>
        <w:rPr>
          <w:lang w:val="en-US" w:eastAsia="zh-CN"/>
        </w:rPr>
        <w:t>, switch stations,</w:t>
      </w:r>
      <w:bookmarkStart w:id="227" w:name="_Hlk83140532"/>
      <w:bookmarkEnd w:id="226"/>
      <w:r>
        <w:rPr>
          <w:lang w:val="en-US" w:eastAsia="zh-CN"/>
        </w:rPr>
        <w:t xml:space="preserve"> and the communication system (UEs in the substations, 5G network, plus the data network). The distribution master station is mainly used for information </w:t>
      </w:r>
      <w:r>
        <w:rPr>
          <w:rFonts w:hint="eastAsia"/>
          <w:lang w:val="en-US" w:eastAsia="zh-CN"/>
        </w:rPr>
        <w:t>gathering</w:t>
      </w:r>
      <w:r>
        <w:rPr>
          <w:lang w:val="en-US" w:eastAsia="zh-CN"/>
        </w:rPr>
        <w:t xml:space="preserve"> and human-computer interaction, and the distributed terminals are used for</w:t>
      </w:r>
      <w:bookmarkStart w:id="228" w:name="_Hlk83140533"/>
      <w:bookmarkEnd w:id="227"/>
      <w:r>
        <w:rPr>
          <w:lang w:val="en-US" w:eastAsia="zh-CN"/>
        </w:rPr>
        <w:t xml:space="preserve"> the collection of</w:t>
      </w:r>
      <w:bookmarkStart w:id="229" w:name="_Hlk83140534"/>
      <w:bookmarkEnd w:id="228"/>
      <w:r>
        <w:rPr>
          <w:lang w:val="en-US" w:eastAsia="zh-CN"/>
        </w:rPr>
        <w:t xml:space="preserve"> feeder status information</w:t>
      </w:r>
      <w:bookmarkStart w:id="230" w:name="_Hlk83140536"/>
      <w:bookmarkEnd w:id="229"/>
      <w:r>
        <w:rPr>
          <w:lang w:val="en-US" w:eastAsia="zh-CN"/>
        </w:rPr>
        <w:t xml:space="preserve"> and </w:t>
      </w:r>
      <w:bookmarkStart w:id="231" w:name="_Hlk83140537"/>
      <w:bookmarkEnd w:id="230"/>
      <w:r>
        <w:rPr>
          <w:lang w:val="en-US" w:eastAsia="zh-CN"/>
        </w:rPr>
        <w:t xml:space="preserve">judgment, fault location, isolation, </w:t>
      </w:r>
      <w:bookmarkStart w:id="232" w:name="_Hlk83140538"/>
      <w:bookmarkEnd w:id="231"/>
      <w:r>
        <w:rPr>
          <w:lang w:val="en-US" w:eastAsia="zh-CN"/>
        </w:rPr>
        <w:t>as well as</w:t>
      </w:r>
      <w:bookmarkStart w:id="233" w:name="_Hlk83140539"/>
      <w:bookmarkEnd w:id="232"/>
      <w:r>
        <w:rPr>
          <w:lang w:val="en-US" w:eastAsia="zh-CN"/>
        </w:rPr>
        <w:t xml:space="preserve"> </w:t>
      </w:r>
      <w:r>
        <w:rPr>
          <w:rFonts w:hint="eastAsia"/>
          <w:lang w:val="en-US" w:eastAsia="zh-CN"/>
        </w:rPr>
        <w:t>power</w:t>
      </w:r>
      <w:r>
        <w:rPr>
          <w:lang w:val="en-US" w:eastAsia="zh-CN"/>
        </w:rPr>
        <w:t xml:space="preserve"> </w:t>
      </w:r>
      <w:r>
        <w:rPr>
          <w:rFonts w:hint="eastAsia"/>
          <w:lang w:val="en-US" w:eastAsia="zh-CN"/>
        </w:rPr>
        <w:t>supply</w:t>
      </w:r>
      <w:r>
        <w:rPr>
          <w:lang w:val="en-US" w:eastAsia="zh-CN"/>
        </w:rPr>
        <w:t xml:space="preserve"> restoration</w:t>
      </w:r>
      <w:bookmarkStart w:id="234" w:name="_Hlk83140540"/>
      <w:bookmarkEnd w:id="233"/>
      <w:r>
        <w:rPr>
          <w:lang w:val="en-US" w:eastAsia="zh-CN"/>
        </w:rPr>
        <w:t xml:space="preserve"> based on this information</w:t>
      </w:r>
      <w:bookmarkStart w:id="235" w:name="_Hlk83140541"/>
      <w:bookmarkEnd w:id="234"/>
      <w:r>
        <w:rPr>
          <w:lang w:val="en-US" w:eastAsia="zh-CN"/>
        </w:rPr>
        <w:t xml:space="preserve">. </w:t>
      </w:r>
      <w:bookmarkStart w:id="236" w:name="_Hlk83140542"/>
      <w:bookmarkEnd w:id="235"/>
      <w:r>
        <w:rPr>
          <w:lang w:val="en-US" w:eastAsia="zh-CN"/>
        </w:rPr>
        <w:t>Distributed terminal actions are</w:t>
      </w:r>
      <w:bookmarkStart w:id="237" w:name="_Hlk83140543"/>
      <w:bookmarkEnd w:id="236"/>
      <w:r>
        <w:rPr>
          <w:lang w:val="en-US" w:eastAsia="zh-CN"/>
        </w:rPr>
        <w:t xml:space="preserve"> reported to the distribution master station. The 5G communication system </w:t>
      </w:r>
      <w:bookmarkStart w:id="238" w:name="_Hlk83140545"/>
      <w:bookmarkEnd w:id="237"/>
      <w:r>
        <w:rPr>
          <w:lang w:val="en-US" w:eastAsia="zh-CN"/>
        </w:rPr>
        <w:t>enables</w:t>
      </w:r>
      <w:bookmarkStart w:id="239" w:name="_Hlk83140546"/>
      <w:bookmarkEnd w:id="238"/>
      <w:r>
        <w:rPr>
          <w:lang w:val="en-US" w:eastAsia="zh-CN"/>
        </w:rPr>
        <w:t xml:space="preserve"> communication among the distribution terminals. The </w:t>
      </w:r>
      <w:r>
        <w:rPr>
          <w:rFonts w:hint="eastAsia"/>
          <w:lang w:val="en-US" w:eastAsia="zh-CN"/>
        </w:rPr>
        <w:t>distribution</w:t>
      </w:r>
      <w:r>
        <w:rPr>
          <w:lang w:val="en-US" w:eastAsia="zh-CN"/>
        </w:rPr>
        <w:t xml:space="preserve"> master station is usually connected to the 5G system via a data network, which is out of 3GPP scope. </w:t>
      </w:r>
    </w:p>
    <w:p w14:paraId="299FE098" w14:textId="77777777" w:rsidR="00CF11D5" w:rsidRDefault="00CF11D5" w:rsidP="00CF11D5">
      <w:pPr>
        <w:pStyle w:val="EditorsNote"/>
        <w:rPr>
          <w:rFonts w:eastAsia="Calibri"/>
        </w:rPr>
      </w:pPr>
    </w:p>
    <w:p w14:paraId="7577FB96" w14:textId="77777777" w:rsidR="00CF11D5" w:rsidRDefault="00CF11D5" w:rsidP="00CF11D5">
      <w:pPr>
        <w:rPr>
          <w:lang w:eastAsia="zh-CN"/>
        </w:rPr>
      </w:pPr>
    </w:p>
    <w:p w14:paraId="16FB9791" w14:textId="77777777" w:rsidR="00CF11D5" w:rsidRDefault="00CF11D5" w:rsidP="00CF11D5">
      <w:pPr>
        <w:jc w:val="center"/>
        <w:rPr>
          <w:noProof/>
          <w:lang w:val="en-US" w:eastAsia="zh-CN"/>
        </w:rPr>
      </w:pPr>
    </w:p>
    <w:p w14:paraId="4CF242B5" w14:textId="33253B92" w:rsidR="00CE2761" w:rsidRDefault="00746C5E" w:rsidP="00CE2761">
      <w:pPr>
        <w:pStyle w:val="TH"/>
      </w:pPr>
      <w:r w:rsidRPr="00CE2761">
        <w:rPr>
          <w:noProof/>
          <w:lang w:val="en-US" w:eastAsia="zh-CN"/>
        </w:rPr>
        <w:drawing>
          <wp:inline distT="0" distB="0" distL="0" distR="0" wp14:anchorId="3F529DA7" wp14:editId="63F46DCD">
            <wp:extent cx="4810125" cy="399097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3990975"/>
                    </a:xfrm>
                    <a:prstGeom prst="rect">
                      <a:avLst/>
                    </a:prstGeom>
                    <a:noFill/>
                    <a:ln>
                      <a:noFill/>
                    </a:ln>
                  </pic:spPr>
                </pic:pic>
              </a:graphicData>
            </a:graphic>
          </wp:inline>
        </w:drawing>
      </w:r>
    </w:p>
    <w:p w14:paraId="04F5F9F7" w14:textId="77777777" w:rsidR="00CF11D5" w:rsidRDefault="00CF11D5" w:rsidP="00CF11D5">
      <w:pPr>
        <w:pStyle w:val="TF"/>
        <w:rPr>
          <w:rFonts w:eastAsia="SimSun"/>
        </w:rPr>
      </w:pPr>
      <w:r>
        <w:rPr>
          <w:rFonts w:eastAsia="SimSun"/>
        </w:rPr>
        <w:t>Figure A.4.4</w:t>
      </w:r>
      <w:bookmarkStart w:id="240" w:name="_Hlk83140547"/>
      <w:bookmarkEnd w:id="239"/>
      <w:r>
        <w:rPr>
          <w:rFonts w:eastAsia="SimSun"/>
        </w:rPr>
        <w:t>.3</w:t>
      </w:r>
      <w:bookmarkStart w:id="241" w:name="_Hlk83140552"/>
      <w:bookmarkEnd w:id="240"/>
      <w:r>
        <w:rPr>
          <w:rFonts w:eastAsia="SimSun"/>
        </w:rPr>
        <w:t>-1</w:t>
      </w:r>
      <w:bookmarkStart w:id="242" w:name="_Hlk83140553"/>
      <w:bookmarkEnd w:id="241"/>
      <w:r>
        <w:rPr>
          <w:rFonts w:eastAsia="SimSun"/>
        </w:rPr>
        <w:t>:</w:t>
      </w:r>
      <w:bookmarkStart w:id="243" w:name="_Hlk83140554"/>
      <w:bookmarkEnd w:id="242"/>
      <w:r>
        <w:rPr>
          <w:rFonts w:eastAsia="SimSun"/>
        </w:rPr>
        <w:t xml:space="preserve"> Example of intelligent distributed </w:t>
      </w:r>
      <w:r>
        <w:rPr>
          <w:rFonts w:eastAsia="SimSun" w:hint="eastAsia"/>
        </w:rPr>
        <w:t>feeder</w:t>
      </w:r>
      <w:r>
        <w:rPr>
          <w:rFonts w:eastAsia="SimSun"/>
        </w:rPr>
        <w:t xml:space="preserve"> automation</w:t>
      </w:r>
    </w:p>
    <w:p w14:paraId="6B8334E5" w14:textId="77777777" w:rsidR="00CF11D5" w:rsidRDefault="00CF11D5" w:rsidP="00CF11D5">
      <w:pPr>
        <w:rPr>
          <w:lang w:val="en-US" w:eastAsia="zh-CN"/>
        </w:rPr>
      </w:pPr>
      <w:r>
        <w:rPr>
          <w:lang w:val="en-US" w:eastAsia="zh-CN"/>
        </w:rPr>
        <w:t>The d</w:t>
      </w:r>
      <w:r>
        <w:rPr>
          <w:rFonts w:hint="eastAsia"/>
          <w:lang w:val="en-US" w:eastAsia="zh-CN"/>
        </w:rPr>
        <w:t>istribution</w:t>
      </w:r>
      <w:r>
        <w:rPr>
          <w:lang w:val="en-US" w:eastAsia="zh-CN"/>
        </w:rPr>
        <w:t xml:space="preserve"> master station manages multiple distributed terminals. Each distributed terminal is served by a 5G UE to exchange the collected data with other distributed terminal</w:t>
      </w:r>
      <w:r>
        <w:rPr>
          <w:rFonts w:hint="eastAsia"/>
          <w:lang w:val="en-US" w:eastAsia="zh-CN"/>
        </w:rPr>
        <w:t>s</w:t>
      </w:r>
      <w:r>
        <w:rPr>
          <w:lang w:val="en-US" w:eastAsia="zh-CN"/>
        </w:rPr>
        <w:t>. From an application perspective, the communication between distributed terminals is peer</w:t>
      </w:r>
      <w:r>
        <w:rPr>
          <w:rFonts w:hint="eastAsia"/>
          <w:lang w:val="en-US" w:eastAsia="zh-CN"/>
        </w:rPr>
        <w:t>-</w:t>
      </w:r>
      <w:r>
        <w:rPr>
          <w:lang w:val="en-US" w:eastAsia="zh-CN"/>
        </w:rPr>
        <w:t>to</w:t>
      </w:r>
      <w:r>
        <w:rPr>
          <w:rFonts w:hint="eastAsia"/>
          <w:lang w:val="en-US" w:eastAsia="zh-CN"/>
        </w:rPr>
        <w:t>-</w:t>
      </w:r>
      <w:r>
        <w:rPr>
          <w:lang w:val="en-US" w:eastAsia="zh-CN"/>
        </w:rPr>
        <w:t>peer. The 5G communication service availability needs to be very high. Therefore, at least two communication links are usually deployed for hot standby or for transmitting data synchronously between two distributed terminals. The associated KPI is provided in Table A.4.4.3-1.</w:t>
      </w:r>
    </w:p>
    <w:p w14:paraId="23912FED" w14:textId="77777777" w:rsidR="00CF11D5" w:rsidRDefault="00CF11D5" w:rsidP="00CF11D5">
      <w:pPr>
        <w:pStyle w:val="TH"/>
        <w:rPr>
          <w:rFonts w:eastAsia="SimSun"/>
          <w:lang w:val="en-US" w:eastAsia="zh-CN"/>
        </w:rPr>
      </w:pPr>
      <w:r>
        <w:t>Table A.4.4.3-1</w:t>
      </w:r>
      <w:bookmarkStart w:id="244" w:name="_Hlk83140555"/>
      <w:bookmarkEnd w:id="243"/>
      <w:r>
        <w:t>:</w:t>
      </w:r>
      <w:bookmarkStart w:id="245" w:name="_Hlk83140557"/>
      <w:bookmarkEnd w:id="244"/>
      <w:r>
        <w:t xml:space="preserve"> KPI for intelligent </w:t>
      </w:r>
      <w:r>
        <w:rPr>
          <w:lang w:eastAsia="zh-CN"/>
        </w:rPr>
        <w:t>d</w:t>
      </w:r>
      <w:r>
        <w:rPr>
          <w:rFonts w:hint="eastAsia"/>
          <w:lang w:eastAsia="zh-CN"/>
        </w:rPr>
        <w:t>istributed</w:t>
      </w:r>
      <w:r>
        <w:t xml:space="preserve"> feeder automation</w:t>
      </w:r>
      <w:r>
        <w:rPr>
          <w:rFonts w:eastAsia="SimSun" w:hint="eastAsia"/>
          <w:lang w:val="en-US"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138"/>
        <w:gridCol w:w="2297"/>
        <w:gridCol w:w="1371"/>
        <w:gridCol w:w="1735"/>
        <w:gridCol w:w="1146"/>
        <w:gridCol w:w="1265"/>
        <w:gridCol w:w="993"/>
        <w:gridCol w:w="791"/>
        <w:gridCol w:w="895"/>
        <w:gridCol w:w="933"/>
      </w:tblGrid>
      <w:tr w:rsidR="00CF11D5" w14:paraId="1037BFA0" w14:textId="77777777" w:rsidTr="00176FE2">
        <w:trPr>
          <w:cantSplit/>
          <w:tblHeader/>
        </w:trPr>
        <w:tc>
          <w:tcPr>
            <w:tcW w:w="0" w:type="auto"/>
            <w:vMerge w:val="restart"/>
          </w:tcPr>
          <w:p w14:paraId="13E85EF5" w14:textId="77777777" w:rsidR="00CF11D5" w:rsidRDefault="00CF11D5" w:rsidP="00176FE2">
            <w:pPr>
              <w:pStyle w:val="TAH"/>
            </w:pPr>
            <w:r>
              <w:t>Use case #</w:t>
            </w:r>
          </w:p>
        </w:tc>
        <w:tc>
          <w:tcPr>
            <w:tcW w:w="0" w:type="auto"/>
            <w:gridSpan w:val="4"/>
            <w:shd w:val="clear" w:color="auto" w:fill="auto"/>
          </w:tcPr>
          <w:p w14:paraId="548F97E6" w14:textId="77777777" w:rsidR="00CF11D5" w:rsidRDefault="00CF11D5" w:rsidP="00176FE2">
            <w:pPr>
              <w:pStyle w:val="TAH"/>
            </w:pPr>
            <w:r>
              <w:t>Characteristic parameter</w:t>
            </w:r>
          </w:p>
        </w:tc>
        <w:tc>
          <w:tcPr>
            <w:tcW w:w="0" w:type="auto"/>
            <w:gridSpan w:val="6"/>
            <w:shd w:val="clear" w:color="auto" w:fill="auto"/>
          </w:tcPr>
          <w:p w14:paraId="23C3238E" w14:textId="77777777" w:rsidR="00CF11D5" w:rsidRDefault="00CF11D5" w:rsidP="00176FE2">
            <w:pPr>
              <w:pStyle w:val="TAH"/>
            </w:pPr>
            <w:r>
              <w:t>Influence quantity</w:t>
            </w:r>
          </w:p>
        </w:tc>
      </w:tr>
      <w:tr w:rsidR="00CF11D5" w14:paraId="05124AAF" w14:textId="77777777" w:rsidTr="00176FE2">
        <w:trPr>
          <w:cantSplit/>
          <w:tblHeader/>
        </w:trPr>
        <w:tc>
          <w:tcPr>
            <w:tcW w:w="0" w:type="auto"/>
            <w:vMerge/>
          </w:tcPr>
          <w:p w14:paraId="45BF2A14" w14:textId="77777777" w:rsidR="00CF11D5" w:rsidRDefault="00CF11D5" w:rsidP="00176FE2">
            <w:pPr>
              <w:pStyle w:val="TAH"/>
            </w:pPr>
          </w:p>
        </w:tc>
        <w:tc>
          <w:tcPr>
            <w:tcW w:w="0" w:type="auto"/>
            <w:shd w:val="clear" w:color="auto" w:fill="auto"/>
          </w:tcPr>
          <w:p w14:paraId="51BE09A5" w14:textId="77777777" w:rsidR="00CF11D5" w:rsidRDefault="00CF11D5" w:rsidP="00176FE2">
            <w:pPr>
              <w:pStyle w:val="TAH"/>
            </w:pPr>
            <w:r>
              <w:t>Communication service availability: target value [%]</w:t>
            </w:r>
          </w:p>
        </w:tc>
        <w:tc>
          <w:tcPr>
            <w:tcW w:w="0" w:type="auto"/>
            <w:shd w:val="clear" w:color="auto" w:fill="auto"/>
          </w:tcPr>
          <w:p w14:paraId="0284EA9E" w14:textId="77777777" w:rsidR="00CF11D5" w:rsidRDefault="00CF11D5" w:rsidP="00176FE2">
            <w:pPr>
              <w:pStyle w:val="TAH"/>
            </w:pPr>
            <w:r>
              <w:t>Communication service reliability: mean time between failures</w:t>
            </w:r>
          </w:p>
        </w:tc>
        <w:tc>
          <w:tcPr>
            <w:tcW w:w="0" w:type="auto"/>
            <w:shd w:val="clear" w:color="auto" w:fill="auto"/>
          </w:tcPr>
          <w:p w14:paraId="4029638D" w14:textId="77777777" w:rsidR="00CF11D5" w:rsidRDefault="00CF11D5" w:rsidP="00176FE2">
            <w:pPr>
              <w:pStyle w:val="TAH"/>
            </w:pPr>
            <w:r>
              <w:t>End-to-end latency: maximum</w:t>
            </w:r>
          </w:p>
        </w:tc>
        <w:tc>
          <w:tcPr>
            <w:tcW w:w="0" w:type="auto"/>
          </w:tcPr>
          <w:p w14:paraId="0EDCDBE3" w14:textId="77777777" w:rsidR="00CF11D5" w:rsidRDefault="00CF11D5" w:rsidP="00176FE2">
            <w:pPr>
              <w:pStyle w:val="TAH"/>
            </w:pPr>
            <w:r>
              <w:t>Service bitrate: user experienced data rate</w:t>
            </w:r>
          </w:p>
        </w:tc>
        <w:tc>
          <w:tcPr>
            <w:tcW w:w="0" w:type="auto"/>
            <w:shd w:val="clear" w:color="auto" w:fill="auto"/>
          </w:tcPr>
          <w:p w14:paraId="49EC5EC4" w14:textId="77777777" w:rsidR="00CF11D5" w:rsidRDefault="00CF11D5" w:rsidP="00176FE2">
            <w:pPr>
              <w:pStyle w:val="TAH"/>
            </w:pPr>
            <w:r>
              <w:t>Message size [byte]</w:t>
            </w:r>
          </w:p>
        </w:tc>
        <w:tc>
          <w:tcPr>
            <w:tcW w:w="0" w:type="auto"/>
          </w:tcPr>
          <w:p w14:paraId="0BFC741A" w14:textId="77777777" w:rsidR="00CF11D5" w:rsidRDefault="00CF11D5" w:rsidP="00176FE2">
            <w:pPr>
              <w:pStyle w:val="TAH"/>
            </w:pPr>
            <w:r>
              <w:t>Transfer interval: target value</w:t>
            </w:r>
          </w:p>
        </w:tc>
        <w:tc>
          <w:tcPr>
            <w:tcW w:w="0" w:type="auto"/>
          </w:tcPr>
          <w:p w14:paraId="6EFEB653" w14:textId="77777777" w:rsidR="00CF11D5" w:rsidRDefault="00CF11D5" w:rsidP="00176FE2">
            <w:pPr>
              <w:pStyle w:val="TAH"/>
            </w:pPr>
            <w:r>
              <w:t>Survival time</w:t>
            </w:r>
          </w:p>
        </w:tc>
        <w:tc>
          <w:tcPr>
            <w:tcW w:w="0" w:type="auto"/>
          </w:tcPr>
          <w:p w14:paraId="3CA586CA" w14:textId="77777777" w:rsidR="00CF11D5" w:rsidRDefault="00CF11D5" w:rsidP="00176FE2">
            <w:pPr>
              <w:pStyle w:val="TAH"/>
            </w:pPr>
            <w:r>
              <w:t>UE speed</w:t>
            </w:r>
          </w:p>
        </w:tc>
        <w:tc>
          <w:tcPr>
            <w:tcW w:w="0" w:type="auto"/>
          </w:tcPr>
          <w:p w14:paraId="3530B7F1" w14:textId="77777777" w:rsidR="00CF11D5" w:rsidRDefault="00CF11D5" w:rsidP="00176FE2">
            <w:pPr>
              <w:pStyle w:val="TAH"/>
            </w:pPr>
            <w:r>
              <w:t># of UEs</w:t>
            </w:r>
          </w:p>
        </w:tc>
        <w:tc>
          <w:tcPr>
            <w:tcW w:w="0" w:type="auto"/>
          </w:tcPr>
          <w:p w14:paraId="290D7A1C" w14:textId="77777777" w:rsidR="00CF11D5" w:rsidRDefault="00CF11D5" w:rsidP="00176FE2">
            <w:pPr>
              <w:pStyle w:val="TAH"/>
            </w:pPr>
            <w:r>
              <w:t xml:space="preserve">Service area </w:t>
            </w:r>
          </w:p>
        </w:tc>
      </w:tr>
      <w:tr w:rsidR="00CF11D5" w14:paraId="2EC02062" w14:textId="77777777" w:rsidTr="00176FE2">
        <w:trPr>
          <w:cantSplit/>
        </w:trPr>
        <w:tc>
          <w:tcPr>
            <w:tcW w:w="0" w:type="auto"/>
          </w:tcPr>
          <w:p w14:paraId="29C7CC21" w14:textId="77777777" w:rsidR="00CF11D5" w:rsidRDefault="00CF11D5" w:rsidP="00176FE2">
            <w:pPr>
              <w:pStyle w:val="TAC"/>
              <w:jc w:val="left"/>
            </w:pPr>
            <w:r>
              <w:t>1</w:t>
            </w:r>
          </w:p>
        </w:tc>
        <w:tc>
          <w:tcPr>
            <w:tcW w:w="0" w:type="auto"/>
            <w:shd w:val="clear" w:color="auto" w:fill="auto"/>
          </w:tcPr>
          <w:p w14:paraId="70EEDC6F" w14:textId="77777777" w:rsidR="00CF11D5" w:rsidRDefault="00CF11D5" w:rsidP="00176FE2">
            <w:pPr>
              <w:pStyle w:val="TAC"/>
              <w:jc w:val="left"/>
            </w:pPr>
            <w:r>
              <w:rPr>
                <w:rFonts w:cs="Arial"/>
                <w:szCs w:val="18"/>
              </w:rPr>
              <w:t>99.999</w:t>
            </w:r>
          </w:p>
        </w:tc>
        <w:tc>
          <w:tcPr>
            <w:tcW w:w="0" w:type="auto"/>
            <w:shd w:val="clear" w:color="auto" w:fill="auto"/>
          </w:tcPr>
          <w:p w14:paraId="168B9559" w14:textId="77777777" w:rsidR="00CF11D5" w:rsidRDefault="00CF11D5" w:rsidP="00176FE2">
            <w:pPr>
              <w:pStyle w:val="TAC"/>
              <w:jc w:val="left"/>
            </w:pPr>
            <w:r>
              <w:t>–</w:t>
            </w:r>
          </w:p>
        </w:tc>
        <w:tc>
          <w:tcPr>
            <w:tcW w:w="0" w:type="auto"/>
            <w:shd w:val="clear" w:color="auto" w:fill="auto"/>
          </w:tcPr>
          <w:p w14:paraId="03ED371A"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3E6783A9" w14:textId="77777777" w:rsidR="00CF11D5" w:rsidRDefault="00CF11D5" w:rsidP="00176FE2">
            <w:pPr>
              <w:pStyle w:val="TAC"/>
              <w:jc w:val="left"/>
              <w:rPr>
                <w:rFonts w:cs="Arial"/>
                <w:szCs w:val="18"/>
              </w:rPr>
            </w:pPr>
            <w:r>
              <w:rPr>
                <w:rFonts w:cs="Arial"/>
                <w:szCs w:val="18"/>
              </w:rPr>
              <w:t>Fault: 2 ms</w:t>
            </w:r>
          </w:p>
          <w:p w14:paraId="2432D279" w14:textId="77777777" w:rsidR="00CF11D5" w:rsidRDefault="00CF11D5" w:rsidP="00176FE2">
            <w:pPr>
              <w:pStyle w:val="TAC"/>
              <w:jc w:val="left"/>
            </w:pPr>
            <w:r>
              <w:rPr>
                <w:rFonts w:cs="Arial"/>
                <w:szCs w:val="18"/>
              </w:rPr>
              <w:t>(note 2)</w:t>
            </w:r>
          </w:p>
        </w:tc>
        <w:tc>
          <w:tcPr>
            <w:tcW w:w="0" w:type="auto"/>
          </w:tcPr>
          <w:p w14:paraId="4CC12AE5" w14:textId="77777777" w:rsidR="00CF11D5" w:rsidRDefault="00CF11D5" w:rsidP="00176FE2">
            <w:pPr>
              <w:pStyle w:val="TAC"/>
              <w:jc w:val="left"/>
              <w:rPr>
                <w:rFonts w:cs="Arial"/>
                <w:szCs w:val="18"/>
              </w:rPr>
            </w:pPr>
            <w:r>
              <w:rPr>
                <w:rFonts w:cs="Arial"/>
                <w:szCs w:val="18"/>
              </w:rPr>
              <w:t>2 M to10 M</w:t>
            </w:r>
          </w:p>
          <w:p w14:paraId="29978336" w14:textId="77777777" w:rsidR="00CF11D5" w:rsidRDefault="00CF11D5" w:rsidP="00176FE2">
            <w:pPr>
              <w:pStyle w:val="TAC"/>
              <w:jc w:val="left"/>
            </w:pPr>
            <w:r>
              <w:rPr>
                <w:rFonts w:cs="Arial"/>
                <w:szCs w:val="18"/>
              </w:rPr>
              <w:t>(note 1)</w:t>
            </w:r>
          </w:p>
        </w:tc>
        <w:tc>
          <w:tcPr>
            <w:tcW w:w="0" w:type="auto"/>
            <w:shd w:val="clear" w:color="auto" w:fill="auto"/>
          </w:tcPr>
          <w:p w14:paraId="3491774C" w14:textId="77777777" w:rsidR="00CF11D5" w:rsidRDefault="00CF11D5" w:rsidP="00176FE2">
            <w:pPr>
              <w:pStyle w:val="TAC"/>
              <w:jc w:val="left"/>
            </w:pPr>
            <w:r>
              <w:t>–</w:t>
            </w:r>
          </w:p>
        </w:tc>
        <w:tc>
          <w:tcPr>
            <w:tcW w:w="0" w:type="auto"/>
          </w:tcPr>
          <w:p w14:paraId="4B9A7FCA"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012558C8" w14:textId="77777777" w:rsidR="00CF11D5" w:rsidRDefault="00CF11D5" w:rsidP="00176FE2">
            <w:pPr>
              <w:pStyle w:val="TAC"/>
              <w:jc w:val="left"/>
              <w:rPr>
                <w:rFonts w:cs="Arial"/>
                <w:szCs w:val="18"/>
              </w:rPr>
            </w:pPr>
            <w:r>
              <w:rPr>
                <w:rFonts w:cs="Arial"/>
                <w:szCs w:val="18"/>
              </w:rPr>
              <w:t>Fault: 2 ms</w:t>
            </w:r>
          </w:p>
          <w:p w14:paraId="10CB8F74" w14:textId="77777777" w:rsidR="00CF11D5" w:rsidRDefault="00CF11D5" w:rsidP="00176FE2">
            <w:pPr>
              <w:pStyle w:val="TAC"/>
              <w:jc w:val="left"/>
            </w:pPr>
            <w:r>
              <w:rPr>
                <w:rFonts w:cs="Arial"/>
                <w:szCs w:val="18"/>
              </w:rPr>
              <w:t>(note 2)</w:t>
            </w:r>
          </w:p>
        </w:tc>
        <w:tc>
          <w:tcPr>
            <w:tcW w:w="0" w:type="auto"/>
          </w:tcPr>
          <w:p w14:paraId="6C4B21B7" w14:textId="77777777" w:rsidR="00CF11D5" w:rsidRDefault="00CF11D5" w:rsidP="00176FE2">
            <w:pPr>
              <w:pStyle w:val="TAC"/>
              <w:jc w:val="left"/>
            </w:pPr>
            <w:r>
              <w:t>–</w:t>
            </w:r>
          </w:p>
        </w:tc>
        <w:tc>
          <w:tcPr>
            <w:tcW w:w="0" w:type="auto"/>
          </w:tcPr>
          <w:p w14:paraId="19596740" w14:textId="77777777" w:rsidR="00CF11D5" w:rsidRDefault="00CF11D5" w:rsidP="00176FE2">
            <w:pPr>
              <w:pStyle w:val="TAC"/>
              <w:jc w:val="left"/>
            </w:pPr>
            <w:r>
              <w:t>–</w:t>
            </w:r>
          </w:p>
        </w:tc>
        <w:tc>
          <w:tcPr>
            <w:tcW w:w="0" w:type="auto"/>
          </w:tcPr>
          <w:p w14:paraId="15DAC490" w14:textId="77777777" w:rsidR="00CF11D5" w:rsidRDefault="00CF11D5" w:rsidP="00176FE2">
            <w:pPr>
              <w:spacing w:after="0"/>
              <w:rPr>
                <w:rFonts w:ascii="Arial" w:hAnsi="Arial" w:cs="Arial"/>
                <w:sz w:val="18"/>
                <w:szCs w:val="18"/>
              </w:rPr>
            </w:pPr>
            <w:r>
              <w:rPr>
                <w:rFonts w:ascii="Arial" w:hAnsi="Arial" w:cs="Arial" w:hint="eastAsia"/>
                <w:sz w:val="18"/>
                <w:szCs w:val="18"/>
              </w:rPr>
              <w:t>54/km</w:t>
            </w:r>
            <w:r>
              <w:rPr>
                <w:rFonts w:ascii="Arial" w:hAnsi="Arial" w:cs="Arial"/>
                <w:sz w:val="18"/>
                <w:szCs w:val="18"/>
                <w:vertAlign w:val="superscript"/>
              </w:rPr>
              <w:t>2</w:t>
            </w:r>
            <w:r>
              <w:rPr>
                <w:rFonts w:ascii="Arial" w:hAnsi="Arial" w:cs="Arial"/>
                <w:sz w:val="18"/>
                <w:szCs w:val="18"/>
              </w:rPr>
              <w:t xml:space="preserve"> (note 3)</w:t>
            </w:r>
          </w:p>
          <w:p w14:paraId="04B398A4" w14:textId="77777777" w:rsidR="00CF11D5" w:rsidRDefault="00CF11D5" w:rsidP="00176FE2">
            <w:pPr>
              <w:pStyle w:val="TAC"/>
              <w:jc w:val="left"/>
            </w:pPr>
            <w:r>
              <w:rPr>
                <w:rFonts w:cs="Arial"/>
                <w:szCs w:val="18"/>
              </w:rPr>
              <w:t>78/km</w:t>
            </w:r>
            <w:r>
              <w:rPr>
                <w:rFonts w:cs="Arial"/>
                <w:szCs w:val="18"/>
                <w:vertAlign w:val="superscript"/>
              </w:rPr>
              <w:t>2</w:t>
            </w:r>
            <w:r>
              <w:rPr>
                <w:rFonts w:cs="Arial"/>
                <w:szCs w:val="18"/>
              </w:rPr>
              <w:t xml:space="preserve"> (note 4)</w:t>
            </w:r>
          </w:p>
        </w:tc>
        <w:tc>
          <w:tcPr>
            <w:tcW w:w="0" w:type="auto"/>
          </w:tcPr>
          <w:p w14:paraId="78F37443" w14:textId="77777777" w:rsidR="00CF11D5" w:rsidRDefault="00CF11D5" w:rsidP="00176FE2">
            <w:pPr>
              <w:spacing w:after="0"/>
            </w:pPr>
            <w:r>
              <w:rPr>
                <w:rFonts w:ascii="Arial" w:hAnsi="Arial" w:cs="Arial"/>
                <w:sz w:val="18"/>
                <w:szCs w:val="18"/>
              </w:rPr>
              <w:t>several km</w:t>
            </w:r>
            <w:r>
              <w:rPr>
                <w:rFonts w:ascii="Arial" w:hAnsi="Arial" w:cs="Arial"/>
                <w:sz w:val="18"/>
                <w:szCs w:val="18"/>
                <w:vertAlign w:val="superscript"/>
              </w:rPr>
              <w:t>2</w:t>
            </w:r>
          </w:p>
        </w:tc>
      </w:tr>
      <w:tr w:rsidR="00CF11D5" w14:paraId="4EB448FB" w14:textId="77777777" w:rsidTr="00176FE2">
        <w:trPr>
          <w:cantSplit/>
        </w:trPr>
        <w:tc>
          <w:tcPr>
            <w:tcW w:w="0" w:type="auto"/>
            <w:gridSpan w:val="11"/>
          </w:tcPr>
          <w:p w14:paraId="1BA714C3" w14:textId="77777777" w:rsidR="00CF11D5" w:rsidRDefault="00CF11D5" w:rsidP="00176FE2">
            <w:pPr>
              <w:pStyle w:val="TAN"/>
            </w:pPr>
            <w:r>
              <w:t>NOTE 1:</w:t>
            </w:r>
            <w:r>
              <w:tab/>
            </w:r>
            <w:r>
              <w:rPr>
                <w:rFonts w:eastAsia="SimSun" w:hint="eastAsia"/>
                <w:lang w:val="en-US" w:eastAsia="zh-CN"/>
              </w:rPr>
              <w:t xml:space="preserve">The KPI values are sourced from </w:t>
            </w:r>
            <w:r>
              <w:rPr>
                <w:rFonts w:eastAsia="SimSun"/>
              </w:rPr>
              <w:t>[29]</w:t>
            </w:r>
            <w:r>
              <w:t>.</w:t>
            </w:r>
          </w:p>
          <w:p w14:paraId="73D4496A" w14:textId="77777777" w:rsidR="00CF11D5" w:rsidRDefault="00CF11D5" w:rsidP="00176FE2">
            <w:pPr>
              <w:pStyle w:val="TAN"/>
              <w:rPr>
                <w:rFonts w:eastAsia="SimSun"/>
              </w:rPr>
            </w:pPr>
            <w:r>
              <w:t>NOTE 2:</w:t>
            </w:r>
            <w:r>
              <w:tab/>
            </w:r>
            <w:r>
              <w:rPr>
                <w:rFonts w:eastAsia="SimSun"/>
              </w:rPr>
              <w:t>It is the one-way delay from a distributed terminal to 5G network.</w:t>
            </w:r>
          </w:p>
          <w:p w14:paraId="321159C6" w14:textId="77777777" w:rsidR="00CF11D5" w:rsidRDefault="00CF11D5" w:rsidP="00176FE2">
            <w:pPr>
              <w:pStyle w:val="TAN"/>
            </w:pPr>
            <w:r>
              <w:t>NOTE 3:</w:t>
            </w:r>
            <w:r>
              <w:tab/>
            </w:r>
            <w:r>
              <w:tab/>
              <w:t>When the distributed terminals are deployed along overhead line, about 54 terminals will be distributed along overhead lines in one square kilometre.</w:t>
            </w:r>
          </w:p>
          <w:p w14:paraId="5EADDAEB" w14:textId="77777777" w:rsidR="00CF11D5" w:rsidRDefault="00CF11D5" w:rsidP="00176FE2">
            <w:pPr>
              <w:pStyle w:val="TAN"/>
            </w:pPr>
            <w:r>
              <w:t>NOTE 4:</w:t>
            </w:r>
            <w:r>
              <w:tab/>
            </w:r>
            <w:r>
              <w:tab/>
              <w:t>When the distributed terminals are deployed in power distribution cabinets, there are about 78 terminals in one square kilometre.</w:t>
            </w:r>
          </w:p>
        </w:tc>
      </w:tr>
      <w:bookmarkEnd w:id="245"/>
    </w:tbl>
    <w:p w14:paraId="75609654" w14:textId="77777777" w:rsidR="00CF11D5" w:rsidRDefault="00CF11D5" w:rsidP="00CF11D5"/>
    <w:p w14:paraId="157409DB" w14:textId="77777777" w:rsidR="00CF11D5" w:rsidRDefault="00CF11D5" w:rsidP="00CF11D5">
      <w:pPr>
        <w:rPr>
          <w:lang w:val="en-US" w:eastAsia="zh-CN"/>
        </w:rPr>
      </w:pPr>
      <w:bookmarkStart w:id="246" w:name="_Hlk83140558"/>
      <w:r>
        <w:rPr>
          <w:i/>
        </w:rPr>
        <w:t xml:space="preserve">Use cases #1: </w:t>
      </w:r>
      <w:r>
        <w:t xml:space="preserve">Intelligent </w:t>
      </w:r>
      <w:bookmarkStart w:id="247" w:name="_Hlk83140560"/>
      <w:bookmarkEnd w:id="246"/>
      <w:r>
        <w:t>d</w:t>
      </w:r>
      <w:bookmarkStart w:id="248" w:name="_Hlk83140561"/>
      <w:bookmarkEnd w:id="247"/>
      <w:r>
        <w:rPr>
          <w:lang w:val="en-US" w:eastAsia="zh-CN"/>
        </w:rPr>
        <w:t>istributed feeder automation</w:t>
      </w:r>
    </w:p>
    <w:p w14:paraId="1FAADB6C" w14:textId="77777777" w:rsidR="00CF11D5" w:rsidRDefault="00CF11D5" w:rsidP="00DF3B60">
      <w:pPr>
        <w:pStyle w:val="Heading3"/>
      </w:pPr>
      <w:bookmarkStart w:id="249" w:name="_Toc146301579"/>
      <w:r>
        <w:t>A.4.4.4</w:t>
      </w:r>
      <w:r>
        <w:tab/>
      </w:r>
      <w:bookmarkStart w:id="250" w:name="_Hlk83140562"/>
      <w:bookmarkEnd w:id="248"/>
      <w:r>
        <w:t>High</w:t>
      </w:r>
      <w:bookmarkStart w:id="251" w:name="_Hlk83140563"/>
      <w:bookmarkEnd w:id="250"/>
      <w:r>
        <w:t>-</w:t>
      </w:r>
      <w:bookmarkStart w:id="252" w:name="_Hlk83140564"/>
      <w:bookmarkEnd w:id="251"/>
      <w:r>
        <w:t>speed current differential protection</w:t>
      </w:r>
      <w:bookmarkEnd w:id="249"/>
    </w:p>
    <w:p w14:paraId="78B06EEF" w14:textId="77777777" w:rsidR="00CF11D5" w:rsidRDefault="00CF11D5" w:rsidP="00CF11D5">
      <w:r>
        <w:t>High-speed current differential protection</w:t>
      </w:r>
      <w:bookmarkStart w:id="253" w:name="_Hlk83140565"/>
      <w:bookmarkEnd w:id="252"/>
      <w:r>
        <w:t>,</w:t>
      </w:r>
      <w:bookmarkStart w:id="254" w:name="_Hlk83140566"/>
      <w:bookmarkEnd w:id="253"/>
      <w:r>
        <w:t xml:space="preserve"> which is required </w:t>
      </w:r>
      <w:bookmarkStart w:id="255" w:name="_Hlk83140567"/>
      <w:bookmarkEnd w:id="254"/>
      <w:r>
        <w:t>for</w:t>
      </w:r>
      <w:bookmarkStart w:id="256" w:name="_Hlk83140568"/>
      <w:bookmarkEnd w:id="255"/>
      <w:r>
        <w:t xml:space="preserve"> </w:t>
      </w:r>
      <w:bookmarkStart w:id="257" w:name="_Hlk83140569"/>
      <w:bookmarkEnd w:id="256"/>
      <w:r>
        <w:t>sub-millisecond fault detection</w:t>
      </w:r>
      <w:bookmarkStart w:id="258" w:name="_Hlk83140570"/>
      <w:bookmarkEnd w:id="257"/>
      <w:r>
        <w:t>,</w:t>
      </w:r>
      <w:bookmarkStart w:id="259" w:name="_Hlk83140571"/>
      <w:bookmarkEnd w:id="258"/>
      <w:r>
        <w:t xml:space="preserve"> is another typical use case of power distribution automation. The approach utilises differential current measurements to significantly reduce fault detection time. </w:t>
      </w:r>
      <w:r>
        <w:rPr>
          <w:rFonts w:eastAsia="Calibri"/>
        </w:rPr>
        <w:t xml:space="preserve">The protection relays exchange the current samples via the 5G system. Each relay then compares the sent and received samples to determine if a fault has occurred in a protected area. This is done in order to identify and isolate a fault in the grid. The sampling rate varies </w:t>
      </w:r>
      <w:bookmarkStart w:id="260" w:name="_Hlk83140572"/>
      <w:bookmarkEnd w:id="259"/>
      <w:r>
        <w:rPr>
          <w:rFonts w:eastAsia="Calibri"/>
        </w:rPr>
        <w:t xml:space="preserve">and is </w:t>
      </w:r>
      <w:bookmarkStart w:id="261" w:name="_Hlk83140573"/>
      <w:bookmarkEnd w:id="260"/>
      <w:r>
        <w:rPr>
          <w:rFonts w:eastAsia="Calibri"/>
        </w:rPr>
        <w:t>dependent on the algorithms designed by the manufacturers. A protection relay collects the current samples (with the typical message size of up to 245 bytes) at a frequency of 600</w:t>
      </w:r>
      <w:bookmarkStart w:id="262" w:name="_Hlk83140574"/>
      <w:bookmarkEnd w:id="261"/>
      <w:r>
        <w:rPr>
          <w:rFonts w:eastAsia="Calibri"/>
        </w:rPr>
        <w:t xml:space="preserve"> </w:t>
      </w:r>
      <w:bookmarkStart w:id="263" w:name="_Hlk83140575"/>
      <w:bookmarkEnd w:id="262"/>
      <w:r>
        <w:rPr>
          <w:rFonts w:eastAsia="Calibri"/>
        </w:rPr>
        <w:t>Hz, 1200</w:t>
      </w:r>
      <w:bookmarkStart w:id="264" w:name="_Hlk83140576"/>
      <w:bookmarkEnd w:id="263"/>
      <w:r>
        <w:rPr>
          <w:rFonts w:eastAsia="Calibri"/>
        </w:rPr>
        <w:t xml:space="preserve"> </w:t>
      </w:r>
      <w:bookmarkStart w:id="265" w:name="_Hlk83140577"/>
      <w:bookmarkEnd w:id="264"/>
      <w:r>
        <w:rPr>
          <w:rFonts w:eastAsia="Calibri"/>
        </w:rPr>
        <w:t>Hz, 1600</w:t>
      </w:r>
      <w:bookmarkStart w:id="266" w:name="_Hlk83140578"/>
      <w:bookmarkEnd w:id="265"/>
      <w:r>
        <w:rPr>
          <w:rFonts w:eastAsia="Calibri"/>
        </w:rPr>
        <w:t xml:space="preserve"> </w:t>
      </w:r>
      <w:bookmarkStart w:id="267" w:name="_Hlk83140579"/>
      <w:bookmarkEnd w:id="266"/>
      <w:r>
        <w:rPr>
          <w:rFonts w:eastAsia="Calibri"/>
        </w:rPr>
        <w:t xml:space="preserve">Hz, </w:t>
      </w:r>
      <w:bookmarkStart w:id="268" w:name="_Hlk83140580"/>
      <w:bookmarkEnd w:id="267"/>
      <w:r>
        <w:rPr>
          <w:rFonts w:eastAsia="Calibri"/>
        </w:rPr>
        <w:t>or</w:t>
      </w:r>
      <w:bookmarkStart w:id="269" w:name="_Hlk83140581"/>
      <w:bookmarkEnd w:id="268"/>
      <w:r>
        <w:rPr>
          <w:rFonts w:eastAsia="Calibri"/>
        </w:rPr>
        <w:t xml:space="preserve"> </w:t>
      </w:r>
      <w:bookmarkStart w:id="270" w:name="_Hlk83140582"/>
      <w:bookmarkEnd w:id="269"/>
      <w:r>
        <w:rPr>
          <w:rFonts w:eastAsia="Calibri"/>
        </w:rPr>
        <w:t>3000</w:t>
      </w:r>
      <w:bookmarkStart w:id="271" w:name="_Hlk83140583"/>
      <w:bookmarkEnd w:id="270"/>
      <w:r>
        <w:rPr>
          <w:rFonts w:eastAsia="Calibri"/>
        </w:rPr>
        <w:t xml:space="preserve"> </w:t>
      </w:r>
      <w:bookmarkStart w:id="272" w:name="_Hlk83140584"/>
      <w:bookmarkEnd w:id="271"/>
      <w:r>
        <w:rPr>
          <w:rFonts w:eastAsia="Calibri"/>
        </w:rPr>
        <w:t xml:space="preserve">Hz. The exchange of measurement samples is done in a strictly cyclic and deterministic manner. With the sampling rate of 600 Hz, the transfer interval is 1.7 ms and the required bandwidth 1.2 Mbit/s; for 1200 Hz, the transfer interval is 0.83 ms and the required bandwidth 2.4 Mbit/s. </w:t>
      </w:r>
      <w:bookmarkStart w:id="273" w:name="_Hlk83140585"/>
      <w:bookmarkEnd w:id="272"/>
      <w:r>
        <w:rPr>
          <w:rFonts w:eastAsia="Calibri"/>
        </w:rPr>
        <w:t>The</w:t>
      </w:r>
      <w:bookmarkStart w:id="274" w:name="_Hlk83140586"/>
      <w:bookmarkEnd w:id="273"/>
      <w:r>
        <w:rPr>
          <w:rFonts w:eastAsia="Calibri"/>
        </w:rPr>
        <w:t xml:space="preserve"> maximum allowed end-to-end delay between two protection relays </w:t>
      </w:r>
      <w:bookmarkStart w:id="275" w:name="_Hlk83140587"/>
      <w:bookmarkEnd w:id="274"/>
      <w:r>
        <w:rPr>
          <w:rFonts w:eastAsia="Calibri"/>
        </w:rPr>
        <w:t>is</w:t>
      </w:r>
      <w:bookmarkStart w:id="276" w:name="_Hlk83140588"/>
      <w:bookmarkEnd w:id="275"/>
      <w:r>
        <w:rPr>
          <w:rFonts w:eastAsia="Calibri"/>
        </w:rPr>
        <w:t xml:space="preserve"> between 5 ms and 10 ms, depending on the voltage (see  IEC 61850-90-1 for more details [28]). For some legacy systems, the latency usually is set to 15 ms. </w:t>
      </w:r>
      <w:r>
        <w:rPr>
          <w:lang w:val="en-US" w:eastAsia="zh-CN"/>
        </w:rPr>
        <w:t>The associated KPIs are provided in Table A.4.4</w:t>
      </w:r>
      <w:bookmarkStart w:id="277" w:name="_Hlk83140589"/>
      <w:bookmarkEnd w:id="276"/>
      <w:r>
        <w:rPr>
          <w:lang w:val="en-US" w:eastAsia="zh-CN"/>
        </w:rPr>
        <w:t>.4</w:t>
      </w:r>
      <w:bookmarkStart w:id="278" w:name="_Hlk83140590"/>
      <w:bookmarkEnd w:id="277"/>
      <w:r>
        <w:rPr>
          <w:lang w:val="en-US" w:eastAsia="zh-CN"/>
        </w:rPr>
        <w:t>-</w:t>
      </w:r>
      <w:bookmarkStart w:id="279" w:name="_Hlk83140591"/>
      <w:bookmarkEnd w:id="278"/>
      <w:r>
        <w:rPr>
          <w:lang w:val="en-US" w:eastAsia="zh-CN"/>
        </w:rPr>
        <w:t>1</w:t>
      </w:r>
      <w:bookmarkStart w:id="280" w:name="_Hlk83140592"/>
      <w:bookmarkEnd w:id="279"/>
      <w:r>
        <w:rPr>
          <w:lang w:val="en-US" w:eastAsia="zh-CN"/>
        </w:rPr>
        <w:t>.</w:t>
      </w:r>
    </w:p>
    <w:p w14:paraId="239CC993" w14:textId="77777777" w:rsidR="00CF11D5" w:rsidRDefault="00CF11D5" w:rsidP="00CF11D5">
      <w:pPr>
        <w:pStyle w:val="TH"/>
        <w:rPr>
          <w:rFonts w:eastAsia="Calibri"/>
        </w:rPr>
      </w:pPr>
      <w:r>
        <w:rPr>
          <w:rFonts w:eastAsia="Calibri"/>
        </w:rPr>
        <w:t>Table A.4.4</w:t>
      </w:r>
      <w:bookmarkStart w:id="281" w:name="_Hlk83140593"/>
      <w:bookmarkEnd w:id="280"/>
      <w:r>
        <w:rPr>
          <w:rFonts w:eastAsia="Calibri"/>
        </w:rPr>
        <w:t>.4</w:t>
      </w:r>
      <w:bookmarkStart w:id="282" w:name="_Hlk83140594"/>
      <w:bookmarkEnd w:id="281"/>
      <w:r>
        <w:rPr>
          <w:rFonts w:eastAsia="Calibri"/>
        </w:rPr>
        <w:t>-</w:t>
      </w:r>
      <w:bookmarkStart w:id="283" w:name="_Hlk83140595"/>
      <w:bookmarkEnd w:id="282"/>
      <w:r>
        <w:rPr>
          <w:rFonts w:eastAsia="Calibri"/>
        </w:rPr>
        <w:t>1</w:t>
      </w:r>
      <w:bookmarkStart w:id="284" w:name="_Hlk83140596"/>
      <w:bookmarkEnd w:id="283"/>
      <w:r>
        <w:rPr>
          <w:rFonts w:eastAsia="Calibri"/>
        </w:rPr>
        <w:t>:</w:t>
      </w:r>
      <w:bookmarkStart w:id="285" w:name="_Hlk83140597"/>
      <w:bookmarkEnd w:id="284"/>
      <w:r>
        <w:rPr>
          <w:rFonts w:eastAsia="Calibri"/>
        </w:rPr>
        <w:t xml:space="preserve"> KPIs for </w:t>
      </w:r>
      <w:r>
        <w:t>high speed current differential protection</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124"/>
        <w:gridCol w:w="1634"/>
        <w:gridCol w:w="2127"/>
        <w:gridCol w:w="1287"/>
        <w:gridCol w:w="1540"/>
        <w:gridCol w:w="1564"/>
        <w:gridCol w:w="1010"/>
        <w:gridCol w:w="1201"/>
        <w:gridCol w:w="997"/>
      </w:tblGrid>
      <w:tr w:rsidR="00CF11D5" w14:paraId="3F179C9A" w14:textId="77777777" w:rsidTr="00176FE2">
        <w:trPr>
          <w:cantSplit/>
          <w:tblHeader/>
          <w:jc w:val="center"/>
        </w:trPr>
        <w:tc>
          <w:tcPr>
            <w:tcW w:w="0" w:type="auto"/>
          </w:tcPr>
          <w:p w14:paraId="50EDE4E4" w14:textId="77777777" w:rsidR="00CF11D5" w:rsidRDefault="00CF11D5" w:rsidP="00176FE2">
            <w:pPr>
              <w:pStyle w:val="TAH"/>
              <w:rPr>
                <w:rFonts w:eastAsia="SimSun"/>
                <w:lang w:eastAsia="zh-CN"/>
              </w:rPr>
            </w:pPr>
            <w:bookmarkStart w:id="286" w:name="_Hlk83140598"/>
            <w:r>
              <w:rPr>
                <w:rFonts w:eastAsia="SimSun" w:hint="eastAsia"/>
                <w:lang w:eastAsia="zh-CN"/>
              </w:rPr>
              <w:t>U</w:t>
            </w:r>
            <w:r>
              <w:rPr>
                <w:rFonts w:eastAsia="SimSun"/>
                <w:lang w:eastAsia="zh-CN"/>
              </w:rPr>
              <w:t>se case #</w:t>
            </w:r>
          </w:p>
        </w:tc>
        <w:tc>
          <w:tcPr>
            <w:tcW w:w="0" w:type="auto"/>
            <w:shd w:val="clear" w:color="auto" w:fill="auto"/>
          </w:tcPr>
          <w:p w14:paraId="5172EC86" w14:textId="77777777" w:rsidR="00CF11D5" w:rsidRDefault="00CF11D5" w:rsidP="00176FE2">
            <w:pPr>
              <w:pStyle w:val="TAH"/>
            </w:pPr>
            <w:r>
              <w:t>Communication service availability</w:t>
            </w:r>
          </w:p>
        </w:tc>
        <w:tc>
          <w:tcPr>
            <w:tcW w:w="0" w:type="auto"/>
            <w:shd w:val="clear" w:color="auto" w:fill="auto"/>
          </w:tcPr>
          <w:p w14:paraId="40E8A786" w14:textId="77777777" w:rsidR="00CF11D5" w:rsidRDefault="00CF11D5" w:rsidP="00176FE2">
            <w:pPr>
              <w:pStyle w:val="TAH"/>
            </w:pPr>
            <w:r>
              <w:t>End-to-end latency: maximum</w:t>
            </w:r>
          </w:p>
          <w:p w14:paraId="386F8729" w14:textId="77777777" w:rsidR="00CF11D5" w:rsidRDefault="00CF11D5" w:rsidP="00176FE2">
            <w:pPr>
              <w:pStyle w:val="TAH"/>
            </w:pPr>
            <w:r>
              <w:rPr>
                <w:rFonts w:eastAsia="Calibri"/>
              </w:rPr>
              <w:t>(note)</w:t>
            </w:r>
          </w:p>
        </w:tc>
        <w:tc>
          <w:tcPr>
            <w:tcW w:w="0" w:type="auto"/>
          </w:tcPr>
          <w:p w14:paraId="29A114AD" w14:textId="77777777" w:rsidR="00CF11D5" w:rsidRDefault="00CF11D5" w:rsidP="00176FE2">
            <w:pPr>
              <w:pStyle w:val="TAH"/>
            </w:pPr>
            <w:r>
              <w:t>Service bitrate: user experienced data rate</w:t>
            </w:r>
          </w:p>
        </w:tc>
        <w:tc>
          <w:tcPr>
            <w:tcW w:w="0" w:type="auto"/>
            <w:shd w:val="clear" w:color="auto" w:fill="auto"/>
          </w:tcPr>
          <w:p w14:paraId="23A2F017" w14:textId="77777777" w:rsidR="00CF11D5" w:rsidRDefault="00CF11D5" w:rsidP="00176FE2">
            <w:pPr>
              <w:pStyle w:val="TAH"/>
            </w:pPr>
            <w:r>
              <w:t>Message size [byte]</w:t>
            </w:r>
          </w:p>
        </w:tc>
        <w:tc>
          <w:tcPr>
            <w:tcW w:w="0" w:type="auto"/>
          </w:tcPr>
          <w:p w14:paraId="3CE16185" w14:textId="77777777" w:rsidR="00CF11D5" w:rsidRDefault="00CF11D5" w:rsidP="00176FE2">
            <w:pPr>
              <w:pStyle w:val="TAH"/>
            </w:pPr>
            <w:r>
              <w:t>Transfer interval: target value</w:t>
            </w:r>
          </w:p>
        </w:tc>
        <w:tc>
          <w:tcPr>
            <w:tcW w:w="0" w:type="auto"/>
          </w:tcPr>
          <w:p w14:paraId="2D6709E1" w14:textId="77777777" w:rsidR="00CF11D5" w:rsidRDefault="00CF11D5" w:rsidP="00176FE2">
            <w:pPr>
              <w:pStyle w:val="TAH"/>
            </w:pPr>
            <w:r>
              <w:t>Survival time</w:t>
            </w:r>
          </w:p>
        </w:tc>
        <w:tc>
          <w:tcPr>
            <w:tcW w:w="0" w:type="auto"/>
          </w:tcPr>
          <w:p w14:paraId="64F2B90E" w14:textId="77777777" w:rsidR="00CF11D5" w:rsidRDefault="00CF11D5" w:rsidP="00176FE2">
            <w:pPr>
              <w:pStyle w:val="TAH"/>
            </w:pPr>
            <w:r>
              <w:t>UE speed</w:t>
            </w:r>
          </w:p>
        </w:tc>
        <w:tc>
          <w:tcPr>
            <w:tcW w:w="0" w:type="auto"/>
          </w:tcPr>
          <w:p w14:paraId="4EB23064" w14:textId="77777777" w:rsidR="00CF11D5" w:rsidRDefault="00CF11D5" w:rsidP="00176FE2">
            <w:pPr>
              <w:pStyle w:val="TAH"/>
            </w:pPr>
            <w:r>
              <w:t>UE density [#/km</w:t>
            </w:r>
            <w:r>
              <w:rPr>
                <w:vertAlign w:val="superscript"/>
              </w:rPr>
              <w:t>2</w:t>
            </w:r>
            <w:r>
              <w:t>)]</w:t>
            </w:r>
          </w:p>
        </w:tc>
        <w:tc>
          <w:tcPr>
            <w:tcW w:w="0" w:type="auto"/>
          </w:tcPr>
          <w:p w14:paraId="24F75228" w14:textId="77777777" w:rsidR="00CF11D5" w:rsidRDefault="00CF11D5" w:rsidP="00176FE2">
            <w:pPr>
              <w:pStyle w:val="TAH"/>
            </w:pPr>
            <w:r>
              <w:t>Service area</w:t>
            </w:r>
          </w:p>
        </w:tc>
      </w:tr>
      <w:tr w:rsidR="00CF11D5" w14:paraId="3635B2A7" w14:textId="77777777" w:rsidTr="00176FE2">
        <w:trPr>
          <w:cantSplit/>
          <w:jc w:val="center"/>
        </w:trPr>
        <w:tc>
          <w:tcPr>
            <w:tcW w:w="0" w:type="auto"/>
          </w:tcPr>
          <w:p w14:paraId="07DF9225" w14:textId="77777777" w:rsidR="00CF11D5" w:rsidRDefault="00CF11D5" w:rsidP="00176FE2">
            <w:pPr>
              <w:pStyle w:val="TAC"/>
              <w:jc w:val="left"/>
              <w:rPr>
                <w:rFonts w:eastAsia="SimSun"/>
                <w:lang w:eastAsia="zh-CN"/>
              </w:rPr>
            </w:pPr>
            <w:r>
              <w:rPr>
                <w:rFonts w:eastAsia="SimSun"/>
                <w:lang w:eastAsia="zh-CN"/>
              </w:rPr>
              <w:t>1</w:t>
            </w:r>
          </w:p>
        </w:tc>
        <w:tc>
          <w:tcPr>
            <w:tcW w:w="0" w:type="auto"/>
            <w:shd w:val="clear" w:color="auto" w:fill="auto"/>
          </w:tcPr>
          <w:p w14:paraId="26F652E2" w14:textId="77777777" w:rsidR="00CF11D5" w:rsidRDefault="00CF11D5" w:rsidP="00176FE2">
            <w:pPr>
              <w:pStyle w:val="TAC"/>
            </w:pPr>
            <w:r>
              <w:rPr>
                <w:rFonts w:eastAsia="Calibri"/>
              </w:rPr>
              <w:t>&gt; 99.999</w:t>
            </w:r>
            <w:r>
              <w:t> </w:t>
            </w:r>
            <w:r>
              <w:rPr>
                <w:rFonts w:eastAsia="Calibri"/>
              </w:rPr>
              <w:t>%</w:t>
            </w:r>
          </w:p>
        </w:tc>
        <w:tc>
          <w:tcPr>
            <w:tcW w:w="0" w:type="auto"/>
            <w:shd w:val="clear" w:color="auto" w:fill="auto"/>
          </w:tcPr>
          <w:p w14:paraId="52D67FD7" w14:textId="77777777" w:rsidR="00CF11D5" w:rsidRDefault="00CF11D5" w:rsidP="00176FE2">
            <w:pPr>
              <w:pStyle w:val="TAC"/>
            </w:pPr>
            <w:r>
              <w:t>15 ms</w:t>
            </w:r>
          </w:p>
        </w:tc>
        <w:tc>
          <w:tcPr>
            <w:tcW w:w="0" w:type="auto"/>
          </w:tcPr>
          <w:p w14:paraId="09F34FD9" w14:textId="77777777" w:rsidR="00CF11D5" w:rsidRDefault="00CF11D5" w:rsidP="00176FE2">
            <w:pPr>
              <w:pStyle w:val="TAC"/>
            </w:pPr>
            <w:r>
              <w:t>2.5 Mbit/s</w:t>
            </w:r>
          </w:p>
        </w:tc>
        <w:tc>
          <w:tcPr>
            <w:tcW w:w="0" w:type="auto"/>
            <w:shd w:val="clear" w:color="auto" w:fill="auto"/>
          </w:tcPr>
          <w:p w14:paraId="564AEB28" w14:textId="77777777" w:rsidR="00CF11D5" w:rsidRDefault="00CF11D5" w:rsidP="00176FE2">
            <w:pPr>
              <w:pStyle w:val="TAC"/>
            </w:pPr>
            <w:r>
              <w:t>&lt; 245</w:t>
            </w:r>
          </w:p>
        </w:tc>
        <w:tc>
          <w:tcPr>
            <w:tcW w:w="0" w:type="auto"/>
          </w:tcPr>
          <w:p w14:paraId="132C47A2" w14:textId="77777777" w:rsidR="00CF11D5" w:rsidRDefault="00CF11D5" w:rsidP="00176FE2">
            <w:pPr>
              <w:pStyle w:val="TAC"/>
            </w:pPr>
            <w:r>
              <w:rPr>
                <w:rFonts w:cs="Arial"/>
                <w:szCs w:val="24"/>
              </w:rPr>
              <w:t xml:space="preserve">≤ </w:t>
            </w:r>
            <w:r>
              <w:t>1 ms</w:t>
            </w:r>
          </w:p>
        </w:tc>
        <w:tc>
          <w:tcPr>
            <w:tcW w:w="0" w:type="auto"/>
          </w:tcPr>
          <w:p w14:paraId="24C4CD1F" w14:textId="77777777" w:rsidR="00CF11D5" w:rsidRDefault="00CF11D5" w:rsidP="00176FE2">
            <w:pPr>
              <w:pStyle w:val="TAC"/>
            </w:pPr>
            <w:r>
              <w:t xml:space="preserve"> transfer interval (one frame loss)</w:t>
            </w:r>
          </w:p>
        </w:tc>
        <w:tc>
          <w:tcPr>
            <w:tcW w:w="0" w:type="auto"/>
          </w:tcPr>
          <w:p w14:paraId="2CFDEBBD" w14:textId="77777777" w:rsidR="00CF11D5" w:rsidRDefault="00CF11D5" w:rsidP="00176FE2">
            <w:pPr>
              <w:pStyle w:val="TAC"/>
            </w:pPr>
            <w:r>
              <w:t>stationary</w:t>
            </w:r>
          </w:p>
        </w:tc>
        <w:tc>
          <w:tcPr>
            <w:tcW w:w="0" w:type="auto"/>
          </w:tcPr>
          <w:p w14:paraId="24498475" w14:textId="77777777" w:rsidR="00CF11D5" w:rsidRDefault="00CF11D5" w:rsidP="00176FE2">
            <w:pPr>
              <w:pStyle w:val="TAC"/>
            </w:pPr>
            <w:r>
              <w:rPr>
                <w:rFonts w:cs="Arial"/>
                <w:szCs w:val="24"/>
              </w:rPr>
              <w:t xml:space="preserve">≤ </w:t>
            </w:r>
            <w:r>
              <w:rPr>
                <w:rFonts w:eastAsia="Calibri"/>
              </w:rPr>
              <w:t>100/km</w:t>
            </w:r>
            <w:r>
              <w:rPr>
                <w:rFonts w:eastAsia="Calibri"/>
                <w:vertAlign w:val="superscript"/>
              </w:rPr>
              <w:t>2</w:t>
            </w:r>
          </w:p>
        </w:tc>
        <w:tc>
          <w:tcPr>
            <w:tcW w:w="0" w:type="auto"/>
          </w:tcPr>
          <w:p w14:paraId="336B4B54" w14:textId="77777777" w:rsidR="00CF11D5" w:rsidRDefault="00CF11D5" w:rsidP="00176FE2">
            <w:pPr>
              <w:pStyle w:val="TAC"/>
            </w:pPr>
            <w:r>
              <w:rPr>
                <w:rFonts w:eastAsia="Calibri"/>
              </w:rPr>
              <w:t>several km</w:t>
            </w:r>
            <w:r>
              <w:rPr>
                <w:rFonts w:eastAsia="Calibri"/>
                <w:vertAlign w:val="superscript"/>
              </w:rPr>
              <w:t>2</w:t>
            </w:r>
          </w:p>
        </w:tc>
      </w:tr>
      <w:tr w:rsidR="00CF11D5" w14:paraId="1BABF635" w14:textId="77777777" w:rsidTr="00176FE2">
        <w:trPr>
          <w:cantSplit/>
          <w:jc w:val="center"/>
        </w:trPr>
        <w:tc>
          <w:tcPr>
            <w:tcW w:w="0" w:type="auto"/>
          </w:tcPr>
          <w:p w14:paraId="4513820A" w14:textId="77777777" w:rsidR="00CF11D5" w:rsidRDefault="00CF11D5" w:rsidP="00176FE2">
            <w:pPr>
              <w:pStyle w:val="TAC"/>
              <w:jc w:val="left"/>
              <w:rPr>
                <w:rFonts w:eastAsia="Calibri"/>
              </w:rPr>
            </w:pPr>
            <w:r>
              <w:rPr>
                <w:rFonts w:eastAsia="Calibri"/>
              </w:rPr>
              <w:t>2</w:t>
            </w:r>
          </w:p>
        </w:tc>
        <w:tc>
          <w:tcPr>
            <w:tcW w:w="0" w:type="auto"/>
            <w:shd w:val="clear" w:color="auto" w:fill="auto"/>
          </w:tcPr>
          <w:p w14:paraId="18709D84"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3357894D" w14:textId="77777777" w:rsidR="00CF11D5" w:rsidRDefault="00CF11D5" w:rsidP="00176FE2">
            <w:pPr>
              <w:pStyle w:val="TAC"/>
            </w:pPr>
            <w:r>
              <w:t>15 ms</w:t>
            </w:r>
          </w:p>
        </w:tc>
        <w:tc>
          <w:tcPr>
            <w:tcW w:w="0" w:type="auto"/>
          </w:tcPr>
          <w:p w14:paraId="403B193A" w14:textId="77777777" w:rsidR="00CF11D5" w:rsidRDefault="00CF11D5" w:rsidP="00176FE2">
            <w:pPr>
              <w:pStyle w:val="TAC"/>
            </w:pPr>
            <w:r>
              <w:t>1.2 Mbit/s</w:t>
            </w:r>
          </w:p>
        </w:tc>
        <w:tc>
          <w:tcPr>
            <w:tcW w:w="0" w:type="auto"/>
            <w:shd w:val="clear" w:color="auto" w:fill="auto"/>
          </w:tcPr>
          <w:p w14:paraId="3643A023" w14:textId="77777777" w:rsidR="00CF11D5" w:rsidRDefault="00CF11D5" w:rsidP="00176FE2">
            <w:pPr>
              <w:pStyle w:val="TAC"/>
            </w:pPr>
            <w:r>
              <w:t>&lt; 245</w:t>
            </w:r>
          </w:p>
        </w:tc>
        <w:tc>
          <w:tcPr>
            <w:tcW w:w="0" w:type="auto"/>
          </w:tcPr>
          <w:p w14:paraId="5B631EED" w14:textId="77777777" w:rsidR="00CF11D5" w:rsidRDefault="00CF11D5" w:rsidP="00176FE2">
            <w:pPr>
              <w:pStyle w:val="TAC"/>
              <w:rPr>
                <w:rFonts w:cs="Arial"/>
                <w:szCs w:val="24"/>
              </w:rPr>
            </w:pPr>
            <w:r>
              <w:rPr>
                <w:rFonts w:cs="Arial"/>
                <w:szCs w:val="24"/>
              </w:rPr>
              <w:t xml:space="preserve">≤ </w:t>
            </w:r>
            <w:r>
              <w:t>2 ms</w:t>
            </w:r>
          </w:p>
        </w:tc>
        <w:tc>
          <w:tcPr>
            <w:tcW w:w="0" w:type="auto"/>
          </w:tcPr>
          <w:p w14:paraId="04A65D7E" w14:textId="77777777" w:rsidR="00CF11D5" w:rsidRDefault="00CF11D5" w:rsidP="00176FE2">
            <w:pPr>
              <w:pStyle w:val="TAC"/>
            </w:pPr>
            <w:r>
              <w:t xml:space="preserve"> transfer interval (one frame loss)</w:t>
            </w:r>
          </w:p>
        </w:tc>
        <w:tc>
          <w:tcPr>
            <w:tcW w:w="0" w:type="auto"/>
          </w:tcPr>
          <w:p w14:paraId="7D5D53C1" w14:textId="77777777" w:rsidR="00CF11D5" w:rsidRDefault="00CF11D5" w:rsidP="00176FE2">
            <w:pPr>
              <w:pStyle w:val="TAC"/>
            </w:pPr>
            <w:r>
              <w:t>stationary</w:t>
            </w:r>
          </w:p>
        </w:tc>
        <w:tc>
          <w:tcPr>
            <w:tcW w:w="0" w:type="auto"/>
          </w:tcPr>
          <w:p w14:paraId="00632108"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75F6E494"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246DA691" w14:textId="77777777" w:rsidTr="00176FE2">
        <w:trPr>
          <w:cantSplit/>
          <w:jc w:val="center"/>
        </w:trPr>
        <w:tc>
          <w:tcPr>
            <w:tcW w:w="0" w:type="auto"/>
          </w:tcPr>
          <w:p w14:paraId="2F111B75" w14:textId="77777777" w:rsidR="00CF11D5" w:rsidRDefault="00CF11D5" w:rsidP="00176FE2">
            <w:pPr>
              <w:pStyle w:val="TAC"/>
              <w:jc w:val="left"/>
              <w:rPr>
                <w:rFonts w:eastAsia="Calibri"/>
              </w:rPr>
            </w:pPr>
            <w:r>
              <w:rPr>
                <w:rFonts w:eastAsia="Calibri"/>
              </w:rPr>
              <w:t>3</w:t>
            </w:r>
          </w:p>
        </w:tc>
        <w:tc>
          <w:tcPr>
            <w:tcW w:w="0" w:type="auto"/>
            <w:shd w:val="clear" w:color="auto" w:fill="auto"/>
          </w:tcPr>
          <w:p w14:paraId="3E5726EE"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307D409E" w14:textId="77777777" w:rsidR="00CF11D5" w:rsidRDefault="00CF11D5" w:rsidP="00176FE2">
            <w:pPr>
              <w:pStyle w:val="TAC"/>
            </w:pPr>
            <w:r>
              <w:t>10 ms</w:t>
            </w:r>
          </w:p>
        </w:tc>
        <w:tc>
          <w:tcPr>
            <w:tcW w:w="0" w:type="auto"/>
          </w:tcPr>
          <w:p w14:paraId="5024C42A" w14:textId="77777777" w:rsidR="00CF11D5" w:rsidRDefault="00CF11D5" w:rsidP="00176FE2">
            <w:pPr>
              <w:pStyle w:val="TAC"/>
            </w:pPr>
            <w:r>
              <w:t>2.5 Mbit/s</w:t>
            </w:r>
          </w:p>
        </w:tc>
        <w:tc>
          <w:tcPr>
            <w:tcW w:w="0" w:type="auto"/>
            <w:shd w:val="clear" w:color="auto" w:fill="auto"/>
          </w:tcPr>
          <w:p w14:paraId="2D866623" w14:textId="77777777" w:rsidR="00CF11D5" w:rsidRDefault="00CF11D5" w:rsidP="00176FE2">
            <w:pPr>
              <w:pStyle w:val="TAC"/>
            </w:pPr>
            <w:r>
              <w:t>&lt; 245</w:t>
            </w:r>
          </w:p>
        </w:tc>
        <w:tc>
          <w:tcPr>
            <w:tcW w:w="0" w:type="auto"/>
          </w:tcPr>
          <w:p w14:paraId="18090F41" w14:textId="77777777" w:rsidR="00CF11D5" w:rsidRDefault="00CF11D5" w:rsidP="00176FE2">
            <w:pPr>
              <w:pStyle w:val="TAC"/>
              <w:rPr>
                <w:rFonts w:cs="Arial"/>
              </w:rPr>
            </w:pPr>
            <w:r>
              <w:rPr>
                <w:rFonts w:cs="Arial"/>
                <w:szCs w:val="24"/>
              </w:rPr>
              <w:t xml:space="preserve">≤ </w:t>
            </w:r>
            <w:r>
              <w:t>1 ms</w:t>
            </w:r>
          </w:p>
        </w:tc>
        <w:tc>
          <w:tcPr>
            <w:tcW w:w="0" w:type="auto"/>
          </w:tcPr>
          <w:p w14:paraId="2E9AEF7B" w14:textId="77777777" w:rsidR="00CF11D5" w:rsidRDefault="00CF11D5" w:rsidP="00176FE2">
            <w:pPr>
              <w:pStyle w:val="TAC"/>
            </w:pPr>
            <w:r>
              <w:t xml:space="preserve"> transfer interval (one frame loss)</w:t>
            </w:r>
          </w:p>
        </w:tc>
        <w:tc>
          <w:tcPr>
            <w:tcW w:w="0" w:type="auto"/>
          </w:tcPr>
          <w:p w14:paraId="08E20460" w14:textId="77777777" w:rsidR="00CF11D5" w:rsidRDefault="00CF11D5" w:rsidP="00176FE2">
            <w:pPr>
              <w:pStyle w:val="TAC"/>
            </w:pPr>
            <w:r>
              <w:t>stationary</w:t>
            </w:r>
          </w:p>
        </w:tc>
        <w:tc>
          <w:tcPr>
            <w:tcW w:w="0" w:type="auto"/>
          </w:tcPr>
          <w:p w14:paraId="61CE7D50"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49AA46DF"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45241288" w14:textId="77777777" w:rsidTr="00176FE2">
        <w:trPr>
          <w:cantSplit/>
          <w:jc w:val="center"/>
        </w:trPr>
        <w:tc>
          <w:tcPr>
            <w:tcW w:w="0" w:type="auto"/>
          </w:tcPr>
          <w:p w14:paraId="1D9BBC14" w14:textId="77777777" w:rsidR="00CF11D5" w:rsidRDefault="00CF11D5" w:rsidP="00176FE2">
            <w:pPr>
              <w:pStyle w:val="TAC"/>
              <w:jc w:val="left"/>
              <w:rPr>
                <w:rFonts w:eastAsia="Calibri"/>
              </w:rPr>
            </w:pPr>
            <w:r>
              <w:rPr>
                <w:rFonts w:eastAsia="Calibri"/>
              </w:rPr>
              <w:t>4</w:t>
            </w:r>
          </w:p>
        </w:tc>
        <w:tc>
          <w:tcPr>
            <w:tcW w:w="0" w:type="auto"/>
            <w:shd w:val="clear" w:color="auto" w:fill="auto"/>
          </w:tcPr>
          <w:p w14:paraId="7A8B15F7"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44D6A89B" w14:textId="77777777" w:rsidR="00CF11D5" w:rsidRDefault="00CF11D5" w:rsidP="00176FE2">
            <w:pPr>
              <w:pStyle w:val="TAC"/>
            </w:pPr>
            <w:r>
              <w:t>10 ms</w:t>
            </w:r>
          </w:p>
        </w:tc>
        <w:tc>
          <w:tcPr>
            <w:tcW w:w="0" w:type="auto"/>
          </w:tcPr>
          <w:p w14:paraId="7A0F1028" w14:textId="77777777" w:rsidR="00CF11D5" w:rsidRDefault="00CF11D5" w:rsidP="00176FE2">
            <w:pPr>
              <w:pStyle w:val="TAC"/>
            </w:pPr>
            <w:r>
              <w:t>1.2 Mbit/s</w:t>
            </w:r>
          </w:p>
        </w:tc>
        <w:tc>
          <w:tcPr>
            <w:tcW w:w="0" w:type="auto"/>
            <w:shd w:val="clear" w:color="auto" w:fill="auto"/>
          </w:tcPr>
          <w:p w14:paraId="2EEBC42C" w14:textId="77777777" w:rsidR="00CF11D5" w:rsidRDefault="00CF11D5" w:rsidP="00176FE2">
            <w:pPr>
              <w:pStyle w:val="TAC"/>
            </w:pPr>
            <w:r>
              <w:t>&lt; 245</w:t>
            </w:r>
          </w:p>
        </w:tc>
        <w:tc>
          <w:tcPr>
            <w:tcW w:w="0" w:type="auto"/>
          </w:tcPr>
          <w:p w14:paraId="25D1865B" w14:textId="77777777" w:rsidR="00CF11D5" w:rsidRDefault="00CF11D5" w:rsidP="00176FE2">
            <w:pPr>
              <w:pStyle w:val="TAC"/>
              <w:rPr>
                <w:rFonts w:cs="Arial"/>
              </w:rPr>
            </w:pPr>
            <w:r>
              <w:rPr>
                <w:rFonts w:cs="Arial"/>
                <w:szCs w:val="24"/>
              </w:rPr>
              <w:t xml:space="preserve">≤ </w:t>
            </w:r>
            <w:r>
              <w:t>2 ms</w:t>
            </w:r>
          </w:p>
        </w:tc>
        <w:tc>
          <w:tcPr>
            <w:tcW w:w="0" w:type="auto"/>
          </w:tcPr>
          <w:p w14:paraId="721C17A3" w14:textId="77777777" w:rsidR="00CF11D5" w:rsidRDefault="00CF11D5" w:rsidP="00176FE2">
            <w:pPr>
              <w:pStyle w:val="TAC"/>
            </w:pPr>
            <w:r>
              <w:t xml:space="preserve"> transfer interval (one frame loss)</w:t>
            </w:r>
          </w:p>
        </w:tc>
        <w:tc>
          <w:tcPr>
            <w:tcW w:w="0" w:type="auto"/>
          </w:tcPr>
          <w:p w14:paraId="3AC3CC77" w14:textId="77777777" w:rsidR="00CF11D5" w:rsidRDefault="00CF11D5" w:rsidP="00176FE2">
            <w:pPr>
              <w:pStyle w:val="TAC"/>
            </w:pPr>
            <w:r>
              <w:t>stationary</w:t>
            </w:r>
          </w:p>
        </w:tc>
        <w:tc>
          <w:tcPr>
            <w:tcW w:w="0" w:type="auto"/>
          </w:tcPr>
          <w:p w14:paraId="0487BBA3"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66361DDA"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060B04B1" w14:textId="77777777" w:rsidTr="00176FE2">
        <w:trPr>
          <w:cantSplit/>
          <w:jc w:val="center"/>
        </w:trPr>
        <w:tc>
          <w:tcPr>
            <w:tcW w:w="0" w:type="auto"/>
          </w:tcPr>
          <w:p w14:paraId="13E7B92F" w14:textId="77777777" w:rsidR="00CF11D5" w:rsidRDefault="00CF11D5" w:rsidP="00176FE2">
            <w:pPr>
              <w:pStyle w:val="TAC"/>
              <w:jc w:val="left"/>
              <w:rPr>
                <w:rFonts w:eastAsia="Calibri"/>
              </w:rPr>
            </w:pPr>
            <w:r>
              <w:rPr>
                <w:rFonts w:eastAsia="Calibri"/>
              </w:rPr>
              <w:t>5</w:t>
            </w:r>
          </w:p>
        </w:tc>
        <w:tc>
          <w:tcPr>
            <w:tcW w:w="0" w:type="auto"/>
            <w:shd w:val="clear" w:color="auto" w:fill="auto"/>
          </w:tcPr>
          <w:p w14:paraId="3BB80861" w14:textId="77777777" w:rsidR="00CF11D5" w:rsidRDefault="00CF11D5" w:rsidP="00176FE2">
            <w:pPr>
              <w:pStyle w:val="TAC"/>
              <w:rPr>
                <w:rFonts w:eastAsia="Calibri"/>
                <w:b/>
              </w:rPr>
            </w:pPr>
            <w:r>
              <w:rPr>
                <w:rFonts w:eastAsia="Calibri"/>
              </w:rPr>
              <w:t>&gt; 99.999</w:t>
            </w:r>
            <w:r>
              <w:t> </w:t>
            </w:r>
            <w:r>
              <w:rPr>
                <w:rFonts w:eastAsia="Calibri"/>
              </w:rPr>
              <w:t>%</w:t>
            </w:r>
          </w:p>
        </w:tc>
        <w:tc>
          <w:tcPr>
            <w:tcW w:w="0" w:type="auto"/>
            <w:shd w:val="clear" w:color="auto" w:fill="auto"/>
          </w:tcPr>
          <w:p w14:paraId="1E2655F2" w14:textId="77777777" w:rsidR="00CF11D5" w:rsidRDefault="00CF11D5" w:rsidP="00176FE2">
            <w:pPr>
              <w:pStyle w:val="TAC"/>
            </w:pPr>
            <w:r>
              <w:t>5 ms</w:t>
            </w:r>
          </w:p>
        </w:tc>
        <w:tc>
          <w:tcPr>
            <w:tcW w:w="0" w:type="auto"/>
          </w:tcPr>
          <w:p w14:paraId="3FBBDD30" w14:textId="77777777" w:rsidR="00CF11D5" w:rsidRDefault="00CF11D5" w:rsidP="00176FE2">
            <w:pPr>
              <w:pStyle w:val="TAC"/>
            </w:pPr>
            <w:r>
              <w:t>2.5 Mbit/s</w:t>
            </w:r>
          </w:p>
        </w:tc>
        <w:tc>
          <w:tcPr>
            <w:tcW w:w="0" w:type="auto"/>
            <w:shd w:val="clear" w:color="auto" w:fill="auto"/>
          </w:tcPr>
          <w:p w14:paraId="25213DBA" w14:textId="77777777" w:rsidR="00CF11D5" w:rsidRDefault="00CF11D5" w:rsidP="00176FE2">
            <w:pPr>
              <w:pStyle w:val="TAC"/>
            </w:pPr>
            <w:r>
              <w:t>&lt; 245</w:t>
            </w:r>
          </w:p>
        </w:tc>
        <w:tc>
          <w:tcPr>
            <w:tcW w:w="0" w:type="auto"/>
          </w:tcPr>
          <w:p w14:paraId="0749C065" w14:textId="77777777" w:rsidR="00CF11D5" w:rsidRDefault="00CF11D5" w:rsidP="00176FE2">
            <w:pPr>
              <w:pStyle w:val="TAC"/>
              <w:rPr>
                <w:rFonts w:cs="Arial"/>
              </w:rPr>
            </w:pPr>
            <w:r>
              <w:rPr>
                <w:rFonts w:cs="Arial"/>
                <w:szCs w:val="24"/>
              </w:rPr>
              <w:t xml:space="preserve">≤ </w:t>
            </w:r>
            <w:r>
              <w:t>1 ms</w:t>
            </w:r>
          </w:p>
        </w:tc>
        <w:tc>
          <w:tcPr>
            <w:tcW w:w="0" w:type="auto"/>
          </w:tcPr>
          <w:p w14:paraId="3366A288" w14:textId="77777777" w:rsidR="00CF11D5" w:rsidRDefault="00CF11D5" w:rsidP="00176FE2">
            <w:pPr>
              <w:pStyle w:val="TAC"/>
            </w:pPr>
            <w:r>
              <w:t xml:space="preserve"> transfer interval (one frame loss)</w:t>
            </w:r>
          </w:p>
        </w:tc>
        <w:tc>
          <w:tcPr>
            <w:tcW w:w="0" w:type="auto"/>
          </w:tcPr>
          <w:p w14:paraId="03760BF5" w14:textId="77777777" w:rsidR="00CF11D5" w:rsidRDefault="00CF11D5" w:rsidP="00176FE2">
            <w:pPr>
              <w:pStyle w:val="TAC"/>
            </w:pPr>
            <w:r>
              <w:t>stationary</w:t>
            </w:r>
          </w:p>
        </w:tc>
        <w:tc>
          <w:tcPr>
            <w:tcW w:w="0" w:type="auto"/>
          </w:tcPr>
          <w:p w14:paraId="62B57398"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662073E5"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46184D02" w14:textId="77777777" w:rsidTr="00176FE2">
        <w:trPr>
          <w:cantSplit/>
          <w:jc w:val="center"/>
        </w:trPr>
        <w:tc>
          <w:tcPr>
            <w:tcW w:w="0" w:type="auto"/>
          </w:tcPr>
          <w:p w14:paraId="6FBFAE60" w14:textId="77777777" w:rsidR="00CF11D5" w:rsidRDefault="00CF11D5" w:rsidP="00176FE2">
            <w:pPr>
              <w:pStyle w:val="TAC"/>
              <w:jc w:val="left"/>
              <w:rPr>
                <w:rFonts w:eastAsia="Calibri"/>
              </w:rPr>
            </w:pPr>
            <w:r>
              <w:rPr>
                <w:rFonts w:eastAsia="Calibri"/>
              </w:rPr>
              <w:t>6</w:t>
            </w:r>
          </w:p>
        </w:tc>
        <w:tc>
          <w:tcPr>
            <w:tcW w:w="0" w:type="auto"/>
            <w:shd w:val="clear" w:color="auto" w:fill="auto"/>
          </w:tcPr>
          <w:p w14:paraId="27917BEF"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134C3866" w14:textId="77777777" w:rsidR="00CF11D5" w:rsidRDefault="00CF11D5" w:rsidP="00176FE2">
            <w:pPr>
              <w:pStyle w:val="TAC"/>
            </w:pPr>
            <w:r>
              <w:t>5 ms</w:t>
            </w:r>
          </w:p>
        </w:tc>
        <w:tc>
          <w:tcPr>
            <w:tcW w:w="0" w:type="auto"/>
          </w:tcPr>
          <w:p w14:paraId="6E1C59D9" w14:textId="77777777" w:rsidR="00CF11D5" w:rsidRDefault="00CF11D5" w:rsidP="00176FE2">
            <w:pPr>
              <w:pStyle w:val="TAC"/>
            </w:pPr>
            <w:r>
              <w:t>1.2 Mbit/s</w:t>
            </w:r>
          </w:p>
        </w:tc>
        <w:tc>
          <w:tcPr>
            <w:tcW w:w="0" w:type="auto"/>
            <w:shd w:val="clear" w:color="auto" w:fill="auto"/>
          </w:tcPr>
          <w:p w14:paraId="50AFCDE5" w14:textId="77777777" w:rsidR="00CF11D5" w:rsidRDefault="00CF11D5" w:rsidP="00176FE2">
            <w:pPr>
              <w:pStyle w:val="TAC"/>
            </w:pPr>
            <w:r>
              <w:t>&lt; 245</w:t>
            </w:r>
          </w:p>
        </w:tc>
        <w:tc>
          <w:tcPr>
            <w:tcW w:w="0" w:type="auto"/>
          </w:tcPr>
          <w:p w14:paraId="037AB1F9" w14:textId="77777777" w:rsidR="00CF11D5" w:rsidRDefault="00CF11D5" w:rsidP="00176FE2">
            <w:pPr>
              <w:pStyle w:val="TAC"/>
              <w:rPr>
                <w:rFonts w:cs="Arial"/>
                <w:szCs w:val="24"/>
              </w:rPr>
            </w:pPr>
            <w:r>
              <w:rPr>
                <w:rFonts w:cs="Arial"/>
                <w:szCs w:val="24"/>
              </w:rPr>
              <w:t xml:space="preserve">≤ </w:t>
            </w:r>
            <w:r>
              <w:t>2 ms</w:t>
            </w:r>
          </w:p>
        </w:tc>
        <w:tc>
          <w:tcPr>
            <w:tcW w:w="0" w:type="auto"/>
          </w:tcPr>
          <w:p w14:paraId="150A4087" w14:textId="77777777" w:rsidR="00CF11D5" w:rsidRDefault="00CF11D5" w:rsidP="00176FE2">
            <w:pPr>
              <w:pStyle w:val="TAC"/>
            </w:pPr>
            <w:r>
              <w:t xml:space="preserve"> transfer interval (one frame loss)</w:t>
            </w:r>
          </w:p>
        </w:tc>
        <w:tc>
          <w:tcPr>
            <w:tcW w:w="0" w:type="auto"/>
          </w:tcPr>
          <w:p w14:paraId="455A2ED2" w14:textId="77777777" w:rsidR="00CF11D5" w:rsidRDefault="00CF11D5" w:rsidP="00176FE2">
            <w:pPr>
              <w:pStyle w:val="TAC"/>
            </w:pPr>
            <w:r>
              <w:t>stationary</w:t>
            </w:r>
          </w:p>
        </w:tc>
        <w:tc>
          <w:tcPr>
            <w:tcW w:w="0" w:type="auto"/>
          </w:tcPr>
          <w:p w14:paraId="2FC2F579"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654FEBDC"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5101BDC2" w14:textId="77777777" w:rsidTr="00176FE2">
        <w:trPr>
          <w:cantSplit/>
          <w:jc w:val="center"/>
        </w:trPr>
        <w:tc>
          <w:tcPr>
            <w:tcW w:w="0" w:type="auto"/>
            <w:gridSpan w:val="10"/>
          </w:tcPr>
          <w:p w14:paraId="2D4F29C2" w14:textId="77777777" w:rsidR="00CF11D5" w:rsidRDefault="00CF11D5" w:rsidP="00176FE2">
            <w:pPr>
              <w:pStyle w:val="TAN"/>
            </w:pPr>
            <w:r>
              <w:t>NOTE :</w:t>
            </w:r>
            <w:r>
              <w:tab/>
              <w:t>UE-to-UE communication.</w:t>
            </w:r>
          </w:p>
        </w:tc>
      </w:tr>
    </w:tbl>
    <w:p w14:paraId="4AD9A3DA" w14:textId="77777777" w:rsidR="00CF11D5" w:rsidRDefault="00CF11D5" w:rsidP="00CF11D5">
      <w:pPr>
        <w:rPr>
          <w:i/>
        </w:rPr>
      </w:pPr>
      <w:bookmarkStart w:id="287" w:name="_Hlk83140599"/>
      <w:bookmarkEnd w:id="286"/>
    </w:p>
    <w:p w14:paraId="1A6FBD03" w14:textId="77777777" w:rsidR="00CF11D5" w:rsidRDefault="00CF11D5" w:rsidP="00CF11D5">
      <w:r>
        <w:rPr>
          <w:i/>
        </w:rPr>
        <w:t xml:space="preserve">Use case #1: </w:t>
      </w:r>
      <w:r>
        <w:t>High</w:t>
      </w:r>
      <w:bookmarkStart w:id="288" w:name="_Hlk83140600"/>
      <w:bookmarkEnd w:id="287"/>
      <w:r>
        <w:t>-</w:t>
      </w:r>
      <w:bookmarkStart w:id="289" w:name="_Hlk83140601"/>
      <w:bookmarkEnd w:id="288"/>
      <w:r>
        <w:t xml:space="preserve">speed current differential protection </w:t>
      </w:r>
      <w:bookmarkStart w:id="290" w:name="_Hlk83140602"/>
      <w:bookmarkEnd w:id="289"/>
      <w:r>
        <w:t xml:space="preserve">with </w:t>
      </w:r>
      <w:bookmarkStart w:id="291" w:name="_Hlk83140603"/>
      <w:bookmarkEnd w:id="290"/>
      <w:r>
        <w:t xml:space="preserve">a </w:t>
      </w:r>
      <w:bookmarkStart w:id="292" w:name="_Hlk83140604"/>
      <w:bookmarkEnd w:id="291"/>
      <w:r>
        <w:rPr>
          <w:rFonts w:eastAsia="Calibri"/>
        </w:rPr>
        <w:t>sampling rate of 1200 Hz for legacy system</w:t>
      </w:r>
      <w:bookmarkStart w:id="293" w:name="_Hlk83140605"/>
      <w:bookmarkEnd w:id="292"/>
      <w:r>
        <w:rPr>
          <w:rFonts w:eastAsia="Calibri"/>
        </w:rPr>
        <w:t>s</w:t>
      </w:r>
      <w:bookmarkStart w:id="294" w:name="_Hlk83140606"/>
      <w:bookmarkEnd w:id="293"/>
      <w:r>
        <w:rPr>
          <w:rFonts w:eastAsia="Calibri"/>
        </w:rPr>
        <w:t>.</w:t>
      </w:r>
      <w:bookmarkStart w:id="295" w:name="_Hlk83140607"/>
      <w:bookmarkEnd w:id="294"/>
    </w:p>
    <w:p w14:paraId="4BB2D542" w14:textId="77777777" w:rsidR="00CF11D5" w:rsidRDefault="00CF11D5" w:rsidP="00CF11D5">
      <w:pPr>
        <w:rPr>
          <w:rFonts w:eastAsia="Calibri"/>
        </w:rPr>
      </w:pPr>
      <w:r>
        <w:rPr>
          <w:i/>
        </w:rPr>
        <w:t>Use case #</w:t>
      </w:r>
      <w:bookmarkStart w:id="296" w:name="_Hlk83140608"/>
      <w:bookmarkEnd w:id="295"/>
      <w:r>
        <w:rPr>
          <w:i/>
        </w:rPr>
        <w:t>2</w:t>
      </w:r>
      <w:bookmarkStart w:id="297" w:name="_Hlk83140609"/>
      <w:bookmarkEnd w:id="296"/>
      <w:r>
        <w:rPr>
          <w:i/>
        </w:rPr>
        <w:t xml:space="preserve">: </w:t>
      </w:r>
      <w:r>
        <w:t>High</w:t>
      </w:r>
      <w:bookmarkStart w:id="298" w:name="_Hlk83140610"/>
      <w:bookmarkEnd w:id="297"/>
      <w:r>
        <w:t>-</w:t>
      </w:r>
      <w:bookmarkStart w:id="299" w:name="_Hlk83140611"/>
      <w:bookmarkEnd w:id="298"/>
      <w:r>
        <w:t xml:space="preserve">speed current differential protection </w:t>
      </w:r>
      <w:bookmarkStart w:id="300" w:name="_Hlk83140612"/>
      <w:bookmarkEnd w:id="299"/>
      <w:r>
        <w:t xml:space="preserve">with </w:t>
      </w:r>
      <w:bookmarkStart w:id="301" w:name="_Hlk83140613"/>
      <w:bookmarkEnd w:id="300"/>
      <w:r>
        <w:t xml:space="preserve">a </w:t>
      </w:r>
      <w:bookmarkStart w:id="302" w:name="_Hlk83140614"/>
      <w:bookmarkEnd w:id="301"/>
      <w:r>
        <w:rPr>
          <w:rFonts w:eastAsia="Calibri"/>
        </w:rPr>
        <w:t>sampling rate of 600 Hz for legacy system</w:t>
      </w:r>
      <w:bookmarkStart w:id="303" w:name="_Hlk83140615"/>
      <w:bookmarkEnd w:id="302"/>
      <w:r>
        <w:rPr>
          <w:rFonts w:eastAsia="Calibri"/>
        </w:rPr>
        <w:t>s</w:t>
      </w:r>
      <w:bookmarkStart w:id="304" w:name="_Hlk83140616"/>
      <w:bookmarkEnd w:id="303"/>
      <w:r>
        <w:rPr>
          <w:rFonts w:eastAsia="Calibri"/>
        </w:rPr>
        <w:t>.</w:t>
      </w:r>
    </w:p>
    <w:p w14:paraId="26AC3585" w14:textId="77777777" w:rsidR="00CF11D5" w:rsidRDefault="00CF11D5" w:rsidP="00CF11D5">
      <w:r>
        <w:rPr>
          <w:i/>
        </w:rPr>
        <w:t xml:space="preserve">Use case #3: </w:t>
      </w:r>
      <w:r>
        <w:t>High</w:t>
      </w:r>
      <w:bookmarkStart w:id="305" w:name="_Hlk83140617"/>
      <w:bookmarkEnd w:id="304"/>
      <w:r>
        <w:t>-</w:t>
      </w:r>
      <w:bookmarkStart w:id="306" w:name="_Hlk83140618"/>
      <w:bookmarkEnd w:id="305"/>
      <w:r>
        <w:t xml:space="preserve">speed current differential protection with </w:t>
      </w:r>
      <w:bookmarkStart w:id="307" w:name="_Hlk83140619"/>
      <w:bookmarkEnd w:id="306"/>
      <w:r>
        <w:t xml:space="preserve">a </w:t>
      </w:r>
      <w:bookmarkStart w:id="308" w:name="_Hlk83140620"/>
      <w:bookmarkEnd w:id="307"/>
      <w:r>
        <w:rPr>
          <w:rFonts w:eastAsia="Calibri"/>
        </w:rPr>
        <w:t>sampling rate of 1200 Hz under voltage condition</w:t>
      </w:r>
      <w:bookmarkStart w:id="309" w:name="_Hlk83140621"/>
      <w:bookmarkEnd w:id="308"/>
      <w:r>
        <w:rPr>
          <w:rFonts w:eastAsia="Calibri"/>
        </w:rPr>
        <w:t xml:space="preserve"> </w:t>
      </w:r>
      <w:bookmarkStart w:id="310" w:name="_Hlk83140622"/>
      <w:bookmarkEnd w:id="309"/>
      <w:r>
        <w:rPr>
          <w:rFonts w:eastAsia="Calibri"/>
        </w:rPr>
        <w:t>1 (see  IEC 61850-90-1[28] for more details).</w:t>
      </w:r>
      <w:bookmarkStart w:id="311" w:name="_Hlk83140623"/>
      <w:bookmarkEnd w:id="310"/>
    </w:p>
    <w:p w14:paraId="378E026A" w14:textId="77777777" w:rsidR="00CF11D5" w:rsidRDefault="00CF11D5" w:rsidP="00CF11D5">
      <w:r>
        <w:rPr>
          <w:i/>
        </w:rPr>
        <w:t xml:space="preserve">Use case #4: </w:t>
      </w:r>
      <w:r>
        <w:t>High</w:t>
      </w:r>
      <w:bookmarkStart w:id="312" w:name="_Hlk83140624"/>
      <w:bookmarkEnd w:id="311"/>
      <w:r>
        <w:t>-</w:t>
      </w:r>
      <w:bookmarkStart w:id="313" w:name="_Hlk83140625"/>
      <w:bookmarkEnd w:id="312"/>
      <w:r>
        <w:t xml:space="preserve">speed current differential protection </w:t>
      </w:r>
      <w:bookmarkStart w:id="314" w:name="_Hlk83140626"/>
      <w:bookmarkEnd w:id="313"/>
      <w:r>
        <w:t xml:space="preserve">with </w:t>
      </w:r>
      <w:bookmarkStart w:id="315" w:name="_Hlk83140627"/>
      <w:bookmarkEnd w:id="314"/>
      <w:r>
        <w:t xml:space="preserve">a </w:t>
      </w:r>
      <w:bookmarkStart w:id="316" w:name="_Hlk83140628"/>
      <w:bookmarkEnd w:id="315"/>
      <w:r>
        <w:rPr>
          <w:rFonts w:eastAsia="Calibri"/>
        </w:rPr>
        <w:t>sampling rate of 600 Hz under voltage condition</w:t>
      </w:r>
      <w:bookmarkStart w:id="317" w:name="_Hlk83140629"/>
      <w:bookmarkEnd w:id="316"/>
      <w:r>
        <w:rPr>
          <w:rFonts w:eastAsia="Calibri"/>
        </w:rPr>
        <w:t xml:space="preserve"> </w:t>
      </w:r>
      <w:bookmarkStart w:id="318" w:name="_Hlk83140630"/>
      <w:bookmarkEnd w:id="317"/>
      <w:r>
        <w:rPr>
          <w:rFonts w:eastAsia="Calibri"/>
        </w:rPr>
        <w:t>1 (see  IEC 61850-90-1[28] for more details).</w:t>
      </w:r>
      <w:bookmarkStart w:id="319" w:name="_Hlk83140631"/>
      <w:bookmarkEnd w:id="318"/>
    </w:p>
    <w:p w14:paraId="5DFF60D7" w14:textId="77777777" w:rsidR="00CF11D5" w:rsidRDefault="00CF11D5" w:rsidP="00CF11D5">
      <w:r>
        <w:rPr>
          <w:i/>
        </w:rPr>
        <w:t xml:space="preserve">Use case #5: </w:t>
      </w:r>
      <w:r>
        <w:t>High</w:t>
      </w:r>
      <w:bookmarkStart w:id="320" w:name="_Hlk83140632"/>
      <w:bookmarkEnd w:id="319"/>
      <w:r>
        <w:t>-</w:t>
      </w:r>
      <w:bookmarkStart w:id="321" w:name="_Hlk83140633"/>
      <w:bookmarkEnd w:id="320"/>
      <w:r>
        <w:t xml:space="preserve">speed current differential protection </w:t>
      </w:r>
      <w:bookmarkStart w:id="322" w:name="_Hlk83140634"/>
      <w:bookmarkEnd w:id="321"/>
      <w:r>
        <w:t xml:space="preserve">with </w:t>
      </w:r>
      <w:bookmarkStart w:id="323" w:name="_Hlk83140635"/>
      <w:bookmarkEnd w:id="322"/>
      <w:r>
        <w:t xml:space="preserve">a </w:t>
      </w:r>
      <w:bookmarkStart w:id="324" w:name="_Hlk83140636"/>
      <w:bookmarkEnd w:id="323"/>
      <w:r>
        <w:rPr>
          <w:rFonts w:eastAsia="Calibri"/>
        </w:rPr>
        <w:t>sampling rate of 1200 Hz under voltage condition</w:t>
      </w:r>
      <w:bookmarkEnd w:id="324"/>
      <w:r>
        <w:rPr>
          <w:rFonts w:eastAsia="Calibri"/>
        </w:rPr>
        <w:t xml:space="preserve"> 2 (see  IEC 61850-90-1[28] for more details).</w:t>
      </w:r>
    </w:p>
    <w:p w14:paraId="29330B1F" w14:textId="77777777" w:rsidR="00CF11D5" w:rsidRPr="00CF11D5" w:rsidRDefault="00CF11D5" w:rsidP="00CF11D5">
      <w:pPr>
        <w:rPr>
          <w:i/>
        </w:rPr>
      </w:pPr>
      <w:r>
        <w:rPr>
          <w:i/>
        </w:rPr>
        <w:t xml:space="preserve">Use case #6: </w:t>
      </w:r>
      <w:r w:rsidRPr="00CF11D5">
        <w:rPr>
          <w:i/>
        </w:rPr>
        <w:t>High-speed current differential protection with a sampling rat</w:t>
      </w:r>
    </w:p>
    <w:p w14:paraId="263E7722" w14:textId="77777777" w:rsidR="00A6531E" w:rsidRPr="00457CAE" w:rsidRDefault="00A6531E" w:rsidP="00DF3B60">
      <w:pPr>
        <w:pStyle w:val="Heading2"/>
      </w:pPr>
      <w:bookmarkStart w:id="325" w:name="_Toc146301580"/>
      <w:r w:rsidRPr="00457CAE">
        <w:t>A</w:t>
      </w:r>
      <w:r w:rsidR="001C613D" w:rsidRPr="00457CAE">
        <w:t>.</w:t>
      </w:r>
      <w:r w:rsidRPr="00457CAE">
        <w:t>4.5</w:t>
      </w:r>
      <w:r w:rsidRPr="00457CAE">
        <w:tab/>
        <w:t>Smart grid millisecond-level precise load control</w:t>
      </w:r>
      <w:bookmarkEnd w:id="195"/>
      <w:bookmarkEnd w:id="325"/>
    </w:p>
    <w:p w14:paraId="456D2925" w14:textId="77777777" w:rsidR="00A6531E" w:rsidRPr="00457CAE" w:rsidRDefault="00A6531E" w:rsidP="00A6531E">
      <w:pPr>
        <w:rPr>
          <w:rFonts w:eastAsia="SimSun"/>
          <w:lang w:eastAsia="en-US"/>
        </w:rPr>
      </w:pPr>
      <w:r w:rsidRPr="00457CAE">
        <w:rPr>
          <w:rFonts w:eastAsia="SimSun"/>
          <w:lang w:eastAsia="en-US"/>
        </w:rPr>
        <w:t>Precise Load Control is the basic application for smart grid. When serious HVDC (high-voltage direct current) transmission fault happens, Millisecond-Level Precise Load Control is used to quickly remove interruptible less-important load, such as electric vehicle charging piles and non-continuous production power supplies in factories.</w:t>
      </w:r>
    </w:p>
    <w:p w14:paraId="07D04976" w14:textId="77777777"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 xml:space="preserve">4.5-1: Service performance requirements for </w:t>
      </w:r>
      <w:r w:rsidRPr="00457CAE">
        <w:rPr>
          <w:rFonts w:eastAsia="SimSun"/>
          <w:lang w:eastAsia="zh-CN"/>
        </w:rPr>
        <w:t>smart grid millisecond-level precise load control</w:t>
      </w:r>
      <w:r w:rsidRPr="00457CAE">
        <w:rPr>
          <w:rFonts w:eastAsia="SimSu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729"/>
        <w:gridCol w:w="2231"/>
        <w:gridCol w:w="1342"/>
        <w:gridCol w:w="1692"/>
        <w:gridCol w:w="1130"/>
        <w:gridCol w:w="1235"/>
        <w:gridCol w:w="986"/>
        <w:gridCol w:w="1004"/>
        <w:gridCol w:w="995"/>
        <w:gridCol w:w="926"/>
      </w:tblGrid>
      <w:tr w:rsidR="00A6531E" w:rsidRPr="00457CAE" w14:paraId="335AAA6C" w14:textId="77777777" w:rsidTr="009D4BEF">
        <w:trPr>
          <w:cantSplit/>
          <w:tblHeader/>
        </w:trPr>
        <w:tc>
          <w:tcPr>
            <w:tcW w:w="1007" w:type="dxa"/>
          </w:tcPr>
          <w:p w14:paraId="5C9EDF40" w14:textId="77777777" w:rsidR="00A6531E" w:rsidRPr="00457CAE" w:rsidRDefault="00A6531E" w:rsidP="0023489E">
            <w:pPr>
              <w:pStyle w:val="TAH"/>
            </w:pPr>
            <w:r w:rsidRPr="00457CAE">
              <w:t>Use case #</w:t>
            </w:r>
          </w:p>
        </w:tc>
        <w:tc>
          <w:tcPr>
            <w:tcW w:w="6909" w:type="dxa"/>
            <w:gridSpan w:val="4"/>
            <w:shd w:val="clear" w:color="auto" w:fill="auto"/>
          </w:tcPr>
          <w:p w14:paraId="55E77A9B" w14:textId="77777777" w:rsidR="00A6531E" w:rsidRPr="00457CAE" w:rsidRDefault="00A6531E" w:rsidP="0023489E">
            <w:pPr>
              <w:pStyle w:val="TAH"/>
            </w:pPr>
            <w:r w:rsidRPr="00457CAE">
              <w:t>Characteristic parameter</w:t>
            </w:r>
          </w:p>
        </w:tc>
        <w:tc>
          <w:tcPr>
            <w:tcW w:w="0" w:type="auto"/>
            <w:gridSpan w:val="6"/>
            <w:shd w:val="clear" w:color="auto" w:fill="auto"/>
          </w:tcPr>
          <w:p w14:paraId="2C577CC7" w14:textId="77777777" w:rsidR="00A6531E" w:rsidRPr="00457CAE" w:rsidRDefault="00A6531E" w:rsidP="0023489E">
            <w:pPr>
              <w:pStyle w:val="TAH"/>
            </w:pPr>
            <w:r w:rsidRPr="00457CAE">
              <w:t>Influence quantity</w:t>
            </w:r>
          </w:p>
        </w:tc>
      </w:tr>
      <w:tr w:rsidR="0062784E" w:rsidRPr="00457CAE" w14:paraId="07121E63" w14:textId="77777777" w:rsidTr="009D4BEF">
        <w:trPr>
          <w:cantSplit/>
          <w:tblHeader/>
        </w:trPr>
        <w:tc>
          <w:tcPr>
            <w:tcW w:w="1007" w:type="dxa"/>
          </w:tcPr>
          <w:p w14:paraId="3848B9B1" w14:textId="77777777" w:rsidR="00A6531E" w:rsidRPr="00457CAE" w:rsidRDefault="00A6531E" w:rsidP="0023489E">
            <w:pPr>
              <w:pStyle w:val="TAH"/>
            </w:pPr>
          </w:p>
        </w:tc>
        <w:tc>
          <w:tcPr>
            <w:tcW w:w="1728" w:type="dxa"/>
            <w:shd w:val="clear" w:color="auto" w:fill="auto"/>
          </w:tcPr>
          <w:p w14:paraId="59088794"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37460F29"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15C05BEF" w14:textId="77777777" w:rsidR="00A6531E" w:rsidRPr="00457CAE" w:rsidRDefault="00A6531E" w:rsidP="0023489E">
            <w:pPr>
              <w:pStyle w:val="TAH"/>
            </w:pPr>
            <w:r w:rsidRPr="00457CAE">
              <w:t>End-to-end latency: maximum</w:t>
            </w:r>
          </w:p>
        </w:tc>
        <w:tc>
          <w:tcPr>
            <w:tcW w:w="0" w:type="auto"/>
          </w:tcPr>
          <w:p w14:paraId="0F93909B" w14:textId="77777777" w:rsidR="00A6531E" w:rsidRPr="00457CAE" w:rsidRDefault="00A6531E" w:rsidP="0023489E">
            <w:pPr>
              <w:pStyle w:val="TAH"/>
            </w:pPr>
            <w:r w:rsidRPr="00457CAE">
              <w:t>Service bitrate: user experienced data rate</w:t>
            </w:r>
          </w:p>
        </w:tc>
        <w:tc>
          <w:tcPr>
            <w:tcW w:w="0" w:type="auto"/>
            <w:shd w:val="clear" w:color="auto" w:fill="auto"/>
          </w:tcPr>
          <w:p w14:paraId="2B1F474D" w14:textId="77777777" w:rsidR="00A6531E" w:rsidRPr="00457CAE" w:rsidRDefault="00A6531E" w:rsidP="0023489E">
            <w:pPr>
              <w:pStyle w:val="TAH"/>
            </w:pPr>
            <w:r w:rsidRPr="00457CAE">
              <w:t>Message size [byte]</w:t>
            </w:r>
          </w:p>
        </w:tc>
        <w:tc>
          <w:tcPr>
            <w:tcW w:w="0" w:type="auto"/>
          </w:tcPr>
          <w:p w14:paraId="69FF2944" w14:textId="77777777" w:rsidR="00A6531E" w:rsidRPr="00457CAE" w:rsidRDefault="00A6531E" w:rsidP="0023489E">
            <w:pPr>
              <w:pStyle w:val="TAH"/>
            </w:pPr>
            <w:r w:rsidRPr="00457CAE">
              <w:t>Transfer interval: target value</w:t>
            </w:r>
          </w:p>
        </w:tc>
        <w:tc>
          <w:tcPr>
            <w:tcW w:w="0" w:type="auto"/>
          </w:tcPr>
          <w:p w14:paraId="7CDEFCCD" w14:textId="77777777" w:rsidR="00A6531E" w:rsidRPr="00457CAE" w:rsidRDefault="00A6531E" w:rsidP="0023489E">
            <w:pPr>
              <w:pStyle w:val="TAH"/>
            </w:pPr>
            <w:r w:rsidRPr="00457CAE">
              <w:t>Survival time</w:t>
            </w:r>
          </w:p>
        </w:tc>
        <w:tc>
          <w:tcPr>
            <w:tcW w:w="0" w:type="auto"/>
          </w:tcPr>
          <w:p w14:paraId="11954248" w14:textId="77777777" w:rsidR="00A6531E" w:rsidRPr="00457CAE" w:rsidRDefault="00A6531E" w:rsidP="0023489E">
            <w:pPr>
              <w:pStyle w:val="TAH"/>
            </w:pPr>
            <w:r w:rsidRPr="00457CAE">
              <w:t>UE speed</w:t>
            </w:r>
          </w:p>
        </w:tc>
        <w:tc>
          <w:tcPr>
            <w:tcW w:w="0" w:type="auto"/>
          </w:tcPr>
          <w:p w14:paraId="261C76BC" w14:textId="77777777" w:rsidR="00A6531E" w:rsidRPr="00457CAE" w:rsidRDefault="00A6531E" w:rsidP="0023489E">
            <w:pPr>
              <w:pStyle w:val="TAH"/>
            </w:pPr>
            <w:r w:rsidRPr="00457CAE">
              <w:t># of UEs</w:t>
            </w:r>
          </w:p>
        </w:tc>
        <w:tc>
          <w:tcPr>
            <w:tcW w:w="0" w:type="auto"/>
          </w:tcPr>
          <w:p w14:paraId="2D03D514" w14:textId="77777777" w:rsidR="00A6531E" w:rsidRPr="00457CAE" w:rsidRDefault="00A6531E" w:rsidP="0023489E">
            <w:pPr>
              <w:pStyle w:val="TAH"/>
            </w:pPr>
            <w:r w:rsidRPr="00457CAE">
              <w:t>Service area</w:t>
            </w:r>
          </w:p>
        </w:tc>
      </w:tr>
      <w:tr w:rsidR="0062784E" w:rsidRPr="00457CAE" w14:paraId="6798157F" w14:textId="77777777" w:rsidTr="009D4BEF">
        <w:trPr>
          <w:cantSplit/>
        </w:trPr>
        <w:tc>
          <w:tcPr>
            <w:tcW w:w="1007" w:type="dxa"/>
          </w:tcPr>
          <w:p w14:paraId="5D245F54" w14:textId="77777777" w:rsidR="00A6531E" w:rsidRPr="00457CAE" w:rsidRDefault="00A6531E" w:rsidP="0023489E">
            <w:pPr>
              <w:pStyle w:val="TAC"/>
            </w:pPr>
            <w:r w:rsidRPr="00457CAE">
              <w:t>1</w:t>
            </w:r>
          </w:p>
        </w:tc>
        <w:tc>
          <w:tcPr>
            <w:tcW w:w="1728" w:type="dxa"/>
            <w:shd w:val="clear" w:color="auto" w:fill="auto"/>
          </w:tcPr>
          <w:p w14:paraId="576A0F87" w14:textId="77777777" w:rsidR="00A6531E" w:rsidRPr="00457CAE" w:rsidRDefault="00A6531E" w:rsidP="0023489E">
            <w:pPr>
              <w:pStyle w:val="TAC"/>
            </w:pPr>
            <w:r w:rsidRPr="00457CAE">
              <w:t>99</w:t>
            </w:r>
            <w:r w:rsidR="00BE082A">
              <w:t>.</w:t>
            </w:r>
            <w:r w:rsidRPr="00457CAE">
              <w:t>999</w:t>
            </w:r>
            <w:r w:rsidR="00BE082A">
              <w:t> </w:t>
            </w:r>
            <w:r w:rsidRPr="00457CAE">
              <w:t>9</w:t>
            </w:r>
          </w:p>
        </w:tc>
        <w:tc>
          <w:tcPr>
            <w:tcW w:w="0" w:type="auto"/>
            <w:shd w:val="clear" w:color="auto" w:fill="auto"/>
          </w:tcPr>
          <w:p w14:paraId="1AE28B1B" w14:textId="77777777" w:rsidR="00A6531E" w:rsidRPr="00457CAE" w:rsidRDefault="00A6531E" w:rsidP="0023489E">
            <w:pPr>
              <w:pStyle w:val="TAC"/>
            </w:pPr>
            <w:r w:rsidRPr="00457CAE">
              <w:t xml:space="preserve">– </w:t>
            </w:r>
          </w:p>
        </w:tc>
        <w:tc>
          <w:tcPr>
            <w:tcW w:w="0" w:type="auto"/>
            <w:shd w:val="clear" w:color="auto" w:fill="auto"/>
          </w:tcPr>
          <w:p w14:paraId="7FFF5535" w14:textId="77777777" w:rsidR="00A6531E" w:rsidRPr="00457CAE" w:rsidRDefault="00A6531E" w:rsidP="0023489E">
            <w:pPr>
              <w:pStyle w:val="TAC"/>
              <w:rPr>
                <w:lang w:eastAsia="en-US"/>
              </w:rPr>
            </w:pPr>
            <w:r w:rsidRPr="00457CAE">
              <w:rPr>
                <w:lang w:eastAsia="en-US"/>
              </w:rPr>
              <w:t>&lt; 50 ms</w:t>
            </w:r>
          </w:p>
        </w:tc>
        <w:tc>
          <w:tcPr>
            <w:tcW w:w="0" w:type="auto"/>
          </w:tcPr>
          <w:p w14:paraId="0174E09F" w14:textId="77777777" w:rsidR="00A6531E" w:rsidRPr="00457CAE" w:rsidRDefault="00A6531E" w:rsidP="0023489E">
            <w:pPr>
              <w:pStyle w:val="TAC"/>
              <w:rPr>
                <w:lang w:eastAsia="en-US"/>
              </w:rPr>
            </w:pPr>
            <w:r w:rsidRPr="00457CAE">
              <w:rPr>
                <w:lang w:eastAsia="en-US"/>
              </w:rPr>
              <w:t>0</w:t>
            </w:r>
            <w:r w:rsidR="00BE082A">
              <w:rPr>
                <w:lang w:eastAsia="en-US"/>
              </w:rPr>
              <w:t>.</w:t>
            </w:r>
            <w:r w:rsidRPr="00457CAE">
              <w:rPr>
                <w:lang w:eastAsia="en-US"/>
              </w:rPr>
              <w:t>59 kbit/s</w:t>
            </w:r>
            <w:r w:rsidR="009D4BEF" w:rsidRPr="00457CAE">
              <w:rPr>
                <w:lang w:eastAsia="en-US"/>
              </w:rPr>
              <w:br/>
            </w:r>
            <w:r w:rsidRPr="00457CAE">
              <w:rPr>
                <w:lang w:eastAsia="en-US"/>
              </w:rPr>
              <w:t>28 kbit/s</w:t>
            </w:r>
          </w:p>
        </w:tc>
        <w:tc>
          <w:tcPr>
            <w:tcW w:w="0" w:type="auto"/>
            <w:shd w:val="clear" w:color="auto" w:fill="auto"/>
          </w:tcPr>
          <w:p w14:paraId="7BD9EBBB" w14:textId="77777777" w:rsidR="00A6531E" w:rsidRPr="00457CAE" w:rsidRDefault="00A6531E" w:rsidP="0023489E">
            <w:pPr>
              <w:pStyle w:val="TAC"/>
              <w:rPr>
                <w:lang w:eastAsia="en-US"/>
              </w:rPr>
            </w:pPr>
            <w:r w:rsidRPr="00457CAE">
              <w:rPr>
                <w:lang w:eastAsia="en-US"/>
              </w:rPr>
              <w:t>&lt; 100</w:t>
            </w:r>
          </w:p>
        </w:tc>
        <w:tc>
          <w:tcPr>
            <w:tcW w:w="0" w:type="auto"/>
          </w:tcPr>
          <w:p w14:paraId="72355912" w14:textId="77777777" w:rsidR="00A6531E" w:rsidRPr="00457CAE" w:rsidRDefault="00A6531E" w:rsidP="0023489E">
            <w:pPr>
              <w:pStyle w:val="TAC"/>
            </w:pPr>
            <w:r w:rsidRPr="00457CAE">
              <w:t>n/a</w:t>
            </w:r>
            <w:r w:rsidR="009D4BEF" w:rsidRPr="00457CAE">
              <w:t xml:space="preserve"> </w:t>
            </w:r>
            <w:r w:rsidR="009D4BEF" w:rsidRPr="00457CAE">
              <w:br/>
            </w:r>
            <w:r w:rsidRPr="00457CAE">
              <w:t>(note)</w:t>
            </w:r>
          </w:p>
        </w:tc>
        <w:tc>
          <w:tcPr>
            <w:tcW w:w="0" w:type="auto"/>
          </w:tcPr>
          <w:p w14:paraId="03A701C0" w14:textId="77777777" w:rsidR="00A6531E" w:rsidRPr="00457CAE" w:rsidRDefault="00A6531E" w:rsidP="0023489E">
            <w:pPr>
              <w:pStyle w:val="TAC"/>
            </w:pPr>
            <w:r w:rsidRPr="00457CAE">
              <w:t>–</w:t>
            </w:r>
          </w:p>
        </w:tc>
        <w:tc>
          <w:tcPr>
            <w:tcW w:w="0" w:type="auto"/>
          </w:tcPr>
          <w:p w14:paraId="38FAE01E" w14:textId="77777777" w:rsidR="00A6531E" w:rsidRPr="00457CAE" w:rsidRDefault="00A6531E" w:rsidP="0023489E">
            <w:pPr>
              <w:pStyle w:val="TAC"/>
            </w:pPr>
            <w:r w:rsidRPr="00457CAE">
              <w:t>stationary</w:t>
            </w:r>
          </w:p>
        </w:tc>
        <w:tc>
          <w:tcPr>
            <w:tcW w:w="0" w:type="auto"/>
          </w:tcPr>
          <w:p w14:paraId="0B74AFAD" w14:textId="77777777" w:rsidR="00A6531E" w:rsidRPr="00457CAE" w:rsidRDefault="00A6531E" w:rsidP="0023489E">
            <w:pPr>
              <w:pStyle w:val="TAC"/>
            </w:pPr>
            <w:r w:rsidRPr="00457CAE">
              <w:rPr>
                <w:rFonts w:eastAsia="SimSun" w:cs="Arial"/>
                <w:color w:val="000000"/>
                <w:szCs w:val="18"/>
                <w:lang w:val="en-US"/>
              </w:rPr>
              <w:t>10</w:t>
            </w:r>
            <w:r w:rsidR="00BE082A">
              <w:rPr>
                <w:rFonts w:eastAsia="SimSun" w:cs="Arial"/>
                <w:color w:val="000000"/>
                <w:szCs w:val="18"/>
                <w:lang w:val="en-US"/>
              </w:rPr>
              <w:t> km</w:t>
            </w:r>
            <w:r w:rsidR="00BE082A" w:rsidRPr="00C931AF">
              <w:rPr>
                <w:rFonts w:eastAsia="SimSun" w:cs="Arial"/>
                <w:color w:val="000000"/>
                <w:szCs w:val="18"/>
                <w:vertAlign w:val="superscript"/>
                <w:lang w:val="en-US"/>
              </w:rPr>
              <w:t>-</w:t>
            </w:r>
            <w:r w:rsidR="00BE082A">
              <w:rPr>
                <w:rFonts w:eastAsia="SimSun" w:cs="Arial"/>
                <w:color w:val="000000"/>
                <w:szCs w:val="18"/>
                <w:lang w:val="en-US"/>
              </w:rPr>
              <w:t xml:space="preserve">² to </w:t>
            </w:r>
            <w:r w:rsidRPr="00457CAE">
              <w:rPr>
                <w:rFonts w:eastAsia="SimSun" w:cs="Arial"/>
                <w:color w:val="000000"/>
                <w:szCs w:val="18"/>
                <w:lang w:val="en-US"/>
              </w:rPr>
              <w:t>100</w:t>
            </w:r>
            <w:r w:rsidR="00674A78">
              <w:rPr>
                <w:rFonts w:eastAsia="SimSun" w:cs="Arial"/>
                <w:color w:val="000000"/>
                <w:szCs w:val="18"/>
                <w:lang w:val="en-US"/>
              </w:rPr>
              <w:t> </w:t>
            </w:r>
            <w:r w:rsidRPr="00457CAE">
              <w:rPr>
                <w:rFonts w:eastAsia="SimSun" w:cs="Arial"/>
                <w:color w:val="000000"/>
                <w:szCs w:val="18"/>
                <w:lang w:val="en-US"/>
              </w:rPr>
              <w:t>km</w:t>
            </w:r>
            <w:r w:rsidR="00BE082A" w:rsidRPr="00C931AF">
              <w:rPr>
                <w:rFonts w:eastAsia="SimSun" w:cs="Arial"/>
                <w:color w:val="000000"/>
                <w:szCs w:val="18"/>
                <w:vertAlign w:val="superscript"/>
                <w:lang w:val="en-US"/>
              </w:rPr>
              <w:t>-</w:t>
            </w:r>
            <w:r w:rsidR="00BE082A">
              <w:rPr>
                <w:rFonts w:eastAsia="SimSun" w:cs="Arial"/>
                <w:color w:val="000000"/>
                <w:szCs w:val="18"/>
                <w:lang w:val="en-US"/>
              </w:rPr>
              <w:t>²</w:t>
            </w:r>
          </w:p>
        </w:tc>
        <w:tc>
          <w:tcPr>
            <w:tcW w:w="0" w:type="auto"/>
          </w:tcPr>
          <w:p w14:paraId="16842BFC" w14:textId="77777777" w:rsidR="00A6531E" w:rsidRPr="00457CAE" w:rsidRDefault="00A6531E" w:rsidP="0023489E">
            <w:pPr>
              <w:pStyle w:val="TAC"/>
            </w:pPr>
            <w:r w:rsidRPr="00457CAE">
              <w:t>TB</w:t>
            </w:r>
            <w:r w:rsidR="000B0F98" w:rsidRPr="00457CAE">
              <w:t>D</w:t>
            </w:r>
          </w:p>
        </w:tc>
      </w:tr>
      <w:tr w:rsidR="009D4BEF" w:rsidRPr="00457CAE" w14:paraId="7D0D6059" w14:textId="77777777" w:rsidTr="00557CF5">
        <w:trPr>
          <w:cantSplit/>
        </w:trPr>
        <w:tc>
          <w:tcPr>
            <w:tcW w:w="14504" w:type="dxa"/>
            <w:gridSpan w:val="11"/>
          </w:tcPr>
          <w:p w14:paraId="507D96C2" w14:textId="77777777" w:rsidR="009D4BEF" w:rsidRPr="00457CAE" w:rsidRDefault="009D4BEF" w:rsidP="00C55525">
            <w:pPr>
              <w:pStyle w:val="TAN"/>
            </w:pPr>
            <w:r w:rsidRPr="00457CAE">
              <w:t>NOTE:</w:t>
            </w:r>
            <w:r w:rsidRPr="00457CAE">
              <w:tab/>
              <w:t>event-triggered</w:t>
            </w:r>
          </w:p>
        </w:tc>
      </w:tr>
    </w:tbl>
    <w:p w14:paraId="0536284D" w14:textId="77777777" w:rsidR="00A6531E" w:rsidRPr="0017209C" w:rsidRDefault="00A6531E" w:rsidP="0017209C">
      <w:pPr>
        <w:spacing w:after="0"/>
        <w:rPr>
          <w:sz w:val="16"/>
          <w:szCs w:val="16"/>
        </w:rPr>
      </w:pPr>
    </w:p>
    <w:p w14:paraId="09B4D018" w14:textId="77777777" w:rsidR="00A6531E" w:rsidRPr="00457CAE" w:rsidRDefault="00A6531E" w:rsidP="0017209C">
      <w:pPr>
        <w:keepNext/>
        <w:rPr>
          <w:i/>
        </w:rPr>
      </w:pPr>
      <w:r w:rsidRPr="00457CAE">
        <w:rPr>
          <w:i/>
        </w:rPr>
        <w:t>Use case one</w:t>
      </w:r>
    </w:p>
    <w:p w14:paraId="789FCC15" w14:textId="77777777" w:rsidR="00A6531E" w:rsidRPr="00457CAE" w:rsidRDefault="00A6531E" w:rsidP="00A6531E">
      <w:r w:rsidRPr="00457CAE">
        <w:t xml:space="preserve">A non-periodic deterministic communication service between control primary station and load control terminals for removing interruptible </w:t>
      </w:r>
      <w:r w:rsidRPr="00457CAE">
        <w:rPr>
          <w:rFonts w:hint="eastAsia"/>
        </w:rPr>
        <w:t>less</w:t>
      </w:r>
      <w:r w:rsidRPr="00457CAE">
        <w:t>-important load quickly.</w:t>
      </w:r>
    </w:p>
    <w:p w14:paraId="256537A5" w14:textId="77777777" w:rsidR="003C6565" w:rsidRPr="00457CAE" w:rsidRDefault="003C6565" w:rsidP="00DF3B60">
      <w:pPr>
        <w:pStyle w:val="Heading1"/>
        <w:sectPr w:rsidR="003C6565" w:rsidRPr="00457CAE" w:rsidSect="00AA0CF5">
          <w:footnotePr>
            <w:numRestart w:val="eachSect"/>
          </w:footnotePr>
          <w:pgSz w:w="16840" w:h="11907" w:orient="landscape" w:code="9"/>
          <w:pgMar w:top="1191" w:right="1418" w:bottom="1134" w:left="1134" w:header="851" w:footer="340" w:gutter="0"/>
          <w:cols w:space="720"/>
          <w:formProt w:val="0"/>
          <w:docGrid w:linePitch="272"/>
        </w:sectPr>
      </w:pPr>
    </w:p>
    <w:p w14:paraId="37146BB7" w14:textId="77777777" w:rsidR="00CF11D5" w:rsidRDefault="00CF11D5" w:rsidP="00DF3B60">
      <w:pPr>
        <w:pStyle w:val="Heading2"/>
      </w:pPr>
      <w:bookmarkStart w:id="326" w:name="_Toc45387385"/>
      <w:bookmarkStart w:id="327" w:name="_Toc146301581"/>
      <w:r>
        <w:t>A.4.6</w:t>
      </w:r>
      <w:r>
        <w:tab/>
        <w:t>Distributed energy storage</w:t>
      </w:r>
      <w:bookmarkEnd w:id="327"/>
    </w:p>
    <w:p w14:paraId="25751CDB" w14:textId="77777777" w:rsidR="00CF11D5" w:rsidRDefault="00CF11D5" w:rsidP="00CF11D5">
      <w:r>
        <w:rPr>
          <w:rFonts w:eastAsia="SimSun"/>
        </w:rPr>
        <w:t xml:space="preserve">Distributed power generation includes various power sources such as solar, wind, fuel cells, and gas. Distributed power generation typically comes with a low power density and entails thus typicall a decentralised deployment. Decentralisation </w:t>
      </w:r>
      <w:r>
        <w:t xml:space="preserve">causes technical problems and challenges Smart Grid operators. When distributed power generation is connected to the elctrical grid, the energy flow becomes more complicated as the user often is both an electricity consumer and producer (a so-called “prosumer”). Therefore, the current in the electricity grid can change direction at different locations of the grid and at different times of the day. </w:t>
      </w:r>
    </w:p>
    <w:p w14:paraId="18E0BB14" w14:textId="77777777" w:rsidR="00CF11D5" w:rsidRDefault="00CF11D5" w:rsidP="00CF11D5">
      <w:r>
        <w:t>The information exchange in a distributed energy grid does not only include power-generation-related data, but also control commands for the distributed energy storage equipment. An example for such a command is “change the load characteristics to realise a flexible electricity grid” etc.</w:t>
      </w:r>
    </w:p>
    <w:p w14:paraId="0075A69E" w14:textId="1BC94AF7" w:rsidR="00CF11D5" w:rsidRDefault="00746C5E" w:rsidP="00CF11D5">
      <w:pPr>
        <w:jc w:val="center"/>
      </w:pPr>
      <w:r w:rsidRPr="00CF11D5">
        <w:rPr>
          <w:noProof/>
          <w:lang w:val="en-US" w:eastAsia="zh-CN"/>
        </w:rPr>
        <w:drawing>
          <wp:inline distT="0" distB="0" distL="0" distR="0" wp14:anchorId="5F76DD38" wp14:editId="6EC5227F">
            <wp:extent cx="4705350" cy="259080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2590800"/>
                    </a:xfrm>
                    <a:prstGeom prst="rect">
                      <a:avLst/>
                    </a:prstGeom>
                    <a:noFill/>
                    <a:ln>
                      <a:noFill/>
                    </a:ln>
                  </pic:spPr>
                </pic:pic>
              </a:graphicData>
            </a:graphic>
          </wp:inline>
        </w:drawing>
      </w:r>
    </w:p>
    <w:p w14:paraId="3C859F4A" w14:textId="77777777" w:rsidR="00CF11D5" w:rsidRDefault="00CF11D5" w:rsidP="00CF11D5">
      <w:pPr>
        <w:pStyle w:val="TH"/>
        <w:rPr>
          <w:rFonts w:eastAsia="SimSun"/>
        </w:rPr>
      </w:pPr>
      <w:r>
        <w:rPr>
          <w:rFonts w:eastAsia="SimSun" w:hint="eastAsia"/>
        </w:rPr>
        <w:t>F</w:t>
      </w:r>
      <w:r>
        <w:rPr>
          <w:rFonts w:eastAsia="SimSun"/>
        </w:rPr>
        <w:t>igure A.4.6-1 Example of a distributed-energy storage grid</w:t>
      </w:r>
    </w:p>
    <w:p w14:paraId="6D3CB3F2" w14:textId="77777777" w:rsidR="00CF11D5" w:rsidRDefault="00CF11D5" w:rsidP="00CF11D5">
      <w:r>
        <w:t xml:space="preserve">Figure A.4.6-1 shows an example of distributed-energy storage grid. The distributed-energy storage grid needs to exchange information among the distributed-energy storage management platform (DESMP) and distributed-energy devices (DEDs). </w:t>
      </w:r>
    </w:p>
    <w:p w14:paraId="4CD03CF4" w14:textId="77777777" w:rsidR="00CF11D5" w:rsidRDefault="00CF11D5" w:rsidP="00CF11D5">
      <w:r>
        <w:t xml:space="preserve">The DED is a plug-and-play device and periodically collects its energy information, such as battery energy, charge and discharge status, energy alarm information, etc. The DED then transfers this information via 5G UE to the DESMP. The DESMP regularly manages the DEDs, e.g., the DESMP monitors the DEDs working status, controls the DEDs working modes, or configures the DEDs energy parameters etc. </w:t>
      </w:r>
      <w:r>
        <w:rPr>
          <w:lang w:val="en-US" w:eastAsia="zh-CN"/>
        </w:rPr>
        <w:t>The associated KPIs are provided in Table A.4.6-1.</w:t>
      </w:r>
      <w:r>
        <w:t xml:space="preserve"> </w:t>
      </w:r>
    </w:p>
    <w:p w14:paraId="6BBF4829" w14:textId="77777777" w:rsidR="00CF11D5" w:rsidRDefault="00CF11D5" w:rsidP="00CF11D5"/>
    <w:p w14:paraId="24403FD6" w14:textId="77777777" w:rsidR="00CF11D5" w:rsidRDefault="00CF11D5" w:rsidP="00CF11D5">
      <w:pPr>
        <w:pStyle w:val="TH"/>
        <w:rPr>
          <w:rFonts w:eastAsia="SimSun"/>
        </w:rPr>
      </w:pPr>
      <w:r>
        <w:rPr>
          <w:rFonts w:eastAsia="SimSun"/>
        </w:rPr>
        <w:t xml:space="preserve">Table A.4.6-1: </w:t>
      </w:r>
      <w:r>
        <w:rPr>
          <w:rFonts w:eastAsia="SimSun" w:hint="eastAsia"/>
          <w:lang w:val="en-US" w:eastAsia="zh-CN"/>
        </w:rPr>
        <w:t>C</w:t>
      </w:r>
      <w:r>
        <w:rPr>
          <w:rFonts w:eastAsia="SimSun"/>
        </w:rPr>
        <w:t xml:space="preserve">ommunication service performance requirements </w:t>
      </w:r>
      <w:r>
        <w:rPr>
          <w:rFonts w:eastAsia="SimSun" w:cs="Arial"/>
        </w:rPr>
        <w:t>‒</w:t>
      </w:r>
      <w:r>
        <w:rPr>
          <w:rFonts w:eastAsia="SimSun"/>
        </w:rPr>
        <w:t xml:space="preserve"> data for distributed energy storage</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10DC0734"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4FDDC0CB"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093A139A"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140EA4FC" w14:textId="77777777" w:rsidR="00CF11D5" w:rsidRDefault="00CF11D5" w:rsidP="00176FE2">
            <w:pPr>
              <w:pStyle w:val="TAH"/>
            </w:pPr>
            <w:r>
              <w:t>Influence quantity</w:t>
            </w:r>
          </w:p>
        </w:tc>
      </w:tr>
      <w:tr w:rsidR="00CF11D5" w14:paraId="4BCF28B5"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640D1D72"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662F8A29"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48D42860"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0E1DD0C8"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28DF3D55"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1740B3F5"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28447BD2"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664EFB82"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7F138A5B"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2BAFC6FC"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11718A31" w14:textId="77777777" w:rsidR="00CF11D5" w:rsidRDefault="00CF11D5" w:rsidP="00176FE2">
            <w:pPr>
              <w:pStyle w:val="TAH"/>
            </w:pPr>
            <w:r>
              <w:t xml:space="preserve">Service area </w:t>
            </w:r>
            <w:r>
              <w:br/>
            </w:r>
          </w:p>
        </w:tc>
      </w:tr>
      <w:tr w:rsidR="00CF11D5" w14:paraId="006BD807"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559765A" w14:textId="77777777" w:rsidR="00CF11D5" w:rsidRDefault="00CF11D5" w:rsidP="00176FE2">
            <w:pPr>
              <w:pStyle w:val="TAC"/>
              <w:jc w:val="left"/>
            </w:pPr>
            <w:r>
              <w:rPr>
                <w:rFonts w:hint="eastAsia"/>
              </w:rPr>
              <w:t>1</w:t>
            </w:r>
          </w:p>
        </w:tc>
        <w:tc>
          <w:tcPr>
            <w:tcW w:w="1471" w:type="dxa"/>
            <w:tcBorders>
              <w:top w:val="single" w:sz="4" w:space="0" w:color="auto"/>
              <w:left w:val="single" w:sz="4" w:space="0" w:color="auto"/>
              <w:bottom w:val="single" w:sz="4" w:space="0" w:color="auto"/>
              <w:right w:val="single" w:sz="4" w:space="0" w:color="auto"/>
            </w:tcBorders>
          </w:tcPr>
          <w:p w14:paraId="341E494A" w14:textId="77777777" w:rsidR="00CF11D5" w:rsidRDefault="00CF11D5" w:rsidP="00176FE2">
            <w:pPr>
              <w:pStyle w:val="TAC"/>
              <w:jc w:val="left"/>
            </w:pPr>
            <w:r>
              <w:t xml:space="preserve"> &gt; 99.9 %</w:t>
            </w:r>
          </w:p>
        </w:tc>
        <w:tc>
          <w:tcPr>
            <w:tcW w:w="1501" w:type="dxa"/>
            <w:tcBorders>
              <w:top w:val="single" w:sz="4" w:space="0" w:color="auto"/>
              <w:left w:val="nil"/>
              <w:bottom w:val="single" w:sz="4" w:space="0" w:color="auto"/>
              <w:right w:val="single" w:sz="4" w:space="0" w:color="auto"/>
            </w:tcBorders>
          </w:tcPr>
          <w:p w14:paraId="08EE799F"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3FBC8527" w14:textId="77777777" w:rsidR="00CF11D5" w:rsidRDefault="00CF11D5" w:rsidP="00176FE2">
            <w:pPr>
              <w:pStyle w:val="TAC"/>
              <w:jc w:val="left"/>
            </w:pPr>
            <w:r>
              <w:t>DL: &lt; 10 ms</w:t>
            </w:r>
            <w:r>
              <w:br/>
              <w:t>UL: &lt; 10 ms</w:t>
            </w:r>
          </w:p>
        </w:tc>
        <w:tc>
          <w:tcPr>
            <w:tcW w:w="1448" w:type="dxa"/>
            <w:tcBorders>
              <w:top w:val="single" w:sz="4" w:space="0" w:color="auto"/>
              <w:left w:val="nil"/>
              <w:bottom w:val="single" w:sz="4" w:space="0" w:color="auto"/>
              <w:right w:val="single" w:sz="4" w:space="0" w:color="auto"/>
            </w:tcBorders>
          </w:tcPr>
          <w:p w14:paraId="3E4D1271" w14:textId="77777777" w:rsidR="00CF11D5" w:rsidRDefault="00CF11D5" w:rsidP="00176FE2">
            <w:pPr>
              <w:pStyle w:val="TAC"/>
              <w:jc w:val="left"/>
            </w:pPr>
            <w:r>
              <w:t>UL: &gt; 16 M</w:t>
            </w:r>
            <w:r>
              <w:rPr>
                <w:rFonts w:hint="eastAsia"/>
              </w:rPr>
              <w:t>bit/s</w:t>
            </w:r>
            <w:r>
              <w:t xml:space="preserve"> (urban); 640 Mbit/s (rural)</w:t>
            </w:r>
          </w:p>
          <w:p w14:paraId="2DC95AC2" w14:textId="77777777" w:rsidR="00CF11D5" w:rsidRDefault="00CF11D5" w:rsidP="00176FE2">
            <w:pPr>
              <w:pStyle w:val="TAC"/>
              <w:jc w:val="left"/>
            </w:pPr>
            <w:r>
              <w:t>DL: &gt; 100 kbit/s</w:t>
            </w:r>
          </w:p>
          <w:p w14:paraId="20AB98EC"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72166468" w14:textId="77777777" w:rsidR="00CF11D5" w:rsidRDefault="00CF11D5" w:rsidP="00176FE2">
            <w:pPr>
              <w:pStyle w:val="TAC"/>
              <w:jc w:val="left"/>
            </w:pPr>
            <w:r>
              <w:t>UL: 800 kbyte</w:t>
            </w:r>
          </w:p>
        </w:tc>
        <w:tc>
          <w:tcPr>
            <w:tcW w:w="1361" w:type="dxa"/>
            <w:tcBorders>
              <w:top w:val="single" w:sz="4" w:space="0" w:color="auto"/>
              <w:left w:val="nil"/>
              <w:bottom w:val="single" w:sz="4" w:space="0" w:color="auto"/>
              <w:right w:val="single" w:sz="4" w:space="0" w:color="auto"/>
            </w:tcBorders>
          </w:tcPr>
          <w:p w14:paraId="6016DF58" w14:textId="77777777" w:rsidR="00CF11D5" w:rsidRDefault="00CF11D5" w:rsidP="00176FE2">
            <w:pPr>
              <w:pStyle w:val="TAC"/>
              <w:jc w:val="left"/>
            </w:pPr>
            <w:r>
              <w:t>UL: 10 ms</w:t>
            </w:r>
          </w:p>
        </w:tc>
        <w:tc>
          <w:tcPr>
            <w:tcW w:w="1020" w:type="dxa"/>
            <w:tcBorders>
              <w:top w:val="single" w:sz="4" w:space="0" w:color="auto"/>
              <w:left w:val="nil"/>
              <w:bottom w:val="single" w:sz="4" w:space="0" w:color="auto"/>
              <w:right w:val="single" w:sz="4" w:space="0" w:color="auto"/>
            </w:tcBorders>
          </w:tcPr>
          <w:p w14:paraId="68830CA8"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06897322"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62129A9E" w14:textId="77777777" w:rsidR="00CF11D5" w:rsidRDefault="00CF11D5" w:rsidP="00176FE2">
            <w:pPr>
              <w:pStyle w:val="TAC"/>
              <w:jc w:val="left"/>
            </w:pPr>
            <w:r>
              <w:t>&gt; 10/km</w:t>
            </w:r>
            <w:r>
              <w:rPr>
                <w:vertAlign w:val="superscript"/>
              </w:rPr>
              <w:t>2</w:t>
            </w:r>
            <w:r>
              <w:t xml:space="preserve"> (urban); </w:t>
            </w:r>
          </w:p>
          <w:p w14:paraId="7EC2933C" w14:textId="77777777" w:rsidR="00CF11D5" w:rsidRDefault="00CF11D5" w:rsidP="00176FE2">
            <w:pPr>
              <w:pStyle w:val="TAC"/>
              <w:jc w:val="left"/>
            </w:pPr>
            <w:r>
              <w:t>&gt; 100/km</w:t>
            </w:r>
            <w:r>
              <w:rPr>
                <w:vertAlign w:val="superscript"/>
              </w:rPr>
              <w:t>2</w:t>
            </w:r>
            <w:r>
              <w:t xml:space="preserve"> (rural)</w:t>
            </w:r>
          </w:p>
          <w:p w14:paraId="09975DF6" w14:textId="77777777" w:rsidR="00CF11D5" w:rsidRDefault="00CF11D5" w:rsidP="00176FE2">
            <w:pPr>
              <w:pStyle w:val="TAC"/>
              <w:jc w:val="left"/>
            </w:pPr>
            <w:r>
              <w:t>(note 2)</w:t>
            </w:r>
          </w:p>
        </w:tc>
        <w:tc>
          <w:tcPr>
            <w:tcW w:w="1161" w:type="dxa"/>
            <w:tcBorders>
              <w:top w:val="single" w:sz="4" w:space="0" w:color="auto"/>
              <w:left w:val="nil"/>
              <w:bottom w:val="single" w:sz="4" w:space="0" w:color="auto"/>
              <w:right w:val="single" w:sz="4" w:space="0" w:color="auto"/>
            </w:tcBorders>
          </w:tcPr>
          <w:p w14:paraId="0EFC4EE8" w14:textId="77777777" w:rsidR="00CF11D5" w:rsidRDefault="00CF11D5" w:rsidP="00176FE2">
            <w:pPr>
              <w:pStyle w:val="TAC"/>
              <w:jc w:val="left"/>
            </w:pPr>
            <w:r>
              <w:rPr>
                <w:rFonts w:eastAsia="Calibri"/>
              </w:rPr>
              <w:t>several km</w:t>
            </w:r>
            <w:r>
              <w:rPr>
                <w:rFonts w:eastAsia="Calibri"/>
                <w:vertAlign w:val="superscript"/>
              </w:rPr>
              <w:t>2</w:t>
            </w:r>
          </w:p>
        </w:tc>
      </w:tr>
      <w:tr w:rsidR="00CF11D5" w14:paraId="203BE3F5"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444B2B6E" w14:textId="77777777" w:rsidR="00CF11D5" w:rsidRDefault="00CF11D5" w:rsidP="00176FE2">
            <w:pPr>
              <w:pStyle w:val="TAC"/>
              <w:jc w:val="left"/>
            </w:pPr>
            <w:r>
              <w:rPr>
                <w:rFonts w:hint="eastAsia"/>
              </w:rPr>
              <w:t>2</w:t>
            </w:r>
          </w:p>
        </w:tc>
        <w:tc>
          <w:tcPr>
            <w:tcW w:w="1471" w:type="dxa"/>
            <w:tcBorders>
              <w:top w:val="single" w:sz="4" w:space="0" w:color="auto"/>
              <w:left w:val="single" w:sz="4" w:space="0" w:color="auto"/>
              <w:bottom w:val="single" w:sz="4" w:space="0" w:color="auto"/>
              <w:right w:val="single" w:sz="4" w:space="0" w:color="auto"/>
            </w:tcBorders>
            <w:vAlign w:val="center"/>
          </w:tcPr>
          <w:p w14:paraId="12CDFF38" w14:textId="77777777" w:rsidR="00CF11D5" w:rsidRDefault="00CF11D5" w:rsidP="00176FE2">
            <w:pPr>
              <w:pStyle w:val="TAC"/>
              <w:jc w:val="left"/>
              <w:rPr>
                <w:rFonts w:eastAsia="SimSun"/>
                <w:lang w:val="en-US" w:eastAsia="zh-CN"/>
              </w:rPr>
            </w:pPr>
            <w:r>
              <w:t>&gt; 99.9 %</w:t>
            </w:r>
          </w:p>
        </w:tc>
        <w:tc>
          <w:tcPr>
            <w:tcW w:w="1501" w:type="dxa"/>
            <w:tcBorders>
              <w:top w:val="single" w:sz="4" w:space="0" w:color="auto"/>
              <w:left w:val="nil"/>
              <w:bottom w:val="single" w:sz="4" w:space="0" w:color="auto"/>
              <w:right w:val="single" w:sz="4" w:space="0" w:color="auto"/>
            </w:tcBorders>
          </w:tcPr>
          <w:p w14:paraId="03C4C7A3"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2F2B65D9" w14:textId="77777777" w:rsidR="00CF11D5" w:rsidRDefault="00CF11D5" w:rsidP="00176FE2">
            <w:pPr>
              <w:pStyle w:val="TAC"/>
              <w:jc w:val="left"/>
            </w:pPr>
            <w:r>
              <w:t>DL: &lt; 10 ms</w:t>
            </w:r>
          </w:p>
          <w:p w14:paraId="2EEF0110" w14:textId="77777777" w:rsidR="00CF11D5" w:rsidRDefault="00CF11D5" w:rsidP="00176FE2">
            <w:pPr>
              <w:pStyle w:val="TAC"/>
              <w:jc w:val="left"/>
            </w:pPr>
            <w:r>
              <w:t>UL: &lt; 1 s</w:t>
            </w:r>
          </w:p>
        </w:tc>
        <w:tc>
          <w:tcPr>
            <w:tcW w:w="1448" w:type="dxa"/>
            <w:tcBorders>
              <w:top w:val="single" w:sz="4" w:space="0" w:color="auto"/>
              <w:left w:val="nil"/>
              <w:bottom w:val="single" w:sz="4" w:space="0" w:color="auto"/>
              <w:right w:val="single" w:sz="4" w:space="0" w:color="auto"/>
            </w:tcBorders>
          </w:tcPr>
          <w:p w14:paraId="22088460" w14:textId="77777777" w:rsidR="00CF11D5" w:rsidRDefault="00CF11D5" w:rsidP="00176FE2">
            <w:pPr>
              <w:pStyle w:val="TAC"/>
              <w:jc w:val="left"/>
            </w:pPr>
            <w:r>
              <w:t>UL: &gt; 128 kbit/s (urban); 10.4 Mbit/s (rural);</w:t>
            </w:r>
          </w:p>
          <w:p w14:paraId="3BCB2E3E" w14:textId="77777777" w:rsidR="00CF11D5" w:rsidRDefault="00CF11D5" w:rsidP="00176FE2">
            <w:pPr>
              <w:pStyle w:val="TAC"/>
              <w:jc w:val="left"/>
            </w:pPr>
            <w:r>
              <w:t>DL: &gt; 100 kbit/s</w:t>
            </w:r>
          </w:p>
          <w:p w14:paraId="7CB9D26B"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7FCA4129" w14:textId="77777777" w:rsidR="00CF11D5" w:rsidRDefault="00CF11D5" w:rsidP="00176FE2">
            <w:pPr>
              <w:pStyle w:val="TAC"/>
              <w:jc w:val="left"/>
            </w:pPr>
            <w:r>
              <w:t>UL: 1.3 Mbyte</w:t>
            </w:r>
          </w:p>
          <w:p w14:paraId="0D32D07D" w14:textId="77777777" w:rsidR="00CF11D5" w:rsidRDefault="00CF11D5" w:rsidP="00176FE2">
            <w:pPr>
              <w:pStyle w:val="TAC"/>
              <w:jc w:val="left"/>
            </w:pPr>
            <w:r>
              <w:t>DL: &gt; 100 kbyte</w:t>
            </w:r>
          </w:p>
        </w:tc>
        <w:tc>
          <w:tcPr>
            <w:tcW w:w="1361" w:type="dxa"/>
            <w:tcBorders>
              <w:top w:val="single" w:sz="4" w:space="0" w:color="auto"/>
              <w:left w:val="nil"/>
              <w:bottom w:val="single" w:sz="4" w:space="0" w:color="auto"/>
              <w:right w:val="single" w:sz="4" w:space="0" w:color="auto"/>
            </w:tcBorders>
          </w:tcPr>
          <w:p w14:paraId="7174F1FF" w14:textId="77777777" w:rsidR="00CF11D5" w:rsidRDefault="00CF11D5" w:rsidP="00176FE2">
            <w:pPr>
              <w:pStyle w:val="TAC"/>
              <w:jc w:val="left"/>
            </w:pPr>
            <w:r>
              <w:t>UL: 1000 ms</w:t>
            </w:r>
          </w:p>
        </w:tc>
        <w:tc>
          <w:tcPr>
            <w:tcW w:w="1020" w:type="dxa"/>
            <w:tcBorders>
              <w:top w:val="single" w:sz="4" w:space="0" w:color="auto"/>
              <w:left w:val="nil"/>
              <w:bottom w:val="single" w:sz="4" w:space="0" w:color="auto"/>
              <w:right w:val="single" w:sz="4" w:space="0" w:color="auto"/>
            </w:tcBorders>
          </w:tcPr>
          <w:p w14:paraId="2E74B262"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4DEC1F0F"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76706AE5" w14:textId="77777777" w:rsidR="00CF11D5" w:rsidRDefault="00CF11D5" w:rsidP="00176FE2">
            <w:pPr>
              <w:pStyle w:val="TAC"/>
              <w:jc w:val="left"/>
            </w:pPr>
            <w:r>
              <w:t>&gt; 10/km</w:t>
            </w:r>
            <w:r>
              <w:rPr>
                <w:vertAlign w:val="superscript"/>
              </w:rPr>
              <w:t>2</w:t>
            </w:r>
            <w:r>
              <w:t xml:space="preserve"> (urban); </w:t>
            </w:r>
          </w:p>
          <w:p w14:paraId="51C1DB56" w14:textId="77777777" w:rsidR="00CF11D5" w:rsidRDefault="00CF11D5" w:rsidP="00176FE2">
            <w:pPr>
              <w:pStyle w:val="TAC"/>
              <w:jc w:val="left"/>
            </w:pPr>
            <w:r>
              <w:t>&gt; 100/km</w:t>
            </w:r>
            <w:r>
              <w:rPr>
                <w:vertAlign w:val="superscript"/>
              </w:rPr>
              <w:t>2</w:t>
            </w:r>
            <w:r>
              <w:t xml:space="preserve"> (rural)</w:t>
            </w:r>
          </w:p>
          <w:p w14:paraId="15084DBC" w14:textId="77777777" w:rsidR="00CF11D5" w:rsidRDefault="00CF11D5" w:rsidP="00176FE2">
            <w:pPr>
              <w:pStyle w:val="TAC"/>
              <w:jc w:val="left"/>
            </w:pPr>
            <w:r>
              <w:t xml:space="preserve"> (note 2)</w:t>
            </w:r>
          </w:p>
        </w:tc>
        <w:tc>
          <w:tcPr>
            <w:tcW w:w="1161" w:type="dxa"/>
            <w:tcBorders>
              <w:top w:val="single" w:sz="4" w:space="0" w:color="auto"/>
              <w:left w:val="nil"/>
              <w:bottom w:val="single" w:sz="4" w:space="0" w:color="auto"/>
              <w:right w:val="single" w:sz="4" w:space="0" w:color="auto"/>
            </w:tcBorders>
          </w:tcPr>
          <w:p w14:paraId="7A9AD074" w14:textId="77777777" w:rsidR="00CF11D5" w:rsidRDefault="00CF11D5" w:rsidP="00176FE2">
            <w:pPr>
              <w:pStyle w:val="TAC"/>
              <w:jc w:val="left"/>
            </w:pPr>
            <w:r>
              <w:rPr>
                <w:rFonts w:eastAsia="Calibri"/>
              </w:rPr>
              <w:t>several km</w:t>
            </w:r>
            <w:r>
              <w:rPr>
                <w:rFonts w:eastAsia="Calibri"/>
                <w:vertAlign w:val="superscript"/>
              </w:rPr>
              <w:t>2</w:t>
            </w:r>
          </w:p>
        </w:tc>
      </w:tr>
      <w:tr w:rsidR="00CF11D5" w14:paraId="69FCBC45"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34A5048C" w14:textId="77777777" w:rsidR="00CF11D5" w:rsidRDefault="00CF11D5" w:rsidP="00176FE2">
            <w:pPr>
              <w:pStyle w:val="TAC"/>
              <w:jc w:val="left"/>
              <w:rPr>
                <w:rFonts w:eastAsia="SimSun"/>
                <w:lang w:val="en-US" w:eastAsia="zh-CN"/>
              </w:rPr>
            </w:pPr>
            <w:r>
              <w:rPr>
                <w:rFonts w:eastAsia="SimSun" w:hint="eastAsia"/>
                <w:lang w:val="en-US" w:eastAsia="zh-CN"/>
              </w:rPr>
              <w:t>3</w:t>
            </w:r>
          </w:p>
        </w:tc>
        <w:tc>
          <w:tcPr>
            <w:tcW w:w="1471" w:type="dxa"/>
            <w:tcBorders>
              <w:top w:val="single" w:sz="4" w:space="0" w:color="auto"/>
              <w:left w:val="single" w:sz="4" w:space="0" w:color="auto"/>
              <w:bottom w:val="single" w:sz="4" w:space="0" w:color="auto"/>
              <w:right w:val="single" w:sz="4" w:space="0" w:color="auto"/>
            </w:tcBorders>
            <w:vAlign w:val="center"/>
          </w:tcPr>
          <w:p w14:paraId="39AC40D5" w14:textId="77777777" w:rsidR="00CF11D5" w:rsidRDefault="00CF11D5" w:rsidP="00176FE2">
            <w:pPr>
              <w:pStyle w:val="TAC"/>
              <w:jc w:val="left"/>
            </w:pPr>
            <w:r>
              <w:rPr>
                <w:rFonts w:eastAsia="SimSun" w:cs="Arial"/>
                <w:szCs w:val="18"/>
              </w:rPr>
              <w:t xml:space="preserve"> &gt; 99.9 %</w:t>
            </w:r>
          </w:p>
        </w:tc>
        <w:tc>
          <w:tcPr>
            <w:tcW w:w="1501" w:type="dxa"/>
            <w:tcBorders>
              <w:top w:val="single" w:sz="4" w:space="0" w:color="auto"/>
              <w:left w:val="nil"/>
              <w:bottom w:val="single" w:sz="4" w:space="0" w:color="auto"/>
              <w:right w:val="single" w:sz="4" w:space="0" w:color="auto"/>
            </w:tcBorders>
          </w:tcPr>
          <w:p w14:paraId="203FFA48"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517159E5" w14:textId="77777777" w:rsidR="00CF11D5" w:rsidRDefault="00CF11D5" w:rsidP="00176FE2">
            <w:pPr>
              <w:rPr>
                <w:rFonts w:ascii="Arial" w:eastAsia="SimSun" w:hAnsi="Arial" w:cs="Arial"/>
                <w:sz w:val="18"/>
                <w:szCs w:val="18"/>
              </w:rPr>
            </w:pPr>
            <w:r>
              <w:rPr>
                <w:rFonts w:ascii="Arial" w:eastAsia="SimSun" w:hAnsi="Arial" w:cs="Arial"/>
                <w:sz w:val="18"/>
                <w:szCs w:val="18"/>
              </w:rPr>
              <w:t>DL: &lt; 10 ms</w:t>
            </w:r>
          </w:p>
          <w:p w14:paraId="049299CF" w14:textId="77777777" w:rsidR="00CF11D5" w:rsidRDefault="00CF11D5" w:rsidP="00176FE2">
            <w:pPr>
              <w:pStyle w:val="TAC"/>
              <w:jc w:val="left"/>
            </w:pPr>
            <w:r>
              <w:rPr>
                <w:rFonts w:eastAsia="SimSun" w:cs="Arial" w:hint="eastAsia"/>
                <w:szCs w:val="18"/>
              </w:rPr>
              <w:t>U</w:t>
            </w:r>
            <w:r>
              <w:rPr>
                <w:rFonts w:eastAsia="SimSun" w:cs="Arial"/>
                <w:szCs w:val="18"/>
              </w:rPr>
              <w:t xml:space="preserve">L:&lt; 1 s </w:t>
            </w:r>
            <w:r>
              <w:rPr>
                <w:rFonts w:eastAsia="SimSun" w:cs="Arial" w:hint="eastAsia"/>
                <w:szCs w:val="18"/>
              </w:rPr>
              <w:t>(</w:t>
            </w:r>
            <w:r>
              <w:rPr>
                <w:rFonts w:eastAsia="SimSun" w:cs="Arial"/>
                <w:szCs w:val="18"/>
              </w:rPr>
              <w:t>rural)</w:t>
            </w:r>
          </w:p>
        </w:tc>
        <w:tc>
          <w:tcPr>
            <w:tcW w:w="1448" w:type="dxa"/>
            <w:tcBorders>
              <w:top w:val="single" w:sz="4" w:space="0" w:color="auto"/>
              <w:left w:val="nil"/>
              <w:bottom w:val="single" w:sz="4" w:space="0" w:color="auto"/>
              <w:right w:val="single" w:sz="4" w:space="0" w:color="auto"/>
            </w:tcBorders>
          </w:tcPr>
          <w:p w14:paraId="07235818" w14:textId="77777777" w:rsidR="00CF11D5" w:rsidRDefault="00CF11D5" w:rsidP="00176FE2">
            <w:pPr>
              <w:pStyle w:val="TAL"/>
            </w:pPr>
            <w:r>
              <w:t>DL: &gt; 100 kbit/s</w:t>
            </w:r>
          </w:p>
          <w:p w14:paraId="71F7458A" w14:textId="77777777" w:rsidR="00CF11D5" w:rsidRDefault="00CF11D5" w:rsidP="00176FE2">
            <w:pPr>
              <w:pStyle w:val="TAC"/>
              <w:jc w:val="left"/>
            </w:pPr>
            <w:r>
              <w:t>UL: &gt; 5 G</w:t>
            </w:r>
            <w:r>
              <w:rPr>
                <w:rFonts w:hint="eastAsia"/>
              </w:rPr>
              <w:t>bit/s</w:t>
            </w:r>
            <w:r>
              <w:br/>
              <w:t xml:space="preserve">(note </w:t>
            </w:r>
            <w:r>
              <w:rPr>
                <w:rFonts w:eastAsia="SimSun" w:hint="eastAsia"/>
                <w:lang w:val="en-US" w:eastAsia="zh-CN"/>
              </w:rPr>
              <w:t>3</w:t>
            </w:r>
            <w:r>
              <w:t>)</w:t>
            </w:r>
          </w:p>
        </w:tc>
        <w:tc>
          <w:tcPr>
            <w:tcW w:w="1047" w:type="dxa"/>
            <w:tcBorders>
              <w:top w:val="single" w:sz="4" w:space="0" w:color="auto"/>
              <w:left w:val="nil"/>
              <w:bottom w:val="single" w:sz="4" w:space="0" w:color="auto"/>
              <w:right w:val="single" w:sz="4" w:space="0" w:color="auto"/>
            </w:tcBorders>
          </w:tcPr>
          <w:p w14:paraId="3633C182" w14:textId="77777777" w:rsidR="00CF11D5" w:rsidRDefault="00CF11D5" w:rsidP="00176FE2">
            <w:pPr>
              <w:pStyle w:val="TAC"/>
              <w:jc w:val="left"/>
            </w:pPr>
          </w:p>
        </w:tc>
        <w:tc>
          <w:tcPr>
            <w:tcW w:w="1361" w:type="dxa"/>
            <w:tcBorders>
              <w:top w:val="single" w:sz="4" w:space="0" w:color="auto"/>
              <w:left w:val="nil"/>
              <w:bottom w:val="single" w:sz="4" w:space="0" w:color="auto"/>
              <w:right w:val="single" w:sz="4" w:space="0" w:color="auto"/>
            </w:tcBorders>
          </w:tcPr>
          <w:p w14:paraId="7A937429" w14:textId="77777777" w:rsidR="00CF11D5" w:rsidRDefault="00CF11D5" w:rsidP="00176FE2">
            <w:pPr>
              <w:pStyle w:val="TAC"/>
              <w:jc w:val="left"/>
            </w:pPr>
          </w:p>
        </w:tc>
        <w:tc>
          <w:tcPr>
            <w:tcW w:w="1020" w:type="dxa"/>
            <w:tcBorders>
              <w:top w:val="single" w:sz="4" w:space="0" w:color="auto"/>
              <w:left w:val="nil"/>
              <w:bottom w:val="single" w:sz="4" w:space="0" w:color="auto"/>
              <w:right w:val="single" w:sz="4" w:space="0" w:color="auto"/>
            </w:tcBorders>
          </w:tcPr>
          <w:p w14:paraId="05DC443B" w14:textId="77777777" w:rsidR="00CF11D5" w:rsidRDefault="00CF11D5" w:rsidP="00176FE2">
            <w:pPr>
              <w:pStyle w:val="TAC"/>
              <w:jc w:val="left"/>
              <w:rPr>
                <w:rFonts w:eastAsia="SimSun" w:cs="Arial"/>
                <w:szCs w:val="18"/>
              </w:rPr>
            </w:pPr>
          </w:p>
        </w:tc>
        <w:tc>
          <w:tcPr>
            <w:tcW w:w="966" w:type="dxa"/>
            <w:tcBorders>
              <w:top w:val="single" w:sz="4" w:space="0" w:color="auto"/>
              <w:left w:val="nil"/>
              <w:bottom w:val="single" w:sz="4" w:space="0" w:color="auto"/>
              <w:right w:val="single" w:sz="4" w:space="0" w:color="auto"/>
            </w:tcBorders>
          </w:tcPr>
          <w:p w14:paraId="6E323E4F" w14:textId="77777777" w:rsidR="00CF11D5" w:rsidRDefault="00CF11D5" w:rsidP="00176FE2">
            <w:pPr>
              <w:pStyle w:val="TAC"/>
              <w:jc w:val="left"/>
              <w:rPr>
                <w:rFonts w:eastAsia="SimSun" w:cs="Arial"/>
                <w:szCs w:val="18"/>
              </w:rPr>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188D435B" w14:textId="77777777" w:rsidR="00CF11D5" w:rsidRDefault="00CF11D5" w:rsidP="00176FE2">
            <w:pPr>
              <w:pStyle w:val="TAC"/>
              <w:jc w:val="left"/>
              <w:rPr>
                <w:rFonts w:eastAsia="SimSun"/>
                <w:lang w:val="en-US" w:eastAsia="zh-CN"/>
              </w:rPr>
            </w:pPr>
            <w:r>
              <w:rPr>
                <w:rFonts w:eastAsia="SimSun" w:cs="Arial"/>
                <w:szCs w:val="18"/>
              </w:rPr>
              <w:t>&gt; 100</w:t>
            </w:r>
            <w:r>
              <w:rPr>
                <w:rFonts w:eastAsia="SimSun" w:cs="Arial" w:hint="eastAsia"/>
                <w:szCs w:val="18"/>
                <w:lang w:val="en-US" w:eastAsia="zh-CN"/>
              </w:rPr>
              <w:t>/km</w:t>
            </w:r>
            <w:r w:rsidRPr="00382F8D">
              <w:rPr>
                <w:rFonts w:eastAsia="SimSun" w:cs="Arial"/>
                <w:szCs w:val="18"/>
                <w:vertAlign w:val="superscript"/>
                <w:lang w:val="en-US" w:eastAsia="zh-CN"/>
              </w:rPr>
              <w:t>2</w:t>
            </w:r>
          </w:p>
        </w:tc>
        <w:tc>
          <w:tcPr>
            <w:tcW w:w="1161" w:type="dxa"/>
            <w:tcBorders>
              <w:top w:val="single" w:sz="4" w:space="0" w:color="auto"/>
              <w:left w:val="nil"/>
              <w:bottom w:val="single" w:sz="4" w:space="0" w:color="auto"/>
              <w:right w:val="single" w:sz="4" w:space="0" w:color="auto"/>
            </w:tcBorders>
          </w:tcPr>
          <w:p w14:paraId="7E5DA7D6" w14:textId="77777777" w:rsidR="00CF11D5" w:rsidRDefault="00CF11D5" w:rsidP="00176FE2">
            <w:pPr>
              <w:pStyle w:val="TAC"/>
              <w:jc w:val="left"/>
              <w:rPr>
                <w:rFonts w:eastAsia="Calibri"/>
              </w:rPr>
            </w:pPr>
            <w:r>
              <w:rPr>
                <w:rFonts w:eastAsia="SimSun" w:cs="Arial"/>
                <w:szCs w:val="18"/>
              </w:rPr>
              <w:t>several km</w:t>
            </w:r>
            <w:r>
              <w:rPr>
                <w:rFonts w:eastAsia="SimSun" w:cs="Arial"/>
                <w:szCs w:val="18"/>
                <w:vertAlign w:val="superscript"/>
              </w:rPr>
              <w:t>2</w:t>
            </w:r>
          </w:p>
        </w:tc>
      </w:tr>
      <w:tr w:rsidR="00CF11D5" w14:paraId="69E0FC6D"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1FCF82E7" w14:textId="77777777" w:rsidR="00CF11D5" w:rsidRDefault="00CF11D5" w:rsidP="00176FE2">
            <w:pPr>
              <w:pStyle w:val="TAN"/>
            </w:pPr>
            <w:r>
              <w:t>NOTE 1:</w:t>
            </w:r>
            <w:r>
              <w:tab/>
              <w:t>Service bit rate for one energy storage station.</w:t>
            </w:r>
          </w:p>
          <w:p w14:paraId="76DD979B" w14:textId="77777777" w:rsidR="00CF11D5" w:rsidRDefault="00CF11D5" w:rsidP="00176FE2">
            <w:pPr>
              <w:pStyle w:val="TAN"/>
            </w:pPr>
            <w:r>
              <w:t>NOTE 2:</w:t>
            </w:r>
            <w:r>
              <w:tab/>
              <w:t>Activity storage nodes/km</w:t>
            </w:r>
            <w:r>
              <w:rPr>
                <w:vertAlign w:val="superscript"/>
              </w:rPr>
              <w:t>2</w:t>
            </w:r>
            <w:r>
              <w:t>. This value is used for deducing the data volume in an area that features multiple energy storage stations. The data volume can be calculated with the following formula (current service bit rate per storage station) x (activity storage nodes/km</w:t>
            </w:r>
            <w:r>
              <w:rPr>
                <w:vertAlign w:val="superscript"/>
              </w:rPr>
              <w:t>2</w:t>
            </w:r>
            <w:r>
              <w:t>) + (video service bit rate per storage station) x (activity storage nodes/km</w:t>
            </w:r>
            <w:r>
              <w:rPr>
                <w:vertAlign w:val="superscript"/>
              </w:rPr>
              <w:t>2</w:t>
            </w:r>
            <w:r>
              <w:t xml:space="preserve">). </w:t>
            </w:r>
          </w:p>
          <w:p w14:paraId="2E0DFE49" w14:textId="77777777" w:rsidR="00CF11D5" w:rsidRDefault="00CF11D5" w:rsidP="00176FE2">
            <w:pPr>
              <w:pStyle w:val="TAN"/>
              <w:rPr>
                <w:rFonts w:eastAsia="SimSun"/>
                <w:lang w:val="en-US" w:eastAsia="zh-CN"/>
              </w:rPr>
            </w:pPr>
            <w:r>
              <w:rPr>
                <w:rFonts w:eastAsia="SimSun"/>
              </w:rPr>
              <w:t>NOTE</w:t>
            </w:r>
            <w:r>
              <w:rPr>
                <w:rFonts w:eastAsia="SimSun" w:hint="eastAsia"/>
                <w:lang w:val="en-US" w:eastAsia="zh-CN"/>
              </w:rPr>
              <w:t xml:space="preserve"> 3</w:t>
            </w:r>
            <w:r>
              <w:rPr>
                <w:rFonts w:eastAsia="SimSun"/>
              </w:rPr>
              <w:t>:</w:t>
            </w:r>
            <w:r>
              <w:rPr>
                <w:rFonts w:eastAsia="SimSun"/>
              </w:rPr>
              <w:tab/>
              <w:t>The downlink user experienced data rate is calculated as follows: 12.5 Mbytes/s x 50(containers) x 8 = 5 Gbit/s</w:t>
            </w:r>
          </w:p>
        </w:tc>
      </w:tr>
    </w:tbl>
    <w:p w14:paraId="7740CD7E"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case#1:</w:t>
      </w:r>
      <w:r>
        <w:rPr>
          <w:rFonts w:eastAsia="SimSun"/>
          <w:lang w:eastAsia="zh-CN"/>
        </w:rPr>
        <w:t xml:space="preserve"> </w:t>
      </w:r>
      <w:r>
        <w:t xml:space="preserve">Distributed energy storage </w:t>
      </w:r>
      <w:r>
        <w:rPr>
          <w:rFonts w:cs="Arial"/>
        </w:rPr>
        <w:t>‒</w:t>
      </w:r>
      <w:r>
        <w:t xml:space="preserve"> periodic communication for monitoring </w:t>
      </w:r>
    </w:p>
    <w:p w14:paraId="0C184A32"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case#2:</w:t>
      </w:r>
      <w:r>
        <w:rPr>
          <w:rFonts w:eastAsia="SimSun"/>
          <w:lang w:eastAsia="zh-CN"/>
        </w:rPr>
        <w:t xml:space="preserve"> </w:t>
      </w:r>
      <w:r>
        <w:t xml:space="preserve">Distributed energy storage </w:t>
      </w:r>
      <w:r>
        <w:rPr>
          <w:rFonts w:cs="Arial"/>
        </w:rPr>
        <w:t>‒</w:t>
      </w:r>
      <w:r>
        <w:t xml:space="preserve"> periodic communication for data collection </w:t>
      </w:r>
    </w:p>
    <w:p w14:paraId="1AE3178A"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w:t>
      </w:r>
      <w:r>
        <w:rPr>
          <w:rFonts w:ascii="Times New Roman" w:eastAsia="SimSun" w:hAnsi="Times New Roman" w:hint="eastAsia"/>
          <w:b w:val="0"/>
          <w:i/>
          <w:lang w:val="en-US" w:eastAsia="zh-CN"/>
        </w:rPr>
        <w:t>3</w:t>
      </w:r>
      <w:r>
        <w:rPr>
          <w:rFonts w:ascii="Times New Roman" w:hAnsi="Times New Roman"/>
          <w:b w:val="0"/>
          <w:i/>
        </w:rPr>
        <w:t>:</w:t>
      </w:r>
      <w:r>
        <w:rPr>
          <w:b w:val="0"/>
          <w:sz w:val="18"/>
        </w:rPr>
        <w:t xml:space="preserve"> Distributed energy storage ‒ aperiodic video communication</w:t>
      </w:r>
    </w:p>
    <w:p w14:paraId="150AC587" w14:textId="77777777" w:rsidR="00CF11D5" w:rsidRDefault="00CF11D5" w:rsidP="00DF3B60">
      <w:pPr>
        <w:pStyle w:val="Heading2"/>
      </w:pPr>
      <w:bookmarkStart w:id="328" w:name="_Toc146301582"/>
      <w:r>
        <w:t>A.4.7</w:t>
      </w:r>
      <w:r>
        <w:tab/>
        <w:t>Advanced metering</w:t>
      </w:r>
      <w:bookmarkEnd w:id="328"/>
    </w:p>
    <w:p w14:paraId="59488EF4" w14:textId="77777777" w:rsidR="00CF11D5" w:rsidRDefault="00CF11D5" w:rsidP="00CF11D5">
      <w:pPr>
        <w:rPr>
          <w:lang w:val="en-US" w:eastAsia="zh-CN"/>
        </w:rPr>
      </w:pPr>
      <w:r>
        <w:rPr>
          <w:lang w:val="en-US" w:eastAsia="zh-CN"/>
        </w:rPr>
        <w:t>Instead of recording and sending metering data from a wired electricity meter unit, electricity metering collecting can be executed by a UE-integrated smart meter unit. Smart meter units can send real-time metering data to a server in the utility through mobile networks</w:t>
      </w:r>
      <w:r>
        <w:rPr>
          <w:lang w:eastAsia="zh-CN"/>
        </w:rPr>
        <w:t>.</w:t>
      </w:r>
      <w:r>
        <w:rPr>
          <w:lang w:val="en-US" w:eastAsia="zh-CN"/>
        </w:rPr>
        <w:t xml:space="preserve"> In this way, the power enterprise―based on the analysis of the user’s power consumption behavior―gives the user power consumption suggestions, which fosters the user’s power consumption and energy saving habits. </w:t>
      </w:r>
    </w:p>
    <w:p w14:paraId="4FA10859" w14:textId="77777777" w:rsidR="00CF11D5" w:rsidRDefault="00CF11D5" w:rsidP="00CF11D5">
      <w:pPr>
        <w:rPr>
          <w:lang w:val="en-US" w:eastAsia="zh-CN"/>
        </w:rPr>
      </w:pPr>
      <w:r>
        <w:rPr>
          <w:lang w:val="en-US" w:eastAsia="zh-CN"/>
        </w:rPr>
        <w:t xml:space="preserve">The electric smart meters monitor relevant user energy status and deliver the status data to a measurement data management system (MDMS). The MDMS sends control commands according to its policy and the status of the data collected from the smart meters. The MDMS commands include tripping, closing permission, alarm, alarm release, power protection, and power protection release. Accurate-fee control is one of the basic services of advanced metering. When the electric power user doesn’t pay her electric fee on time, the MDMS can cut off the power supply. And when there is a need for temporary power supply for this user, the MDMS can recover the power supply. This operation requires real-time interaction between the electric smart meter and the MDMS. Due to massive number of electricity meters, it is estimated that in the near future, the amount of this kind of interaction will increase </w:t>
      </w:r>
      <w:r>
        <w:rPr>
          <w:lang w:eastAsia="zh-CN"/>
        </w:rPr>
        <w:t>5 to 10 times</w:t>
      </w:r>
      <w:r>
        <w:rPr>
          <w:lang w:val="en-US" w:eastAsia="zh-CN"/>
        </w:rPr>
        <w:t>. The associated KPIs are provided in Table A.4.7-1.</w:t>
      </w:r>
    </w:p>
    <w:p w14:paraId="6FCA12C6" w14:textId="77777777" w:rsidR="00CF11D5" w:rsidRDefault="00CF11D5" w:rsidP="00CF11D5">
      <w:pPr>
        <w:pStyle w:val="TH"/>
        <w:rPr>
          <w:rFonts w:eastAsia="SimSun"/>
          <w:lang w:val="en-US" w:eastAsia="zh-CN"/>
        </w:rPr>
      </w:pPr>
      <w:r>
        <w:t>Table A.4.7-1: Communication KPI for advanced metering</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6EDBFFD5"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363F2AF8"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30603B72"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76D54599" w14:textId="77777777" w:rsidR="00CF11D5" w:rsidRDefault="00CF11D5" w:rsidP="00176FE2">
            <w:pPr>
              <w:pStyle w:val="TAH"/>
            </w:pPr>
            <w:r>
              <w:t>Influence quantity</w:t>
            </w:r>
          </w:p>
        </w:tc>
      </w:tr>
      <w:tr w:rsidR="00CF11D5" w14:paraId="3B026463"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08F274F6"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587DA81B"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67A6EA20"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0970B10F"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43454159"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52E8D650"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497292E1"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4B799715"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12A5D633"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7F1726A2"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36321953" w14:textId="77777777" w:rsidR="00CF11D5" w:rsidRDefault="00CF11D5" w:rsidP="00176FE2">
            <w:pPr>
              <w:pStyle w:val="TAH"/>
            </w:pPr>
            <w:r>
              <w:t xml:space="preserve">Service area </w:t>
            </w:r>
            <w:r>
              <w:br/>
            </w:r>
          </w:p>
        </w:tc>
      </w:tr>
      <w:tr w:rsidR="00CF11D5" w14:paraId="58A03B7E"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5D1FEA2"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4422706E" w14:textId="77777777" w:rsidR="00CF11D5" w:rsidRDefault="00CF11D5" w:rsidP="00176FE2">
            <w:pPr>
              <w:rPr>
                <w:rFonts w:ascii="Arial" w:eastAsia="SimSun" w:hAnsi="Arial" w:cs="Arial"/>
                <w:sz w:val="18"/>
                <w:szCs w:val="18"/>
              </w:rPr>
            </w:pPr>
            <w:r>
              <w:rPr>
                <w:rFonts w:ascii="Arial" w:eastAsia="SimSun" w:hAnsi="Arial" w:cs="Arial"/>
                <w:sz w:val="18"/>
                <w:szCs w:val="18"/>
              </w:rPr>
              <w:t>&gt; 99.99</w:t>
            </w:r>
          </w:p>
        </w:tc>
        <w:tc>
          <w:tcPr>
            <w:tcW w:w="1501" w:type="dxa"/>
            <w:tcBorders>
              <w:top w:val="single" w:sz="4" w:space="0" w:color="auto"/>
              <w:left w:val="nil"/>
              <w:bottom w:val="single" w:sz="4" w:space="0" w:color="auto"/>
              <w:right w:val="single" w:sz="4" w:space="0" w:color="auto"/>
            </w:tcBorders>
          </w:tcPr>
          <w:p w14:paraId="78401528" w14:textId="77777777" w:rsidR="00CF11D5" w:rsidRDefault="00CF11D5" w:rsidP="00176FE2">
            <w:pPr>
              <w:rPr>
                <w:rFonts w:ascii="Arial" w:eastAsia="SimSun" w:hAnsi="Arial" w:cs="Arial"/>
                <w:sz w:val="18"/>
                <w:szCs w:val="18"/>
              </w:rPr>
            </w:pPr>
          </w:p>
        </w:tc>
        <w:tc>
          <w:tcPr>
            <w:tcW w:w="1529" w:type="dxa"/>
            <w:tcBorders>
              <w:top w:val="single" w:sz="4" w:space="0" w:color="auto"/>
              <w:left w:val="nil"/>
              <w:bottom w:val="single" w:sz="4" w:space="0" w:color="auto"/>
              <w:right w:val="single" w:sz="4" w:space="0" w:color="auto"/>
            </w:tcBorders>
          </w:tcPr>
          <w:p w14:paraId="4D78A0A2" w14:textId="77777777" w:rsidR="00CF11D5" w:rsidRDefault="00CF11D5" w:rsidP="00176FE2">
            <w:pPr>
              <w:rPr>
                <w:rFonts w:ascii="Arial" w:eastAsia="SimSun" w:hAnsi="Arial" w:cs="Arial"/>
                <w:sz w:val="18"/>
                <w:szCs w:val="18"/>
              </w:rPr>
            </w:pPr>
            <w:r>
              <w:rPr>
                <w:rFonts w:ascii="Arial" w:eastAsia="SimSun" w:hAnsi="Arial" w:cs="Arial"/>
                <w:sz w:val="18"/>
                <w:szCs w:val="18"/>
              </w:rPr>
              <w:t>Accuracy fee control: &lt; 100 (note 1);</w:t>
            </w:r>
          </w:p>
          <w:p w14:paraId="27B73F7E" w14:textId="77777777" w:rsidR="00CF11D5" w:rsidRDefault="00CF11D5" w:rsidP="00176FE2">
            <w:pPr>
              <w:rPr>
                <w:rFonts w:ascii="Arial" w:eastAsia="SimSun" w:hAnsi="Arial" w:cs="Arial"/>
                <w:sz w:val="18"/>
                <w:szCs w:val="18"/>
              </w:rPr>
            </w:pPr>
            <w:r>
              <w:rPr>
                <w:rFonts w:ascii="Arial" w:eastAsia="SimSun" w:hAnsi="Arial" w:cs="Arial"/>
                <w:sz w:val="18"/>
                <w:szCs w:val="18"/>
              </w:rPr>
              <w:t>General information data collection: &lt; 3000</w:t>
            </w:r>
          </w:p>
        </w:tc>
        <w:tc>
          <w:tcPr>
            <w:tcW w:w="1448" w:type="dxa"/>
            <w:tcBorders>
              <w:top w:val="single" w:sz="4" w:space="0" w:color="auto"/>
              <w:left w:val="nil"/>
              <w:bottom w:val="single" w:sz="4" w:space="0" w:color="auto"/>
              <w:right w:val="single" w:sz="4" w:space="0" w:color="auto"/>
            </w:tcBorders>
          </w:tcPr>
          <w:p w14:paraId="3C0B9A0B" w14:textId="77777777" w:rsidR="00CF11D5" w:rsidRDefault="00CF11D5" w:rsidP="00176FE2">
            <w:pPr>
              <w:rPr>
                <w:rFonts w:ascii="Arial" w:eastAsia="SimSun" w:hAnsi="Arial" w:cs="Arial"/>
                <w:sz w:val="18"/>
                <w:szCs w:val="18"/>
              </w:rPr>
            </w:pPr>
            <w:r>
              <w:rPr>
                <w:rFonts w:ascii="Arial" w:eastAsia="SimSun" w:hAnsi="Arial" w:cs="Arial"/>
                <w:sz w:val="18"/>
                <w:szCs w:val="18"/>
              </w:rPr>
              <w:t>UL: &lt; 2 M</w:t>
            </w:r>
          </w:p>
          <w:p w14:paraId="24216699" w14:textId="77777777" w:rsidR="00CF11D5" w:rsidRDefault="00CF11D5" w:rsidP="00176FE2">
            <w:pPr>
              <w:rPr>
                <w:rFonts w:ascii="Arial" w:eastAsia="SimSun" w:hAnsi="Arial" w:cs="Arial"/>
                <w:sz w:val="18"/>
                <w:szCs w:val="18"/>
              </w:rPr>
            </w:pPr>
            <w:r>
              <w:rPr>
                <w:rFonts w:ascii="Arial" w:eastAsia="SimSun" w:hAnsi="Arial" w:cs="Arial"/>
                <w:sz w:val="18"/>
                <w:szCs w:val="18"/>
              </w:rPr>
              <w:t>DL: &lt; 1 M</w:t>
            </w:r>
          </w:p>
        </w:tc>
        <w:tc>
          <w:tcPr>
            <w:tcW w:w="1047" w:type="dxa"/>
            <w:tcBorders>
              <w:top w:val="single" w:sz="4" w:space="0" w:color="auto"/>
              <w:left w:val="nil"/>
              <w:bottom w:val="single" w:sz="4" w:space="0" w:color="auto"/>
              <w:right w:val="single" w:sz="4" w:space="0" w:color="auto"/>
            </w:tcBorders>
          </w:tcPr>
          <w:p w14:paraId="3069C3D0"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361" w:type="dxa"/>
            <w:tcBorders>
              <w:top w:val="single" w:sz="4" w:space="0" w:color="auto"/>
              <w:left w:val="nil"/>
              <w:bottom w:val="single" w:sz="4" w:space="0" w:color="auto"/>
              <w:right w:val="single" w:sz="4" w:space="0" w:color="auto"/>
            </w:tcBorders>
          </w:tcPr>
          <w:p w14:paraId="6489E04C"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020" w:type="dxa"/>
            <w:tcBorders>
              <w:top w:val="single" w:sz="4" w:space="0" w:color="auto"/>
              <w:left w:val="nil"/>
              <w:bottom w:val="single" w:sz="4" w:space="0" w:color="auto"/>
              <w:right w:val="single" w:sz="4" w:space="0" w:color="auto"/>
            </w:tcBorders>
          </w:tcPr>
          <w:p w14:paraId="186EA65E"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966" w:type="dxa"/>
            <w:tcBorders>
              <w:top w:val="single" w:sz="4" w:space="0" w:color="auto"/>
              <w:left w:val="nil"/>
              <w:bottom w:val="single" w:sz="4" w:space="0" w:color="auto"/>
              <w:right w:val="single" w:sz="4" w:space="0" w:color="auto"/>
            </w:tcBorders>
          </w:tcPr>
          <w:p w14:paraId="67F1270F"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st</w:t>
            </w:r>
            <w:r>
              <w:rPr>
                <w:rFonts w:ascii="Arial" w:eastAsia="SimSun" w:hAnsi="Arial" w:cs="Arial"/>
                <w:sz w:val="18"/>
                <w:szCs w:val="18"/>
              </w:rPr>
              <w:t>ationary</w:t>
            </w:r>
          </w:p>
        </w:tc>
        <w:tc>
          <w:tcPr>
            <w:tcW w:w="1276" w:type="dxa"/>
            <w:tcBorders>
              <w:top w:val="single" w:sz="4" w:space="0" w:color="auto"/>
              <w:left w:val="nil"/>
              <w:bottom w:val="single" w:sz="4" w:space="0" w:color="auto"/>
              <w:right w:val="single" w:sz="4" w:space="0" w:color="auto"/>
            </w:tcBorders>
          </w:tcPr>
          <w:p w14:paraId="29744C28" w14:textId="77777777" w:rsidR="00CF11D5" w:rsidRDefault="00CF11D5" w:rsidP="00176FE2">
            <w:pPr>
              <w:rPr>
                <w:rFonts w:ascii="Arial" w:eastAsia="SimSun" w:hAnsi="Arial" w:cs="Arial"/>
                <w:sz w:val="18"/>
                <w:szCs w:val="18"/>
              </w:rPr>
            </w:pPr>
            <w:r>
              <w:rPr>
                <w:rFonts w:ascii="Arial" w:eastAsia="SimSun" w:hAnsi="Arial" w:cs="Arial"/>
                <w:sz w:val="18"/>
                <w:szCs w:val="18"/>
              </w:rPr>
              <w:t>&lt; 10 000/km2 (note2)</w:t>
            </w:r>
          </w:p>
        </w:tc>
        <w:tc>
          <w:tcPr>
            <w:tcW w:w="1161" w:type="dxa"/>
            <w:tcBorders>
              <w:top w:val="single" w:sz="4" w:space="0" w:color="auto"/>
              <w:left w:val="nil"/>
              <w:bottom w:val="single" w:sz="4" w:space="0" w:color="auto"/>
              <w:right w:val="single" w:sz="4" w:space="0" w:color="auto"/>
            </w:tcBorders>
          </w:tcPr>
          <w:p w14:paraId="6D9A6EF9"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r>
      <w:tr w:rsidR="00CF11D5" w14:paraId="62EFCA78"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1617467D" w14:textId="77777777" w:rsidR="00CF11D5" w:rsidRDefault="00CF11D5" w:rsidP="00176FE2">
            <w:pPr>
              <w:pStyle w:val="TAN"/>
              <w:ind w:left="799" w:hangingChars="444" w:hanging="799"/>
              <w:rPr>
                <w:rFonts w:eastAsia="SimSun"/>
                <w:lang w:val="en-US" w:eastAsia="zh-CN"/>
              </w:rPr>
            </w:pPr>
            <w:r>
              <w:rPr>
                <w:rFonts w:eastAsia="SimSun"/>
              </w:rPr>
              <w:t>NOTE 1:</w:t>
            </w:r>
            <w:r>
              <w:t xml:space="preserve"> </w:t>
            </w:r>
            <w:r>
              <w:tab/>
            </w:r>
            <w:r>
              <w:rPr>
                <w:rFonts w:eastAsia="SimSun"/>
                <w:lang w:val="en-US" w:eastAsia="zh-CN"/>
              </w:rPr>
              <w:t>One-way delay from 5G IoT device to backend system. The distance between the two is below 40 km (city range).</w:t>
            </w:r>
          </w:p>
          <w:p w14:paraId="15F7EA9A" w14:textId="77777777" w:rsidR="00CF11D5" w:rsidRDefault="00CF11D5" w:rsidP="00176FE2">
            <w:pPr>
              <w:pStyle w:val="TAN"/>
              <w:ind w:left="799" w:hangingChars="444" w:hanging="799"/>
            </w:pPr>
            <w:r>
              <w:rPr>
                <w:rFonts w:eastAsia="SimSun"/>
                <w:lang w:val="en-US" w:eastAsia="zh-CN"/>
              </w:rPr>
              <w:t xml:space="preserve">NOTE </w:t>
            </w:r>
            <w:r>
              <w:rPr>
                <w:rFonts w:eastAsia="SimSun" w:hint="eastAsia"/>
                <w:lang w:val="en-US" w:eastAsia="zh-CN"/>
              </w:rPr>
              <w:t>2</w:t>
            </w:r>
            <w:r>
              <w:rPr>
                <w:rFonts w:eastAsia="SimSun"/>
                <w:lang w:val="en-US" w:eastAsia="zh-CN"/>
              </w:rPr>
              <w:t>:</w:t>
            </w:r>
            <w:r>
              <w:t xml:space="preserve"> </w:t>
            </w:r>
            <w:r>
              <w:tab/>
            </w:r>
            <w:r>
              <w:rPr>
                <w:rFonts w:eastAsia="SimSun"/>
                <w:lang w:val="en-US" w:eastAsia="zh-CN"/>
              </w:rPr>
              <w:t>It is the typical connection density in today city environment. With the evolution from centralised meters to socket meters in the home, the connection density is expected to increase 5 to 10 times.</w:t>
            </w:r>
          </w:p>
        </w:tc>
      </w:tr>
    </w:tbl>
    <w:p w14:paraId="24374419"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Advanced metering</w:t>
      </w:r>
    </w:p>
    <w:p w14:paraId="773C3923" w14:textId="77777777" w:rsidR="00CF11D5" w:rsidRDefault="00CF11D5" w:rsidP="00CF11D5">
      <w:pPr>
        <w:rPr>
          <w:lang w:val="en-US" w:eastAsia="zh-CN"/>
        </w:rPr>
      </w:pPr>
    </w:p>
    <w:p w14:paraId="5C68ED8C" w14:textId="77777777" w:rsidR="00CF11D5" w:rsidRDefault="00CF11D5" w:rsidP="00DF3B60">
      <w:pPr>
        <w:pStyle w:val="Heading2"/>
      </w:pPr>
      <w:bookmarkStart w:id="329" w:name="_Toc146301583"/>
      <w:r>
        <w:t>A.4.8</w:t>
      </w:r>
      <w:r>
        <w:tab/>
        <w:t>Smart distribution transformer terminal</w:t>
      </w:r>
      <w:bookmarkEnd w:id="329"/>
    </w:p>
    <w:p w14:paraId="406DFB30" w14:textId="77777777" w:rsidR="00CF11D5" w:rsidRDefault="00CF11D5" w:rsidP="00CF11D5">
      <w:pPr>
        <w:rPr>
          <w:lang w:eastAsia="zh-CN"/>
        </w:rPr>
      </w:pPr>
      <w:r>
        <w:rPr>
          <w:lang w:eastAsia="zh-CN"/>
        </w:rPr>
        <w:t xml:space="preserve">A smart distribution transformer terminal is usually deployed in a </w:t>
      </w:r>
      <w:r>
        <w:rPr>
          <w:rFonts w:hint="eastAsia"/>
          <w:lang w:eastAsia="zh-CN"/>
        </w:rPr>
        <w:t>d</w:t>
      </w:r>
      <w:r>
        <w:rPr>
          <w:lang w:eastAsia="zh-CN"/>
        </w:rPr>
        <w:t>istribution transformer area. The terminal can support multiple energy applications simultaneously. Multiple kinds of energy data are collected by the terminal and then deliver</w:t>
      </w:r>
      <w:r>
        <w:rPr>
          <w:rFonts w:hint="eastAsia"/>
          <w:lang w:eastAsia="zh-CN"/>
        </w:rPr>
        <w:t>ed</w:t>
      </w:r>
      <w:r>
        <w:rPr>
          <w:lang w:eastAsia="zh-CN"/>
        </w:rPr>
        <w:t xml:space="preserve"> to a energy application platform. Figure A.4.8.1-1 illustrates a workflow example for a smart distribution transformer terminal.</w:t>
      </w:r>
    </w:p>
    <w:p w14:paraId="564A266B" w14:textId="2B43149A" w:rsidR="00CF11D5" w:rsidRDefault="00746C5E" w:rsidP="00CF11D5">
      <w:pPr>
        <w:jc w:val="center"/>
      </w:pPr>
      <w:r w:rsidRPr="00CF11D5">
        <w:rPr>
          <w:noProof/>
          <w:lang w:val="en-US" w:eastAsia="zh-CN"/>
        </w:rPr>
        <w:drawing>
          <wp:inline distT="0" distB="0" distL="0" distR="0" wp14:anchorId="6E11871B" wp14:editId="2F214AE6">
            <wp:extent cx="5486400" cy="226695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14:paraId="75B0C9BC" w14:textId="77777777" w:rsidR="00CF11D5" w:rsidRDefault="00CF11D5" w:rsidP="00CF11D5">
      <w:pPr>
        <w:pStyle w:val="TF"/>
        <w:rPr>
          <w:lang w:eastAsia="zh-CN"/>
        </w:rPr>
      </w:pPr>
      <w:r>
        <w:rPr>
          <w:rFonts w:eastAsia="SimSun"/>
        </w:rPr>
        <w:t xml:space="preserve">Figure A.4.8-1: </w:t>
      </w:r>
      <w:r>
        <w:rPr>
          <w:lang w:eastAsia="zh-CN"/>
        </w:rPr>
        <w:t>Example of a smart distribution transformer terminal workflow</w:t>
      </w:r>
    </w:p>
    <w:p w14:paraId="1A381C99" w14:textId="77777777" w:rsidR="00CF11D5" w:rsidRDefault="00CF11D5" w:rsidP="00CF11D5">
      <w:pPr>
        <w:rPr>
          <w:lang w:eastAsia="zh-CN"/>
        </w:rPr>
      </w:pPr>
      <w:r>
        <w:rPr>
          <w:lang w:eastAsia="zh-CN"/>
        </w:rPr>
        <w:t xml:space="preserve">In general, the connections between the smart distribution transformer terminal and the energy application platform are provided by the 5G system. The connections between energy end equipment and smart distribution transformer terminal may be provided by 5G system. In this case, about 300 to 500 energy end devices are connected to one smart distribution transformer terminal. The average service bit rate between the smart distribution transformer terminal and an energy end device is </w:t>
      </w:r>
      <w:r>
        <w:rPr>
          <w:rFonts w:hint="eastAsia"/>
          <w:lang w:eastAsia="zh-CN"/>
        </w:rPr>
        <w:t>more than 2</w:t>
      </w:r>
      <w:r>
        <w:rPr>
          <w:lang w:eastAsia="zh-CN"/>
        </w:rPr>
        <w:t> </w:t>
      </w:r>
      <w:r>
        <w:rPr>
          <w:rFonts w:hint="eastAsia"/>
          <w:lang w:eastAsia="zh-CN"/>
        </w:rPr>
        <w:t>Mb</w:t>
      </w:r>
      <w:r>
        <w:rPr>
          <w:lang w:eastAsia="zh-CN"/>
        </w:rPr>
        <w:t>it/</w:t>
      </w:r>
      <w:r>
        <w:rPr>
          <w:rFonts w:hint="eastAsia"/>
          <w:lang w:eastAsia="zh-CN"/>
        </w:rPr>
        <w:t xml:space="preserve">s in uplink </w:t>
      </w:r>
      <w:r>
        <w:rPr>
          <w:lang w:eastAsia="zh-CN"/>
        </w:rPr>
        <w:t xml:space="preserve">for each application. The related communication distance is between 100 m and 500 m. </w:t>
      </w:r>
      <w:r>
        <w:rPr>
          <w:lang w:val="en-US" w:eastAsia="zh-CN"/>
        </w:rPr>
        <w:t>The associated KPI is provided in Table A.4.8-1.</w:t>
      </w:r>
    </w:p>
    <w:p w14:paraId="75ADD140" w14:textId="77777777" w:rsidR="00CF11D5" w:rsidRDefault="00CF11D5" w:rsidP="00CF11D5"/>
    <w:p w14:paraId="284182E1" w14:textId="77777777" w:rsidR="00CF11D5" w:rsidRDefault="00CF11D5" w:rsidP="00CF11D5">
      <w:pPr>
        <w:pStyle w:val="1"/>
        <w:jc w:val="center"/>
        <w:rPr>
          <w:rFonts w:ascii="Arial" w:hAnsi="Arial" w:cs="Arial"/>
          <w:b/>
          <w:bCs/>
          <w:sz w:val="20"/>
          <w:szCs w:val="20"/>
        </w:rPr>
      </w:pPr>
      <w:r>
        <w:rPr>
          <w:rFonts w:ascii="Arial" w:hAnsi="Arial" w:cs="Arial"/>
          <w:b/>
          <w:bCs/>
          <w:sz w:val="20"/>
          <w:szCs w:val="20"/>
        </w:rPr>
        <w:t>Table A.4.8-1: Key Performance for Smart Distribution Transformer Terminal</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134"/>
        <w:gridCol w:w="1303"/>
      </w:tblGrid>
      <w:tr w:rsidR="00CF11D5" w14:paraId="7E08D2CC"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7446CAAD"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5ADA3FFD"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01D5B18B" w14:textId="77777777" w:rsidR="00CF11D5" w:rsidRDefault="00CF11D5" w:rsidP="00176FE2">
            <w:pPr>
              <w:pStyle w:val="TAH"/>
            </w:pPr>
            <w:r>
              <w:t>Influence quantity</w:t>
            </w:r>
          </w:p>
        </w:tc>
      </w:tr>
      <w:tr w:rsidR="00CF11D5" w14:paraId="6B90B3C0"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338BC9E2"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14CCB18E"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0BC44EE2"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0512F3B8"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431C957D"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3A9FA65D"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19BE2257"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2E38344E"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3D3B5FDD" w14:textId="77777777" w:rsidR="00CF11D5" w:rsidRDefault="00CF11D5" w:rsidP="00176FE2">
            <w:pPr>
              <w:pStyle w:val="TAH"/>
            </w:pPr>
            <w:r>
              <w:t xml:space="preserve">UE </w:t>
            </w:r>
            <w:r>
              <w:br/>
              <w:t>speed</w:t>
            </w:r>
            <w:r>
              <w:rPr>
                <w:b w:val="0"/>
                <w:bCs/>
              </w:rPr>
              <w:t xml:space="preserve"> </w:t>
            </w:r>
          </w:p>
        </w:tc>
        <w:tc>
          <w:tcPr>
            <w:tcW w:w="1134" w:type="dxa"/>
            <w:tcBorders>
              <w:top w:val="single" w:sz="4" w:space="0" w:color="auto"/>
              <w:left w:val="nil"/>
              <w:bottom w:val="single" w:sz="4" w:space="0" w:color="auto"/>
              <w:right w:val="single" w:sz="4" w:space="0" w:color="auto"/>
            </w:tcBorders>
          </w:tcPr>
          <w:p w14:paraId="29D97EB9" w14:textId="77777777" w:rsidR="00CF11D5" w:rsidRDefault="00CF11D5" w:rsidP="00176FE2">
            <w:pPr>
              <w:pStyle w:val="TAH"/>
            </w:pPr>
            <w:r>
              <w:t># of UEs</w:t>
            </w:r>
          </w:p>
        </w:tc>
        <w:tc>
          <w:tcPr>
            <w:tcW w:w="1303" w:type="dxa"/>
            <w:tcBorders>
              <w:top w:val="single" w:sz="4" w:space="0" w:color="auto"/>
              <w:left w:val="nil"/>
              <w:bottom w:val="single" w:sz="4" w:space="0" w:color="auto"/>
              <w:right w:val="single" w:sz="4" w:space="0" w:color="auto"/>
            </w:tcBorders>
          </w:tcPr>
          <w:p w14:paraId="17DF4618" w14:textId="77777777" w:rsidR="00CF11D5" w:rsidRDefault="00CF11D5" w:rsidP="00176FE2">
            <w:pPr>
              <w:pStyle w:val="TAH"/>
            </w:pPr>
            <w:r>
              <w:t xml:space="preserve">Service area </w:t>
            </w:r>
            <w:r>
              <w:br/>
            </w:r>
          </w:p>
        </w:tc>
      </w:tr>
      <w:tr w:rsidR="00CF11D5" w14:paraId="48CC6A44"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294CACF6"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7D941588" w14:textId="77777777" w:rsidR="00CF11D5" w:rsidRDefault="00CF11D5" w:rsidP="00176FE2">
            <w:pPr>
              <w:pStyle w:val="TAH"/>
              <w:jc w:val="left"/>
              <w:rPr>
                <w:rFonts w:eastAsia="SimSun" w:cs="Arial"/>
                <w:b w:val="0"/>
                <w:szCs w:val="18"/>
                <w:lang w:eastAsia="zh-CN"/>
              </w:rPr>
            </w:pPr>
            <w:r>
              <w:rPr>
                <w:rFonts w:eastAsia="SimSun" w:cs="Arial"/>
                <w:b w:val="0"/>
                <w:szCs w:val="18"/>
                <w:lang w:eastAsia="zh-CN"/>
              </w:rPr>
              <w:t>&gt;</w:t>
            </w:r>
            <w:r>
              <w:rPr>
                <w:rFonts w:eastAsia="SimSun" w:cs="Arial" w:hint="eastAsia"/>
                <w:b w:val="0"/>
                <w:szCs w:val="18"/>
                <w:lang w:eastAsia="zh-CN"/>
              </w:rPr>
              <w:t>9</w:t>
            </w:r>
            <w:r>
              <w:rPr>
                <w:rFonts w:eastAsia="SimSun" w:cs="Arial"/>
                <w:b w:val="0"/>
                <w:szCs w:val="18"/>
                <w:lang w:eastAsia="zh-CN"/>
              </w:rPr>
              <w:t>9.99%</w:t>
            </w:r>
          </w:p>
        </w:tc>
        <w:tc>
          <w:tcPr>
            <w:tcW w:w="1501" w:type="dxa"/>
            <w:tcBorders>
              <w:top w:val="single" w:sz="4" w:space="0" w:color="auto"/>
              <w:left w:val="nil"/>
              <w:bottom w:val="single" w:sz="4" w:space="0" w:color="auto"/>
              <w:right w:val="single" w:sz="4" w:space="0" w:color="auto"/>
            </w:tcBorders>
          </w:tcPr>
          <w:p w14:paraId="350AFD24" w14:textId="77777777" w:rsidR="00CF11D5" w:rsidRDefault="00CF11D5" w:rsidP="00176FE2">
            <w:pPr>
              <w:pStyle w:val="TAH"/>
              <w:jc w:val="left"/>
              <w:rPr>
                <w:rFonts w:eastAsia="SimSun" w:cs="Arial"/>
                <w:b w:val="0"/>
                <w:szCs w:val="18"/>
              </w:rPr>
            </w:pPr>
            <w:r>
              <w:rPr>
                <w:rFonts w:eastAsia="SimSun" w:cs="Arial"/>
                <w:b w:val="0"/>
                <w:szCs w:val="18"/>
              </w:rPr>
              <w:t>–</w:t>
            </w:r>
          </w:p>
        </w:tc>
        <w:tc>
          <w:tcPr>
            <w:tcW w:w="1529" w:type="dxa"/>
            <w:tcBorders>
              <w:top w:val="single" w:sz="4" w:space="0" w:color="auto"/>
              <w:left w:val="nil"/>
              <w:bottom w:val="single" w:sz="4" w:space="0" w:color="auto"/>
              <w:right w:val="single" w:sz="4" w:space="0" w:color="auto"/>
            </w:tcBorders>
          </w:tcPr>
          <w:p w14:paraId="019E15F0" w14:textId="77777777" w:rsidR="00CF11D5" w:rsidRDefault="00CF11D5" w:rsidP="00176FE2">
            <w:pPr>
              <w:pStyle w:val="TAH"/>
              <w:jc w:val="left"/>
              <w:rPr>
                <w:rFonts w:eastAsia="SimSun" w:cs="Arial"/>
                <w:b w:val="0"/>
                <w:szCs w:val="18"/>
              </w:rPr>
            </w:pPr>
            <w:r>
              <w:rPr>
                <w:rFonts w:eastAsia="SimSun" w:cs="Arial"/>
                <w:b w:val="0"/>
                <w:szCs w:val="18"/>
              </w:rPr>
              <w:t>10 ms, 100 ms, 3 s (note 2)</w:t>
            </w:r>
          </w:p>
        </w:tc>
        <w:tc>
          <w:tcPr>
            <w:tcW w:w="1448" w:type="dxa"/>
            <w:tcBorders>
              <w:top w:val="single" w:sz="4" w:space="0" w:color="auto"/>
              <w:left w:val="nil"/>
              <w:bottom w:val="single" w:sz="4" w:space="0" w:color="auto"/>
              <w:right w:val="single" w:sz="4" w:space="0" w:color="auto"/>
            </w:tcBorders>
          </w:tcPr>
          <w:p w14:paraId="28BC5315" w14:textId="77777777" w:rsidR="00CF11D5" w:rsidRDefault="00CF11D5" w:rsidP="00176FE2">
            <w:pPr>
              <w:pStyle w:val="TAH"/>
              <w:jc w:val="left"/>
              <w:rPr>
                <w:b w:val="0"/>
              </w:rPr>
            </w:pPr>
            <w:r>
              <w:rPr>
                <w:b w:val="0"/>
              </w:rPr>
              <w:t>&gt; 2 Mbit/s (note 1)</w:t>
            </w:r>
          </w:p>
        </w:tc>
        <w:tc>
          <w:tcPr>
            <w:tcW w:w="1047" w:type="dxa"/>
            <w:tcBorders>
              <w:top w:val="single" w:sz="4" w:space="0" w:color="auto"/>
              <w:left w:val="nil"/>
              <w:bottom w:val="single" w:sz="4" w:space="0" w:color="auto"/>
              <w:right w:val="single" w:sz="4" w:space="0" w:color="auto"/>
            </w:tcBorders>
          </w:tcPr>
          <w:p w14:paraId="5BCC1DA0" w14:textId="77777777" w:rsidR="00CF11D5" w:rsidRDefault="00CF11D5" w:rsidP="00176FE2">
            <w:pPr>
              <w:pStyle w:val="TAH"/>
              <w:jc w:val="left"/>
              <w:rPr>
                <w:b w:val="0"/>
              </w:rPr>
            </w:pPr>
            <w:r>
              <w:rPr>
                <w:rFonts w:eastAsia="SimSun" w:cs="Arial"/>
                <w:szCs w:val="18"/>
              </w:rPr>
              <w:t>–</w:t>
            </w:r>
          </w:p>
        </w:tc>
        <w:tc>
          <w:tcPr>
            <w:tcW w:w="1361" w:type="dxa"/>
            <w:tcBorders>
              <w:top w:val="single" w:sz="4" w:space="0" w:color="auto"/>
              <w:left w:val="nil"/>
              <w:bottom w:val="single" w:sz="4" w:space="0" w:color="auto"/>
              <w:right w:val="single" w:sz="4" w:space="0" w:color="auto"/>
            </w:tcBorders>
          </w:tcPr>
          <w:p w14:paraId="40997607" w14:textId="77777777" w:rsidR="00CF11D5" w:rsidRDefault="00CF11D5" w:rsidP="00176FE2">
            <w:pPr>
              <w:pStyle w:val="TAH"/>
              <w:jc w:val="left"/>
              <w:rPr>
                <w:b w:val="0"/>
              </w:rPr>
            </w:pPr>
            <w:r>
              <w:rPr>
                <w:rFonts w:eastAsia="SimSun" w:cs="Arial"/>
                <w:szCs w:val="18"/>
              </w:rPr>
              <w:t>–</w:t>
            </w:r>
          </w:p>
        </w:tc>
        <w:tc>
          <w:tcPr>
            <w:tcW w:w="1020" w:type="dxa"/>
            <w:tcBorders>
              <w:top w:val="single" w:sz="4" w:space="0" w:color="auto"/>
              <w:left w:val="nil"/>
              <w:bottom w:val="single" w:sz="4" w:space="0" w:color="auto"/>
              <w:right w:val="single" w:sz="4" w:space="0" w:color="auto"/>
            </w:tcBorders>
          </w:tcPr>
          <w:p w14:paraId="5A51C61B" w14:textId="77777777" w:rsidR="00CF11D5" w:rsidRDefault="00CF11D5" w:rsidP="00176FE2">
            <w:pPr>
              <w:pStyle w:val="TAH"/>
              <w:jc w:val="left"/>
              <w:rPr>
                <w:b w:val="0"/>
              </w:rPr>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0E29D24D" w14:textId="77777777" w:rsidR="00CF11D5" w:rsidRDefault="00CF11D5" w:rsidP="00176FE2">
            <w:pPr>
              <w:pStyle w:val="TAH"/>
              <w:jc w:val="left"/>
              <w:rPr>
                <w:b w:val="0"/>
              </w:rPr>
            </w:pPr>
            <w:r>
              <w:rPr>
                <w:rFonts w:eastAsia="SimSun" w:cs="Arial"/>
                <w:szCs w:val="18"/>
              </w:rPr>
              <w:t>–</w:t>
            </w:r>
          </w:p>
        </w:tc>
        <w:tc>
          <w:tcPr>
            <w:tcW w:w="1134" w:type="dxa"/>
            <w:tcBorders>
              <w:top w:val="single" w:sz="4" w:space="0" w:color="auto"/>
              <w:left w:val="nil"/>
              <w:bottom w:val="single" w:sz="4" w:space="0" w:color="auto"/>
              <w:right w:val="single" w:sz="4" w:space="0" w:color="auto"/>
            </w:tcBorders>
          </w:tcPr>
          <w:p w14:paraId="75759B4D" w14:textId="77777777" w:rsidR="00CF11D5" w:rsidRDefault="00CF11D5" w:rsidP="00176FE2">
            <w:pPr>
              <w:pStyle w:val="TAH"/>
              <w:jc w:val="left"/>
              <w:rPr>
                <w:b w:val="0"/>
              </w:rPr>
            </w:pPr>
            <w:r>
              <w:rPr>
                <w:b w:val="0"/>
              </w:rPr>
              <w:t>500 in the service area (note 3)</w:t>
            </w:r>
          </w:p>
        </w:tc>
        <w:tc>
          <w:tcPr>
            <w:tcW w:w="1303" w:type="dxa"/>
            <w:tcBorders>
              <w:top w:val="single" w:sz="4" w:space="0" w:color="auto"/>
              <w:left w:val="nil"/>
              <w:bottom w:val="single" w:sz="4" w:space="0" w:color="auto"/>
              <w:right w:val="single" w:sz="4" w:space="0" w:color="auto"/>
            </w:tcBorders>
          </w:tcPr>
          <w:p w14:paraId="3BD3D62E" w14:textId="77777777" w:rsidR="00CF11D5" w:rsidRDefault="00CF11D5" w:rsidP="00176FE2">
            <w:pPr>
              <w:pStyle w:val="TAH"/>
              <w:jc w:val="left"/>
              <w:rPr>
                <w:b w:val="0"/>
              </w:rPr>
            </w:pPr>
            <w:r>
              <w:rPr>
                <w:b w:val="0"/>
              </w:rPr>
              <w:t>Communication distance is from 100 m to 500 m, (outdoor, indoor, and deep indoor)</w:t>
            </w:r>
          </w:p>
        </w:tc>
      </w:tr>
      <w:tr w:rsidR="00CF11D5" w14:paraId="143572C7"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65159E73" w14:textId="77777777" w:rsidR="00CF11D5" w:rsidRDefault="00CF11D5" w:rsidP="00176FE2">
            <w:pPr>
              <w:pStyle w:val="TAN"/>
              <w:jc w:val="both"/>
              <w:rPr>
                <w:rFonts w:eastAsia="SimSun"/>
                <w:szCs w:val="18"/>
                <w:lang w:val="en-US" w:eastAsia="zh-CN"/>
              </w:rPr>
            </w:pPr>
            <w:r>
              <w:rPr>
                <w:rFonts w:eastAsia="Calibri"/>
                <w:szCs w:val="18"/>
              </w:rPr>
              <w:t>NOTE 1:</w:t>
            </w:r>
            <w:r>
              <w:t xml:space="preserve"> </w:t>
            </w:r>
            <w:r>
              <w:tab/>
            </w:r>
            <w:r>
              <w:rPr>
                <w:rFonts w:eastAsia="Calibri"/>
                <w:szCs w:val="18"/>
              </w:rPr>
              <w:t xml:space="preserve">It is the </w:t>
            </w:r>
            <w:r>
              <w:rPr>
                <w:rFonts w:eastAsia="SimSun"/>
                <w:szCs w:val="18"/>
                <w:lang w:val="en-US" w:eastAsia="zh-CN"/>
              </w:rPr>
              <w:t>smart metering application data rate</w:t>
            </w:r>
            <w:r>
              <w:rPr>
                <w:rFonts w:eastAsia="Calibri"/>
                <w:szCs w:val="18"/>
              </w:rPr>
              <w:t xml:space="preserve"> between the </w:t>
            </w:r>
            <w:r>
              <w:rPr>
                <w:rFonts w:eastAsia="SimSun"/>
                <w:szCs w:val="18"/>
                <w:lang w:val="en-US" w:eastAsia="zh-CN"/>
              </w:rPr>
              <w:t>S</w:t>
            </w:r>
            <w:r>
              <w:rPr>
                <w:rFonts w:eastAsia="Calibri"/>
                <w:szCs w:val="18"/>
              </w:rPr>
              <w:t>mart Distribution Transformer Terminal and energy end equipment</w:t>
            </w:r>
            <w:r>
              <w:rPr>
                <w:rFonts w:eastAsia="SimSun"/>
                <w:szCs w:val="18"/>
                <w:lang w:val="en-US" w:eastAsia="zh-CN"/>
              </w:rPr>
              <w:t>. Once there are multiple smart grid applications, it is required more data rate.</w:t>
            </w:r>
          </w:p>
          <w:p w14:paraId="096C8343" w14:textId="77777777" w:rsidR="00CF11D5" w:rsidRDefault="00CF11D5" w:rsidP="00176FE2">
            <w:pPr>
              <w:pStyle w:val="TAN"/>
              <w:jc w:val="both"/>
              <w:rPr>
                <w:rFonts w:eastAsia="Calibri"/>
                <w:szCs w:val="18"/>
              </w:rPr>
            </w:pPr>
            <w:r>
              <w:rPr>
                <w:rFonts w:eastAsia="Calibri"/>
                <w:szCs w:val="18"/>
              </w:rPr>
              <w:t>NOTE 2:</w:t>
            </w:r>
            <w:r>
              <w:t xml:space="preserve"> </w:t>
            </w:r>
            <w:r>
              <w:tab/>
            </w:r>
            <w:r>
              <w:rPr>
                <w:rFonts w:eastAsia="Calibri"/>
                <w:szCs w:val="18"/>
              </w:rPr>
              <w:t xml:space="preserve">It depends on different applications </w:t>
            </w:r>
            <w:r>
              <w:rPr>
                <w:rFonts w:eastAsia="SimSun"/>
                <w:szCs w:val="18"/>
                <w:lang w:val="en-US" w:eastAsia="zh-CN"/>
              </w:rPr>
              <w:t xml:space="preserve">supported by </w:t>
            </w:r>
            <w:r>
              <w:rPr>
                <w:rFonts w:eastAsia="Calibri"/>
                <w:szCs w:val="18"/>
              </w:rPr>
              <w:t xml:space="preserve">the Smart Distribution Transformer Terminal. The </w:t>
            </w:r>
            <w:r>
              <w:rPr>
                <w:rFonts w:eastAsia="SimSun"/>
                <w:szCs w:val="18"/>
                <w:lang w:val="en-US" w:eastAsia="zh-CN"/>
              </w:rPr>
              <w:t>less the latency is, the more applications can be supported</w:t>
            </w:r>
            <w:r>
              <w:rPr>
                <w:rFonts w:eastAsia="Calibri"/>
                <w:szCs w:val="18"/>
              </w:rPr>
              <w:t>.</w:t>
            </w:r>
          </w:p>
          <w:p w14:paraId="22F460E2" w14:textId="77777777" w:rsidR="00CF11D5" w:rsidRDefault="00CF11D5" w:rsidP="00176FE2">
            <w:pPr>
              <w:pStyle w:val="TAN"/>
              <w:ind w:left="799" w:hangingChars="444" w:hanging="799"/>
            </w:pPr>
            <w:r>
              <w:rPr>
                <w:rFonts w:eastAsia="SimSun"/>
                <w:szCs w:val="18"/>
                <w:lang w:val="en-US" w:eastAsia="zh-CN"/>
              </w:rPr>
              <w:t>NOTE 3:</w:t>
            </w:r>
            <w:r>
              <w:t xml:space="preserve"> </w:t>
            </w:r>
            <w:r>
              <w:tab/>
            </w:r>
            <w:r>
              <w:rPr>
                <w:rFonts w:eastAsia="SimSun"/>
                <w:szCs w:val="18"/>
                <w:lang w:val="en-US" w:eastAsia="zh-CN"/>
              </w:rPr>
              <w:t>The distribution area can be calculated as 3.14 x range</w:t>
            </w:r>
            <w:r>
              <w:rPr>
                <w:rFonts w:eastAsia="SimSun"/>
                <w:szCs w:val="18"/>
                <w:vertAlign w:val="superscript"/>
                <w:lang w:val="en-US" w:eastAsia="zh-CN"/>
              </w:rPr>
              <w:t>2</w:t>
            </w:r>
            <w:r>
              <w:rPr>
                <w:rFonts w:eastAsia="SimSun"/>
                <w:szCs w:val="18"/>
                <w:lang w:val="en-US" w:eastAsia="zh-CN"/>
              </w:rPr>
              <w:t xml:space="preserve"> and in general is between 0.031 km</w:t>
            </w:r>
            <w:r>
              <w:rPr>
                <w:rFonts w:eastAsia="SimSun"/>
                <w:szCs w:val="18"/>
                <w:vertAlign w:val="superscript"/>
                <w:lang w:val="en-US" w:eastAsia="zh-CN"/>
              </w:rPr>
              <w:t>2</w:t>
            </w:r>
            <w:r>
              <w:rPr>
                <w:rFonts w:eastAsia="SimSun"/>
                <w:szCs w:val="18"/>
                <w:lang w:val="en-US" w:eastAsia="zh-CN"/>
              </w:rPr>
              <w:t xml:space="preserve"> and 0.79 km</w:t>
            </w:r>
            <w:r>
              <w:rPr>
                <w:rFonts w:eastAsia="SimSun"/>
                <w:szCs w:val="18"/>
                <w:vertAlign w:val="superscript"/>
                <w:lang w:val="en-US" w:eastAsia="zh-CN"/>
              </w:rPr>
              <w:t>2</w:t>
            </w:r>
            <w:r>
              <w:rPr>
                <w:rFonts w:eastAsia="SimSun"/>
                <w:szCs w:val="18"/>
                <w:lang w:val="en-US" w:eastAsia="zh-CN"/>
              </w:rPr>
              <w:t>.</w:t>
            </w:r>
          </w:p>
        </w:tc>
      </w:tr>
    </w:tbl>
    <w:p w14:paraId="61810A5E"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smart distribution transformer terminal</w:t>
      </w:r>
    </w:p>
    <w:p w14:paraId="2E779C54" w14:textId="77777777" w:rsidR="00CF11D5" w:rsidRDefault="00CF11D5" w:rsidP="00CF11D5">
      <w:pPr>
        <w:rPr>
          <w:rFonts w:eastAsia="SimSun"/>
          <w:lang w:eastAsia="zh-CN"/>
        </w:rPr>
      </w:pPr>
    </w:p>
    <w:p w14:paraId="3DB516BC" w14:textId="77777777" w:rsidR="00CF11D5" w:rsidRDefault="00CF11D5" w:rsidP="00DF3B60">
      <w:pPr>
        <w:pStyle w:val="Heading2"/>
      </w:pPr>
      <w:bookmarkStart w:id="330" w:name="_Toc146301584"/>
      <w:r>
        <w:t>A.4.9</w:t>
      </w:r>
      <w:r>
        <w:tab/>
        <w:t>Distributed energy resources and micro-grids</w:t>
      </w:r>
      <w:bookmarkEnd w:id="330"/>
    </w:p>
    <w:p w14:paraId="67360A6E" w14:textId="77777777" w:rsidR="00CF11D5" w:rsidRDefault="00CF11D5" w:rsidP="00CF11D5">
      <w:pPr>
        <w:rPr>
          <w:lang w:eastAsia="zh-CN"/>
        </w:rPr>
      </w:pPr>
      <w:r>
        <w:rPr>
          <w:lang w:eastAsia="zh-CN"/>
        </w:rPr>
        <w:t xml:space="preserve">Distributed energy resources (DER) become increasingly important. The potentially large number of DERs will have an impact on security, stability, and operation efficiency of the energy grid. </w:t>
      </w:r>
    </w:p>
    <w:p w14:paraId="1F3AF987" w14:textId="77777777" w:rsidR="00CF11D5" w:rsidRDefault="00CF11D5" w:rsidP="00CF11D5">
      <w:r>
        <w:t xml:space="preserve">The integration of DERs into the energy grid poses many challenges for the involved communication system. To incorporate more renewable and alternative energy sources, the communication infrastructure must have the ability to easily handle an increasing amount of </w:t>
      </w:r>
      <w:r>
        <w:rPr>
          <w:rFonts w:hint="eastAsia"/>
        </w:rPr>
        <w:t>data traffic or service requests and must provide a rea</w:t>
      </w:r>
      <w:r>
        <w:t>l-</w:t>
      </w:r>
      <w:r>
        <w:rPr>
          <w:rFonts w:hint="eastAsia"/>
        </w:rPr>
        <w:t>time monitoring and control operation</w:t>
      </w:r>
      <w:r>
        <w:t xml:space="preserve"> for these distributed energy resources. A reliable communication between the DERs is crucial. </w:t>
      </w:r>
    </w:p>
    <w:p w14:paraId="3483622C" w14:textId="77777777" w:rsidR="00CF11D5" w:rsidRDefault="00CF11D5" w:rsidP="00CF11D5">
      <w:r>
        <w:t>When it comes to communications architecture, IEC 61850 is a widely used standard for automation and equipment of power utilities and DER, specifically for defining protocols for IEDs (Intelligent electronic devices) at electrical substations The IEC 61850 standard specifies the timing constraints for messages typically used in substations. GOOSE (Generic Object Oriented Substation Events) and SV (Sampled Values) messages are assumed as time critical messages. They have the tightest deadlines (maximum allowed transfer time) among all IEC 61850 messages, corresponding to 3 ms. While GOOSE is typically used for transfering information related to monitoring and control functions (circuit breaker status etc.), SV is used for transfering measurement samples of current and voltage signals. The SV protocol works on a periodic information transmission model, sending messages at a fixed rate. For protection purposes, the default rate is 4000 or 4800 messages per second for 50 and 60 Hz power systems, respectively. On the other hand, the GOOSE protocol operates in a sporadic information transmission model, where a continuous flow of data is maintained to increase communication reliability. The typical sizes of GOOSE and SV messages are160 and 140 bytes, respectively. GOOSE messages are transmitted in two different modes: (1) safe operation: 1 message per second (service bit rate = 1.28 kbit/s); (2) emergency operation: 32 messages per second (service bit rate = 41.0 kbit/s). SV messages are transmitted at much higher rate, namely 4800 messages per second (service bit rate = 5.4 Mbit/s).</w:t>
      </w:r>
      <w:r>
        <w:rPr>
          <w:lang w:val="en-US" w:eastAsia="zh-CN"/>
        </w:rPr>
        <w:t xml:space="preserve"> The associated KPIs are provided in Table A.4.9-1.</w:t>
      </w:r>
    </w:p>
    <w:p w14:paraId="2F59F951" w14:textId="77777777" w:rsidR="00CF11D5" w:rsidRDefault="00CF11D5" w:rsidP="00CF11D5">
      <w:pPr>
        <w:pStyle w:val="TAL"/>
        <w:jc w:val="center"/>
        <w:rPr>
          <w:rFonts w:cs="Arial"/>
          <w:b/>
          <w:bCs/>
          <w:sz w:val="20"/>
        </w:rPr>
      </w:pPr>
      <w:r>
        <w:rPr>
          <w:rFonts w:cs="Arial"/>
          <w:b/>
          <w:bCs/>
          <w:sz w:val="20"/>
        </w:rPr>
        <w:t>Table A.4.9-1: Key Performance for Distributed energy resources (DER): using SV (Sampled Values) message</w:t>
      </w:r>
    </w:p>
    <w:p w14:paraId="29BE6F45" w14:textId="77777777" w:rsidR="00CF11D5" w:rsidRDefault="00CF11D5" w:rsidP="00CF11D5">
      <w:pPr>
        <w:pStyle w:val="TAL"/>
        <w:rPr>
          <w:rFonts w:cs="Arial"/>
          <w:b/>
          <w:bCs/>
          <w:sz w:val="20"/>
        </w:rPr>
      </w:pPr>
    </w:p>
    <w:tbl>
      <w:tblPr>
        <w:tblW w:w="11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0"/>
        <w:gridCol w:w="1552"/>
        <w:gridCol w:w="1429"/>
        <w:gridCol w:w="1044"/>
        <w:gridCol w:w="1197"/>
        <w:gridCol w:w="881"/>
        <w:gridCol w:w="1055"/>
        <w:gridCol w:w="1502"/>
        <w:gridCol w:w="1418"/>
      </w:tblGrid>
      <w:tr w:rsidR="00CF11D5" w14:paraId="16274D75" w14:textId="77777777" w:rsidTr="00176FE2">
        <w:trPr>
          <w:jc w:val="center"/>
        </w:trPr>
        <w:tc>
          <w:tcPr>
            <w:tcW w:w="1830" w:type="dxa"/>
            <w:vMerge w:val="restart"/>
          </w:tcPr>
          <w:p w14:paraId="09BF718D" w14:textId="77777777" w:rsidR="00CF11D5" w:rsidRDefault="00CF11D5" w:rsidP="00176FE2">
            <w:pPr>
              <w:pStyle w:val="TAH"/>
              <w:rPr>
                <w:rFonts w:eastAsia="SimSun"/>
                <w:lang w:eastAsia="zh-CN"/>
              </w:rPr>
            </w:pPr>
            <w:r>
              <w:rPr>
                <w:rFonts w:eastAsia="SimSun" w:hint="eastAsia"/>
                <w:lang w:eastAsia="zh-CN"/>
              </w:rPr>
              <w:t>U</w:t>
            </w:r>
            <w:r>
              <w:rPr>
                <w:rFonts w:eastAsia="SimSun"/>
                <w:lang w:eastAsia="zh-CN"/>
              </w:rPr>
              <w:t>se case#</w:t>
            </w:r>
          </w:p>
        </w:tc>
        <w:tc>
          <w:tcPr>
            <w:tcW w:w="5222" w:type="dxa"/>
            <w:gridSpan w:val="4"/>
            <w:shd w:val="clear" w:color="auto" w:fill="auto"/>
          </w:tcPr>
          <w:p w14:paraId="1073ECA4" w14:textId="77777777" w:rsidR="00CF11D5" w:rsidRDefault="00CF11D5" w:rsidP="00176FE2">
            <w:pPr>
              <w:pStyle w:val="TAH"/>
            </w:pPr>
            <w:r>
              <w:t>Characteristic parameter</w:t>
            </w:r>
          </w:p>
        </w:tc>
        <w:tc>
          <w:tcPr>
            <w:tcW w:w="4856" w:type="dxa"/>
            <w:gridSpan w:val="4"/>
            <w:shd w:val="clear" w:color="auto" w:fill="auto"/>
          </w:tcPr>
          <w:p w14:paraId="4A4A0ED1" w14:textId="77777777" w:rsidR="00CF11D5" w:rsidRDefault="00CF11D5" w:rsidP="00176FE2">
            <w:pPr>
              <w:pStyle w:val="TAH"/>
              <w:rPr>
                <w:b w:val="0"/>
              </w:rPr>
            </w:pPr>
            <w:r>
              <w:t>Influence quantity</w:t>
            </w:r>
          </w:p>
        </w:tc>
      </w:tr>
      <w:tr w:rsidR="00CF11D5" w14:paraId="0CE43A1D" w14:textId="77777777" w:rsidTr="00176FE2">
        <w:trPr>
          <w:jc w:val="center"/>
        </w:trPr>
        <w:tc>
          <w:tcPr>
            <w:tcW w:w="1830" w:type="dxa"/>
            <w:vMerge/>
          </w:tcPr>
          <w:p w14:paraId="7CD339B2" w14:textId="77777777" w:rsidR="00CF11D5" w:rsidRDefault="00CF11D5" w:rsidP="00176FE2">
            <w:pPr>
              <w:pStyle w:val="TAH"/>
            </w:pPr>
          </w:p>
        </w:tc>
        <w:tc>
          <w:tcPr>
            <w:tcW w:w="1552" w:type="dxa"/>
            <w:shd w:val="clear" w:color="auto" w:fill="auto"/>
          </w:tcPr>
          <w:p w14:paraId="4E596AB5" w14:textId="77777777" w:rsidR="00CF11D5" w:rsidRDefault="00CF11D5" w:rsidP="00176FE2">
            <w:pPr>
              <w:pStyle w:val="TAH"/>
            </w:pPr>
            <w:r>
              <w:t>Communica</w:t>
            </w:r>
            <w:r>
              <w:softHyphen/>
              <w:t>tion service availability: target value</w:t>
            </w:r>
          </w:p>
        </w:tc>
        <w:tc>
          <w:tcPr>
            <w:tcW w:w="1429" w:type="dxa"/>
            <w:shd w:val="clear" w:color="auto" w:fill="auto"/>
          </w:tcPr>
          <w:p w14:paraId="575F8422" w14:textId="77777777" w:rsidR="00CF11D5" w:rsidRDefault="00CF11D5" w:rsidP="00176FE2">
            <w:pPr>
              <w:pStyle w:val="TAH"/>
            </w:pPr>
            <w:r>
              <w:t>Communication service reliability: mean time between failures</w:t>
            </w:r>
          </w:p>
        </w:tc>
        <w:tc>
          <w:tcPr>
            <w:tcW w:w="1044" w:type="dxa"/>
            <w:shd w:val="clear" w:color="auto" w:fill="auto"/>
          </w:tcPr>
          <w:p w14:paraId="065CF927" w14:textId="77777777" w:rsidR="00CF11D5" w:rsidRDefault="00CF11D5" w:rsidP="00176FE2">
            <w:pPr>
              <w:pStyle w:val="TAH"/>
            </w:pPr>
            <w:r>
              <w:t>End-to-end latency: maximum</w:t>
            </w:r>
          </w:p>
        </w:tc>
        <w:tc>
          <w:tcPr>
            <w:tcW w:w="1197" w:type="dxa"/>
            <w:shd w:val="clear" w:color="auto" w:fill="auto"/>
          </w:tcPr>
          <w:p w14:paraId="37CEF6C1" w14:textId="77777777" w:rsidR="00CF11D5" w:rsidRDefault="00CF11D5" w:rsidP="00176FE2">
            <w:pPr>
              <w:pStyle w:val="TAH"/>
            </w:pPr>
            <w:r>
              <w:t>Service bit rate: user experienced data rate</w:t>
            </w:r>
          </w:p>
        </w:tc>
        <w:tc>
          <w:tcPr>
            <w:tcW w:w="881" w:type="dxa"/>
            <w:shd w:val="clear" w:color="auto" w:fill="auto"/>
          </w:tcPr>
          <w:p w14:paraId="19DD1CB0" w14:textId="77777777" w:rsidR="00CF11D5" w:rsidRDefault="00CF11D5" w:rsidP="00176FE2">
            <w:pPr>
              <w:pStyle w:val="TAH"/>
            </w:pPr>
            <w:r>
              <w:t>Message size [byte]</w:t>
            </w:r>
          </w:p>
        </w:tc>
        <w:tc>
          <w:tcPr>
            <w:tcW w:w="1055" w:type="dxa"/>
          </w:tcPr>
          <w:p w14:paraId="52A245DB" w14:textId="77777777" w:rsidR="00CF11D5" w:rsidRDefault="00CF11D5" w:rsidP="00176FE2">
            <w:pPr>
              <w:pStyle w:val="TAH"/>
            </w:pPr>
            <w:r>
              <w:t>Transfer interval: target value</w:t>
            </w:r>
          </w:p>
        </w:tc>
        <w:tc>
          <w:tcPr>
            <w:tcW w:w="1502" w:type="dxa"/>
          </w:tcPr>
          <w:p w14:paraId="365ECC0F" w14:textId="77777777" w:rsidR="00CF11D5" w:rsidRDefault="00CF11D5" w:rsidP="00176FE2">
            <w:pPr>
              <w:pStyle w:val="TAH"/>
            </w:pPr>
            <w:r>
              <w:t>Survival time</w:t>
            </w:r>
          </w:p>
        </w:tc>
        <w:tc>
          <w:tcPr>
            <w:tcW w:w="1418" w:type="dxa"/>
          </w:tcPr>
          <w:p w14:paraId="6DC72BB2" w14:textId="77777777" w:rsidR="00CF11D5" w:rsidRDefault="00CF11D5" w:rsidP="00176FE2">
            <w:pPr>
              <w:pStyle w:val="TAH"/>
            </w:pPr>
            <w:r>
              <w:t xml:space="preserve">UE </w:t>
            </w:r>
            <w:r>
              <w:br/>
              <w:t>speed</w:t>
            </w:r>
          </w:p>
        </w:tc>
      </w:tr>
      <w:tr w:rsidR="00CF11D5" w14:paraId="15485577"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2A96141F" w14:textId="77777777" w:rsidR="00CF11D5" w:rsidRDefault="00CF11D5" w:rsidP="00176FE2">
            <w:pPr>
              <w:pStyle w:val="TAH"/>
              <w:jc w:val="left"/>
              <w:rPr>
                <w:rFonts w:eastAsia="SimSun"/>
                <w:b w:val="0"/>
                <w:lang w:eastAsia="zh-CN"/>
              </w:rPr>
            </w:pPr>
            <w:r>
              <w:rPr>
                <w:rFonts w:eastAsia="SimSun" w:hint="eastAsia"/>
                <w:b w:val="0"/>
                <w:lang w:eastAsia="zh-CN"/>
              </w:rPr>
              <w:t>1</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5A8EBBD5"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30C8BAAA"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1FADCEE5"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69E6F770" w14:textId="77777777" w:rsidR="00CF11D5" w:rsidRDefault="00CF11D5" w:rsidP="00176FE2">
            <w:pPr>
              <w:pStyle w:val="TAH"/>
              <w:jc w:val="left"/>
              <w:rPr>
                <w:b w:val="0"/>
              </w:rPr>
            </w:pPr>
            <w:r>
              <w:rPr>
                <w:b w:val="0"/>
              </w:rPr>
              <w:t>4.5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5CAF7221"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51BA5226" w14:textId="77777777" w:rsidR="00CF11D5" w:rsidRDefault="00CF11D5" w:rsidP="00176FE2">
            <w:pPr>
              <w:pStyle w:val="TAH"/>
              <w:jc w:val="left"/>
              <w:rPr>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73EE66CD"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1BEAAF00" w14:textId="77777777" w:rsidR="00CF11D5" w:rsidRDefault="00CF11D5" w:rsidP="00176FE2">
            <w:pPr>
              <w:pStyle w:val="TAH"/>
              <w:jc w:val="left"/>
              <w:rPr>
                <w:b w:val="0"/>
              </w:rPr>
            </w:pPr>
            <w:r>
              <w:rPr>
                <w:b w:val="0"/>
              </w:rPr>
              <w:t>stationary</w:t>
            </w:r>
          </w:p>
        </w:tc>
      </w:tr>
      <w:tr w:rsidR="00CF11D5" w14:paraId="60BB8A1A"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13036E21" w14:textId="77777777" w:rsidR="00CF11D5" w:rsidRDefault="00CF11D5" w:rsidP="00176FE2">
            <w:pPr>
              <w:pStyle w:val="TAH"/>
              <w:jc w:val="left"/>
              <w:rPr>
                <w:b w:val="0"/>
              </w:rPr>
            </w:pPr>
            <w:r>
              <w:rPr>
                <w:rFonts w:eastAsia="SimSun" w:hint="eastAsia"/>
                <w:b w:val="0"/>
                <w:lang w:eastAsia="zh-CN"/>
              </w:rPr>
              <w:t>2</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05A4AECD"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19D2948A"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3E993019"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15D7113E" w14:textId="77777777" w:rsidR="00CF11D5" w:rsidRDefault="00CF11D5" w:rsidP="00176FE2">
            <w:pPr>
              <w:pStyle w:val="TAH"/>
              <w:jc w:val="left"/>
              <w:rPr>
                <w:b w:val="0"/>
              </w:rPr>
            </w:pPr>
            <w:r>
              <w:rPr>
                <w:b w:val="0"/>
              </w:rPr>
              <w:t>5.4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76BD290C"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51DCB409" w14:textId="77777777" w:rsidR="00CF11D5" w:rsidRDefault="00CF11D5" w:rsidP="00176FE2">
            <w:pPr>
              <w:pStyle w:val="TAH"/>
              <w:jc w:val="left"/>
              <w:rPr>
                <w:rFonts w:cs="Arial"/>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1AF38EB8"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0CB6ED55" w14:textId="77777777" w:rsidR="00CF11D5" w:rsidRDefault="00CF11D5" w:rsidP="00176FE2">
            <w:pPr>
              <w:pStyle w:val="TAH"/>
              <w:jc w:val="left"/>
              <w:rPr>
                <w:b w:val="0"/>
              </w:rPr>
            </w:pPr>
            <w:r>
              <w:rPr>
                <w:b w:val="0"/>
              </w:rPr>
              <w:t>stationary</w:t>
            </w:r>
          </w:p>
        </w:tc>
      </w:tr>
      <w:tr w:rsidR="00CF11D5" w14:paraId="3345CC6D"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15ADF871" w14:textId="77777777" w:rsidR="00CF11D5" w:rsidRDefault="00CF11D5" w:rsidP="00176FE2">
            <w:pPr>
              <w:pStyle w:val="TAH"/>
              <w:jc w:val="left"/>
              <w:rPr>
                <w:b w:val="0"/>
              </w:rPr>
            </w:pPr>
            <w:r>
              <w:rPr>
                <w:rFonts w:hint="eastAsia"/>
                <w:b w:val="0"/>
              </w:rPr>
              <w:t>3</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4E20B73B" w14:textId="77777777" w:rsidR="00CF11D5" w:rsidRDefault="00CF11D5" w:rsidP="00176FE2">
            <w:pPr>
              <w:pStyle w:val="TAH"/>
              <w:jc w:val="left"/>
              <w:rPr>
                <w:b w:val="0"/>
              </w:rPr>
            </w:pPr>
            <w:r>
              <w:rPr>
                <w:b w:val="0"/>
              </w:rPr>
              <w:t>&gt; 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58222467"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30DB78AF"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6EB18F50" w14:textId="77777777" w:rsidR="00CF11D5" w:rsidRDefault="00CF11D5" w:rsidP="00176FE2">
            <w:pPr>
              <w:pStyle w:val="TAH"/>
              <w:jc w:val="left"/>
              <w:rPr>
                <w:b w:val="0"/>
              </w:rPr>
            </w:pPr>
            <w:r>
              <w:rPr>
                <w:b w:val="0"/>
              </w:rPr>
              <w:t>–</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2CD3E3AE" w14:textId="77777777" w:rsidR="00CF11D5" w:rsidRDefault="00CF11D5" w:rsidP="00176FE2">
            <w:pPr>
              <w:pStyle w:val="TAH"/>
              <w:jc w:val="left"/>
              <w:rPr>
                <w:b w:val="0"/>
              </w:rPr>
            </w:pPr>
            <w:r>
              <w:rPr>
                <w:b w:val="0"/>
              </w:rPr>
              <w:t>160</w:t>
            </w:r>
          </w:p>
        </w:tc>
        <w:tc>
          <w:tcPr>
            <w:tcW w:w="1055" w:type="dxa"/>
            <w:tcBorders>
              <w:top w:val="single" w:sz="4" w:space="0" w:color="auto"/>
              <w:left w:val="single" w:sz="4" w:space="0" w:color="auto"/>
              <w:bottom w:val="single" w:sz="4" w:space="0" w:color="auto"/>
              <w:right w:val="single" w:sz="4" w:space="0" w:color="auto"/>
            </w:tcBorders>
          </w:tcPr>
          <w:p w14:paraId="57D2482D" w14:textId="77777777" w:rsidR="00CF11D5" w:rsidRDefault="00CF11D5" w:rsidP="00176FE2">
            <w:pPr>
              <w:pStyle w:val="TAH"/>
              <w:jc w:val="left"/>
              <w:rPr>
                <w:b w:val="0"/>
              </w:rPr>
            </w:pPr>
            <w:r>
              <w:rPr>
                <w:b w:val="0"/>
              </w:rPr>
              <w:t>–</w:t>
            </w:r>
          </w:p>
        </w:tc>
        <w:tc>
          <w:tcPr>
            <w:tcW w:w="1502" w:type="dxa"/>
            <w:tcBorders>
              <w:top w:val="single" w:sz="4" w:space="0" w:color="auto"/>
              <w:left w:val="single" w:sz="4" w:space="0" w:color="auto"/>
              <w:bottom w:val="single" w:sz="4" w:space="0" w:color="auto"/>
              <w:right w:val="single" w:sz="4" w:space="0" w:color="auto"/>
            </w:tcBorders>
          </w:tcPr>
          <w:p w14:paraId="3927C881" w14:textId="77777777" w:rsidR="00CF11D5" w:rsidRDefault="00CF11D5" w:rsidP="00176FE2">
            <w:pPr>
              <w:pStyle w:val="TAH"/>
              <w:jc w:val="left"/>
              <w:rPr>
                <w:b w:val="0"/>
              </w:rPr>
            </w:pPr>
            <w:r>
              <w:rPr>
                <w:b w:val="0"/>
              </w:rPr>
              <w:t>–</w:t>
            </w:r>
          </w:p>
        </w:tc>
        <w:tc>
          <w:tcPr>
            <w:tcW w:w="1418" w:type="dxa"/>
            <w:tcBorders>
              <w:top w:val="single" w:sz="4" w:space="0" w:color="auto"/>
              <w:left w:val="single" w:sz="4" w:space="0" w:color="auto"/>
              <w:bottom w:val="single" w:sz="4" w:space="0" w:color="auto"/>
              <w:right w:val="single" w:sz="4" w:space="0" w:color="auto"/>
            </w:tcBorders>
          </w:tcPr>
          <w:p w14:paraId="4643D4C1" w14:textId="77777777" w:rsidR="00CF11D5" w:rsidRDefault="00CF11D5" w:rsidP="00176FE2">
            <w:pPr>
              <w:pStyle w:val="TAH"/>
              <w:jc w:val="left"/>
              <w:rPr>
                <w:b w:val="0"/>
              </w:rPr>
            </w:pPr>
            <w:r>
              <w:rPr>
                <w:b w:val="0"/>
              </w:rPr>
              <w:t>stationary</w:t>
            </w:r>
          </w:p>
        </w:tc>
      </w:tr>
      <w:tr w:rsidR="00CF11D5" w14:paraId="45D8E7D8" w14:textId="77777777" w:rsidTr="00176FE2">
        <w:trPr>
          <w:jc w:val="center"/>
        </w:trPr>
        <w:tc>
          <w:tcPr>
            <w:tcW w:w="11908" w:type="dxa"/>
            <w:gridSpan w:val="9"/>
            <w:tcBorders>
              <w:top w:val="single" w:sz="4" w:space="0" w:color="auto"/>
              <w:left w:val="single" w:sz="4" w:space="0" w:color="auto"/>
              <w:bottom w:val="single" w:sz="4" w:space="0" w:color="auto"/>
              <w:right w:val="single" w:sz="4" w:space="0" w:color="auto"/>
            </w:tcBorders>
          </w:tcPr>
          <w:p w14:paraId="17C0430C" w14:textId="77777777" w:rsidR="00CF11D5" w:rsidRDefault="00CF11D5" w:rsidP="00176FE2">
            <w:pPr>
              <w:pStyle w:val="TAN"/>
              <w:ind w:left="34" w:firstLine="0"/>
              <w:rPr>
                <w:b/>
              </w:rPr>
            </w:pPr>
            <w:r>
              <w:t>NOTE:</w:t>
            </w:r>
            <w:r>
              <w:tab/>
              <w:t>UE to UE communication is assumed.</w:t>
            </w:r>
          </w:p>
        </w:tc>
      </w:tr>
    </w:tbl>
    <w:p w14:paraId="2D43240F" w14:textId="77777777" w:rsidR="00CF11D5" w:rsidRDefault="00CF11D5" w:rsidP="00CF11D5">
      <w:pPr>
        <w:pStyle w:val="TH"/>
        <w:jc w:val="left"/>
        <w:rPr>
          <w:rFonts w:ascii="Times New Roman" w:hAnsi="Times New Roman"/>
          <w:b w:val="0"/>
          <w:i/>
        </w:rPr>
      </w:pPr>
    </w:p>
    <w:p w14:paraId="03CB1E15"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w:t>
      </w:r>
      <w:r>
        <w:rPr>
          <w:rFonts w:ascii="Times New Roman" w:hAnsi="Times New Roman"/>
          <w:b w:val="0"/>
        </w:rPr>
        <w:t>Distributed energy resources and micro-grids: using SV(sample value) message with 50Hz</w:t>
      </w:r>
    </w:p>
    <w:p w14:paraId="224DBBCF"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case#2:</w:t>
      </w:r>
      <w:r>
        <w:rPr>
          <w:b w:val="0"/>
          <w:sz w:val="18"/>
        </w:rPr>
        <w:t xml:space="preserve"> </w:t>
      </w:r>
      <w:r>
        <w:rPr>
          <w:rFonts w:ascii="Times New Roman" w:hAnsi="Times New Roman"/>
          <w:b w:val="0"/>
        </w:rPr>
        <w:t>Distributed energy resources and micro-grids: using SV(sample value) message with 60Hz</w:t>
      </w:r>
    </w:p>
    <w:p w14:paraId="1B2AC62C"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case#3:</w:t>
      </w:r>
      <w:r>
        <w:rPr>
          <w:b w:val="0"/>
          <w:sz w:val="18"/>
        </w:rPr>
        <w:t xml:space="preserve"> </w:t>
      </w:r>
      <w:r>
        <w:rPr>
          <w:rFonts w:ascii="Times New Roman" w:hAnsi="Times New Roman"/>
          <w:b w:val="0"/>
        </w:rPr>
        <w:t>Distributed energy resources and micro-grids: using GOOSE message</w:t>
      </w:r>
    </w:p>
    <w:p w14:paraId="530154E2" w14:textId="77777777" w:rsidR="00CF11D5" w:rsidRDefault="00CF11D5" w:rsidP="00CF11D5">
      <w:pPr>
        <w:pStyle w:val="TH"/>
        <w:jc w:val="left"/>
        <w:rPr>
          <w:rFonts w:ascii="Times New Roman" w:hAnsi="Times New Roman"/>
          <w:b w:val="0"/>
        </w:rPr>
        <w:sectPr w:rsidR="00CF11D5" w:rsidSect="00AA0CF5">
          <w:pgSz w:w="16840" w:h="11907" w:orient="landscape"/>
          <w:pgMar w:top="1133" w:right="1416" w:bottom="1133" w:left="1133" w:header="850" w:footer="340" w:gutter="0"/>
          <w:cols w:space="720"/>
          <w:docGrid w:type="lines" w:linePitch="272"/>
        </w:sectPr>
      </w:pPr>
    </w:p>
    <w:p w14:paraId="75224634" w14:textId="77777777" w:rsidR="00CF11D5" w:rsidRDefault="00CF11D5" w:rsidP="00CF11D5">
      <w:pPr>
        <w:pStyle w:val="TH"/>
        <w:jc w:val="left"/>
        <w:rPr>
          <w:rFonts w:ascii="Times New Roman" w:hAnsi="Times New Roman"/>
          <w:b w:val="0"/>
        </w:rPr>
      </w:pPr>
    </w:p>
    <w:p w14:paraId="3EEC2C81" w14:textId="77777777" w:rsidR="00CF11D5" w:rsidRDefault="00CF11D5" w:rsidP="00DF3B60">
      <w:pPr>
        <w:pStyle w:val="Heading2"/>
        <w:rPr>
          <w:szCs w:val="28"/>
          <w:lang w:val="en-US" w:eastAsia="zh-CN"/>
        </w:rPr>
      </w:pPr>
      <w:bookmarkStart w:id="331" w:name="_Toc146301585"/>
      <w:r>
        <w:t>A.4.10</w:t>
      </w:r>
      <w:r>
        <w:tab/>
      </w:r>
      <w:r>
        <w:rPr>
          <w:szCs w:val="28"/>
          <w:lang w:val="en-US" w:eastAsia="zh-CN"/>
        </w:rPr>
        <w:t>Ensuring uninterrupted communication service availability during emergencies</w:t>
      </w:r>
      <w:bookmarkEnd w:id="331"/>
    </w:p>
    <w:p w14:paraId="05743532" w14:textId="77777777" w:rsidR="00CF11D5" w:rsidRDefault="00CF11D5" w:rsidP="00CF11D5">
      <w:r>
        <w:t xml:space="preserve">During emergencies, public mobile land networks (PLMNs) may restrict network access, which may lead to a prohibitevly low communication service availability for machine-type communication (MTC) for Smart Grid applications. An example is communication for microgrids. Microgrids are separate parts of a power grid that can be controlled and operated individually in a so-called island mode, or together with other parts of the power grid. The idea is to prioritise Smart Grid-related communication in order to ensure reliable and available communication for selected devices during emergency conditions. Existing features of a mobile network can be used to differentiate MTC of devices in a microgrid from other kind of MTC traffic or human-to-human communication. These features can help these microgrid devices to have communication service during emergencies. The communication among the microgrid devices enables co-ordination of DERs, which help the DERs can autarkically implement recovery of an islanded microgrid. </w:t>
      </w:r>
    </w:p>
    <w:p w14:paraId="56297AF5" w14:textId="77777777" w:rsidR="00CF11D5" w:rsidRDefault="00CF11D5" w:rsidP="00CF11D5">
      <w:pPr>
        <w:pStyle w:val="B1"/>
        <w:ind w:left="0" w:firstLine="0"/>
        <w:rPr>
          <w:lang w:eastAsia="zh-CN"/>
        </w:rPr>
      </w:pPr>
      <w:r>
        <w:rPr>
          <w:lang w:val="en-US" w:eastAsia="zh-CN"/>
        </w:rPr>
        <w:t>The associated KPI is provided in Table A.4.10-1.</w:t>
      </w:r>
    </w:p>
    <w:p w14:paraId="105EE0E6" w14:textId="77777777" w:rsidR="00CF11D5" w:rsidRDefault="00CF11D5" w:rsidP="00CF11D5">
      <w:pPr>
        <w:pStyle w:val="TAL"/>
        <w:jc w:val="center"/>
        <w:rPr>
          <w:rFonts w:cs="Arial"/>
          <w:b/>
          <w:bCs/>
          <w:sz w:val="20"/>
        </w:rPr>
      </w:pPr>
      <w:r>
        <w:rPr>
          <w:rFonts w:cs="Arial"/>
          <w:b/>
          <w:bCs/>
          <w:sz w:val="20"/>
        </w:rPr>
        <w:t>Table A.4.10-1: Key Performance for uninterrupted MTC service availability</w:t>
      </w:r>
    </w:p>
    <w:p w14:paraId="22E68D81" w14:textId="77777777" w:rsidR="00CF11D5" w:rsidRDefault="00CF11D5" w:rsidP="00CF11D5">
      <w:pPr>
        <w:pStyle w:val="TAL"/>
        <w:jc w:val="center"/>
        <w:rPr>
          <w:rFonts w:cs="Arial"/>
          <w:b/>
          <w:bCs/>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507"/>
        <w:gridCol w:w="1339"/>
        <w:gridCol w:w="1363"/>
        <w:gridCol w:w="900"/>
        <w:gridCol w:w="734"/>
        <w:gridCol w:w="786"/>
        <w:gridCol w:w="627"/>
        <w:gridCol w:w="1299"/>
      </w:tblGrid>
      <w:tr w:rsidR="00CF11D5" w14:paraId="05BA8974" w14:textId="77777777" w:rsidTr="00176FE2">
        <w:trPr>
          <w:cantSplit/>
          <w:tblHeader/>
          <w:jc w:val="center"/>
        </w:trPr>
        <w:tc>
          <w:tcPr>
            <w:tcW w:w="5718" w:type="dxa"/>
            <w:gridSpan w:val="4"/>
            <w:shd w:val="clear" w:color="auto" w:fill="auto"/>
          </w:tcPr>
          <w:p w14:paraId="01CF5F51" w14:textId="77777777" w:rsidR="00CF11D5" w:rsidRDefault="00CF11D5" w:rsidP="00176FE2">
            <w:pPr>
              <w:pStyle w:val="TAH"/>
              <w:rPr>
                <w:rFonts w:eastAsia="Calibri"/>
              </w:rPr>
            </w:pPr>
            <w:r>
              <w:rPr>
                <w:rFonts w:eastAsia="Calibri"/>
              </w:rPr>
              <w:t>Characteristic parameter (KPI)</w:t>
            </w:r>
          </w:p>
        </w:tc>
        <w:tc>
          <w:tcPr>
            <w:tcW w:w="4346" w:type="dxa"/>
            <w:gridSpan w:val="5"/>
            <w:shd w:val="clear" w:color="auto" w:fill="auto"/>
          </w:tcPr>
          <w:p w14:paraId="0B88448D" w14:textId="77777777" w:rsidR="00CF11D5" w:rsidRDefault="00CF11D5" w:rsidP="00176FE2">
            <w:pPr>
              <w:pStyle w:val="TAH"/>
              <w:rPr>
                <w:rFonts w:eastAsia="Calibri"/>
              </w:rPr>
            </w:pPr>
            <w:r>
              <w:rPr>
                <w:rFonts w:eastAsia="Calibri"/>
              </w:rPr>
              <w:t>Influence quantity</w:t>
            </w:r>
          </w:p>
        </w:tc>
      </w:tr>
      <w:tr w:rsidR="00CF11D5" w14:paraId="1C07E32D" w14:textId="77777777" w:rsidTr="00176FE2">
        <w:trPr>
          <w:cantSplit/>
          <w:tblHeader/>
          <w:jc w:val="center"/>
        </w:trPr>
        <w:tc>
          <w:tcPr>
            <w:tcW w:w="1509" w:type="dxa"/>
            <w:shd w:val="clear" w:color="auto" w:fill="auto"/>
          </w:tcPr>
          <w:p w14:paraId="6037E266" w14:textId="77777777" w:rsidR="00CF11D5" w:rsidRDefault="00CF11D5" w:rsidP="00176FE2">
            <w:pPr>
              <w:pStyle w:val="TAH"/>
              <w:rPr>
                <w:rFonts w:eastAsia="Calibri"/>
              </w:rPr>
            </w:pPr>
            <w:r>
              <w:rPr>
                <w:rFonts w:eastAsia="Calibri"/>
              </w:rPr>
              <w:t>Communication service availability: target value</w:t>
            </w:r>
          </w:p>
        </w:tc>
        <w:tc>
          <w:tcPr>
            <w:tcW w:w="1507" w:type="dxa"/>
            <w:shd w:val="clear" w:color="auto" w:fill="auto"/>
          </w:tcPr>
          <w:p w14:paraId="5AF547A3" w14:textId="77777777" w:rsidR="00CF11D5" w:rsidRDefault="00CF11D5" w:rsidP="00176FE2">
            <w:pPr>
              <w:pStyle w:val="TAH"/>
              <w:rPr>
                <w:rFonts w:eastAsia="Calibri"/>
              </w:rPr>
            </w:pPr>
            <w:r>
              <w:rPr>
                <w:rFonts w:eastAsia="Calibri"/>
              </w:rPr>
              <w:t>Communication service reliability: mean time between failures</w:t>
            </w:r>
          </w:p>
        </w:tc>
        <w:tc>
          <w:tcPr>
            <w:tcW w:w="1339" w:type="dxa"/>
            <w:shd w:val="clear" w:color="auto" w:fill="auto"/>
          </w:tcPr>
          <w:p w14:paraId="0ECA1055" w14:textId="77777777" w:rsidR="00CF11D5" w:rsidRDefault="00CF11D5" w:rsidP="00176FE2">
            <w:pPr>
              <w:pStyle w:val="TAH"/>
              <w:rPr>
                <w:rFonts w:eastAsia="Calibri"/>
              </w:rPr>
            </w:pPr>
            <w:r>
              <w:rPr>
                <w:rFonts w:eastAsia="Calibri"/>
              </w:rPr>
              <w:t xml:space="preserve">Max Allowed End-to-end latency (note 1;  </w:t>
            </w:r>
            <w:r>
              <w:rPr>
                <w:rFonts w:eastAsia="Calibri"/>
              </w:rPr>
              <w:br/>
              <w:t>(note 2)</w:t>
            </w:r>
          </w:p>
        </w:tc>
        <w:tc>
          <w:tcPr>
            <w:tcW w:w="1363" w:type="dxa"/>
            <w:shd w:val="clear" w:color="auto" w:fill="auto"/>
          </w:tcPr>
          <w:p w14:paraId="78E157BB" w14:textId="77777777" w:rsidR="00CF11D5" w:rsidRDefault="00CF11D5" w:rsidP="00176FE2">
            <w:pPr>
              <w:pStyle w:val="TAH"/>
              <w:rPr>
                <w:rFonts w:eastAsia="Calibri"/>
              </w:rPr>
            </w:pPr>
            <w:r>
              <w:rPr>
                <w:rFonts w:eastAsia="Calibri"/>
              </w:rPr>
              <w:t>Service bit rate: user-experienced data rate (note 2)</w:t>
            </w:r>
          </w:p>
        </w:tc>
        <w:tc>
          <w:tcPr>
            <w:tcW w:w="900" w:type="dxa"/>
            <w:shd w:val="clear" w:color="auto" w:fill="auto"/>
          </w:tcPr>
          <w:p w14:paraId="77EF8C61" w14:textId="77777777" w:rsidR="00CF11D5" w:rsidRDefault="00CF11D5" w:rsidP="00176FE2">
            <w:pPr>
              <w:pStyle w:val="TAH"/>
              <w:rPr>
                <w:rFonts w:eastAsia="Calibri"/>
              </w:rPr>
            </w:pPr>
            <w:r>
              <w:rPr>
                <w:rFonts w:eastAsia="Calibri"/>
              </w:rPr>
              <w:t xml:space="preserve">Message size [byte] </w:t>
            </w:r>
          </w:p>
        </w:tc>
        <w:tc>
          <w:tcPr>
            <w:tcW w:w="734" w:type="dxa"/>
            <w:shd w:val="clear" w:color="auto" w:fill="auto"/>
          </w:tcPr>
          <w:p w14:paraId="3BE9515C" w14:textId="77777777" w:rsidR="00CF11D5" w:rsidRDefault="00CF11D5" w:rsidP="00176FE2">
            <w:pPr>
              <w:pStyle w:val="TAH"/>
              <w:rPr>
                <w:rFonts w:eastAsia="Calibri"/>
              </w:rPr>
            </w:pPr>
            <w:r>
              <w:rPr>
                <w:rFonts w:eastAsia="Calibri"/>
              </w:rPr>
              <w:t>Survival time</w:t>
            </w:r>
          </w:p>
        </w:tc>
        <w:tc>
          <w:tcPr>
            <w:tcW w:w="786" w:type="dxa"/>
            <w:shd w:val="clear" w:color="auto" w:fill="auto"/>
          </w:tcPr>
          <w:p w14:paraId="00E31476" w14:textId="77777777" w:rsidR="00CF11D5" w:rsidRDefault="00CF11D5" w:rsidP="00176FE2">
            <w:pPr>
              <w:pStyle w:val="TAH"/>
              <w:rPr>
                <w:rFonts w:eastAsia="Calibri"/>
              </w:rPr>
            </w:pPr>
            <w:r>
              <w:rPr>
                <w:rFonts w:eastAsia="Calibri"/>
              </w:rPr>
              <w:t>UE speed</w:t>
            </w:r>
          </w:p>
        </w:tc>
        <w:tc>
          <w:tcPr>
            <w:tcW w:w="627" w:type="dxa"/>
            <w:shd w:val="clear" w:color="auto" w:fill="auto"/>
          </w:tcPr>
          <w:p w14:paraId="2294A4C6" w14:textId="77777777" w:rsidR="00CF11D5" w:rsidRDefault="00CF11D5" w:rsidP="00176FE2">
            <w:pPr>
              <w:pStyle w:val="TAH"/>
              <w:rPr>
                <w:rFonts w:eastAsia="Calibri"/>
              </w:rPr>
            </w:pPr>
            <w:r>
              <w:rPr>
                <w:rFonts w:eastAsia="Calibri"/>
              </w:rPr>
              <w:t># of UEs</w:t>
            </w:r>
          </w:p>
          <w:p w14:paraId="3B81F25C" w14:textId="77777777" w:rsidR="00CF11D5" w:rsidRDefault="00CF11D5" w:rsidP="00176FE2">
            <w:pPr>
              <w:pStyle w:val="TAH"/>
              <w:rPr>
                <w:rFonts w:eastAsia="Calibri"/>
              </w:rPr>
            </w:pPr>
          </w:p>
        </w:tc>
        <w:tc>
          <w:tcPr>
            <w:tcW w:w="1299" w:type="dxa"/>
            <w:shd w:val="clear" w:color="auto" w:fill="auto"/>
          </w:tcPr>
          <w:p w14:paraId="033B7BC5" w14:textId="77777777" w:rsidR="00CF11D5" w:rsidRDefault="00CF11D5" w:rsidP="00176FE2">
            <w:pPr>
              <w:pStyle w:val="TAH"/>
              <w:rPr>
                <w:rFonts w:eastAsia="Calibri"/>
              </w:rPr>
            </w:pPr>
            <w:r>
              <w:rPr>
                <w:rFonts w:eastAsia="Calibri"/>
              </w:rPr>
              <w:t>Service Area</w:t>
            </w:r>
          </w:p>
        </w:tc>
      </w:tr>
      <w:tr w:rsidR="00CF11D5" w14:paraId="01FBD617" w14:textId="77777777" w:rsidTr="00176FE2">
        <w:trPr>
          <w:cantSplit/>
          <w:tblHeader/>
          <w:jc w:val="center"/>
        </w:trPr>
        <w:tc>
          <w:tcPr>
            <w:tcW w:w="1509" w:type="dxa"/>
            <w:shd w:val="clear" w:color="auto" w:fill="auto"/>
          </w:tcPr>
          <w:p w14:paraId="75A2E813" w14:textId="77777777" w:rsidR="00CF11D5" w:rsidRDefault="00CF11D5" w:rsidP="00176FE2">
            <w:pPr>
              <w:pStyle w:val="TAL"/>
              <w:rPr>
                <w:rFonts w:eastAsia="Calibri"/>
              </w:rPr>
            </w:pPr>
            <w:r>
              <w:rPr>
                <w:rFonts w:eastAsia="Calibri"/>
              </w:rPr>
              <w:t>99.999 9 %</w:t>
            </w:r>
          </w:p>
        </w:tc>
        <w:tc>
          <w:tcPr>
            <w:tcW w:w="1507" w:type="dxa"/>
            <w:shd w:val="clear" w:color="auto" w:fill="auto"/>
          </w:tcPr>
          <w:p w14:paraId="05AE10A0" w14:textId="77777777" w:rsidR="00CF11D5" w:rsidRDefault="00CF11D5" w:rsidP="00176FE2">
            <w:pPr>
              <w:pStyle w:val="TAL"/>
              <w:rPr>
                <w:rFonts w:eastAsia="Calibri"/>
              </w:rPr>
            </w:pPr>
            <w:r>
              <w:t>–</w:t>
            </w:r>
          </w:p>
        </w:tc>
        <w:tc>
          <w:tcPr>
            <w:tcW w:w="1339" w:type="dxa"/>
            <w:shd w:val="clear" w:color="auto" w:fill="auto"/>
          </w:tcPr>
          <w:p w14:paraId="01C07703" w14:textId="77777777" w:rsidR="00CF11D5" w:rsidRDefault="00CF11D5" w:rsidP="00176FE2">
            <w:pPr>
              <w:pStyle w:val="TAL"/>
              <w:rPr>
                <w:rFonts w:eastAsia="Calibri"/>
              </w:rPr>
            </w:pPr>
            <w:r>
              <w:rPr>
                <w:rFonts w:eastAsia="Calibri"/>
              </w:rPr>
              <w:t>100 ms</w:t>
            </w:r>
          </w:p>
        </w:tc>
        <w:tc>
          <w:tcPr>
            <w:tcW w:w="1363" w:type="dxa"/>
            <w:shd w:val="clear" w:color="auto" w:fill="auto"/>
          </w:tcPr>
          <w:p w14:paraId="4FA259FF" w14:textId="77777777" w:rsidR="00CF11D5" w:rsidRDefault="00CF11D5" w:rsidP="00176FE2">
            <w:pPr>
              <w:pStyle w:val="TAL"/>
              <w:rPr>
                <w:rFonts w:eastAsia="Calibri"/>
              </w:rPr>
            </w:pPr>
            <w:r>
              <w:rPr>
                <w:rFonts w:eastAsia="Calibri"/>
              </w:rPr>
              <w:t>&lt; 1 kbit/s per DER</w:t>
            </w:r>
          </w:p>
        </w:tc>
        <w:tc>
          <w:tcPr>
            <w:tcW w:w="900" w:type="dxa"/>
            <w:shd w:val="clear" w:color="auto" w:fill="auto"/>
          </w:tcPr>
          <w:p w14:paraId="2263766A" w14:textId="77777777" w:rsidR="00CF11D5" w:rsidRDefault="00CF11D5" w:rsidP="00176FE2">
            <w:pPr>
              <w:pStyle w:val="TAL"/>
              <w:rPr>
                <w:rFonts w:eastAsia="Calibri"/>
              </w:rPr>
            </w:pPr>
            <w:r>
              <w:t>–</w:t>
            </w:r>
          </w:p>
        </w:tc>
        <w:tc>
          <w:tcPr>
            <w:tcW w:w="734" w:type="dxa"/>
            <w:shd w:val="clear" w:color="auto" w:fill="auto"/>
          </w:tcPr>
          <w:p w14:paraId="5CC284C4" w14:textId="77777777" w:rsidR="00CF11D5" w:rsidRDefault="00CF11D5" w:rsidP="00176FE2">
            <w:pPr>
              <w:pStyle w:val="TAL"/>
              <w:rPr>
                <w:rFonts w:eastAsia="Calibri"/>
              </w:rPr>
            </w:pPr>
            <w:r>
              <w:t>–</w:t>
            </w:r>
          </w:p>
        </w:tc>
        <w:tc>
          <w:tcPr>
            <w:tcW w:w="786" w:type="dxa"/>
            <w:shd w:val="clear" w:color="auto" w:fill="auto"/>
          </w:tcPr>
          <w:p w14:paraId="2D6C3F40" w14:textId="77777777" w:rsidR="00CF11D5" w:rsidRDefault="00CF11D5" w:rsidP="00176FE2">
            <w:pPr>
              <w:pStyle w:val="TAL"/>
              <w:rPr>
                <w:rFonts w:eastAsia="Calibri"/>
              </w:rPr>
            </w:pPr>
            <w:r>
              <w:rPr>
                <w:rFonts w:eastAsia="Calibri"/>
              </w:rPr>
              <w:t>Stationary</w:t>
            </w:r>
          </w:p>
        </w:tc>
        <w:tc>
          <w:tcPr>
            <w:tcW w:w="627" w:type="dxa"/>
            <w:shd w:val="clear" w:color="auto" w:fill="auto"/>
          </w:tcPr>
          <w:p w14:paraId="2CC3513E" w14:textId="77777777" w:rsidR="00CF11D5" w:rsidRDefault="00CF11D5" w:rsidP="00176FE2">
            <w:pPr>
              <w:pStyle w:val="TAL"/>
              <w:rPr>
                <w:rFonts w:eastAsia="Calibri"/>
              </w:rPr>
            </w:pPr>
            <w:r>
              <w:t>–</w:t>
            </w:r>
          </w:p>
        </w:tc>
        <w:tc>
          <w:tcPr>
            <w:tcW w:w="1299" w:type="dxa"/>
            <w:shd w:val="clear" w:color="auto" w:fill="auto"/>
          </w:tcPr>
          <w:p w14:paraId="5C108CF1" w14:textId="77777777" w:rsidR="00CF11D5" w:rsidRDefault="00CF11D5" w:rsidP="00176FE2">
            <w:pPr>
              <w:pStyle w:val="TAL"/>
              <w:rPr>
                <w:rFonts w:eastAsia="Calibri"/>
              </w:rPr>
            </w:pPr>
            <w:r>
              <w:t>–</w:t>
            </w:r>
          </w:p>
        </w:tc>
      </w:tr>
      <w:tr w:rsidR="00CF11D5" w14:paraId="7F65DADA" w14:textId="77777777" w:rsidTr="00176FE2">
        <w:trPr>
          <w:cantSplit/>
          <w:tblHeader/>
          <w:jc w:val="center"/>
        </w:trPr>
        <w:tc>
          <w:tcPr>
            <w:tcW w:w="10064" w:type="dxa"/>
            <w:gridSpan w:val="9"/>
            <w:shd w:val="clear" w:color="auto" w:fill="auto"/>
          </w:tcPr>
          <w:p w14:paraId="3550F058" w14:textId="77777777" w:rsidR="00CF11D5" w:rsidRDefault="00CF11D5" w:rsidP="00176FE2">
            <w:pPr>
              <w:pStyle w:val="TAN"/>
            </w:pPr>
            <w:r>
              <w:t>NOTE 1:</w:t>
            </w:r>
            <w:r>
              <w:tab/>
              <w:t>Unless otherwise specified, all communication includes 1 wireless link (UE to network node or network node to UE) rather than two wireless links (UE to UE).</w:t>
            </w:r>
          </w:p>
          <w:p w14:paraId="7D213E74" w14:textId="77777777" w:rsidR="00CF11D5" w:rsidRDefault="00CF11D5" w:rsidP="00176FE2">
            <w:pPr>
              <w:pStyle w:val="TAN"/>
              <w:rPr>
                <w:szCs w:val="18"/>
              </w:rPr>
            </w:pPr>
            <w:r>
              <w:t>NOTE 2:</w:t>
            </w:r>
            <w:r>
              <w:tab/>
              <w:t>It applies to both UL and DL unless stated otherwise.</w:t>
            </w:r>
          </w:p>
        </w:tc>
      </w:tr>
    </w:tbl>
    <w:p w14:paraId="0189E100" w14:textId="77777777" w:rsidR="00A6531E" w:rsidRPr="00457CAE" w:rsidRDefault="00A6531E" w:rsidP="00DF3B60">
      <w:pPr>
        <w:pStyle w:val="Heading1"/>
      </w:pPr>
      <w:bookmarkStart w:id="332" w:name="_Toc146301586"/>
      <w:r w:rsidRPr="00457CAE">
        <w:t>A</w:t>
      </w:r>
      <w:r w:rsidR="001C613D" w:rsidRPr="00457CAE">
        <w:t>.</w:t>
      </w:r>
      <w:r w:rsidRPr="00457CAE">
        <w:t>5</w:t>
      </w:r>
      <w:r w:rsidRPr="00457CAE">
        <w:tab/>
        <w:t>Central power generation</w:t>
      </w:r>
      <w:bookmarkEnd w:id="326"/>
      <w:bookmarkEnd w:id="332"/>
    </w:p>
    <w:p w14:paraId="21895D99" w14:textId="77777777" w:rsidR="00A6531E" w:rsidRPr="00457CAE" w:rsidRDefault="00A6531E" w:rsidP="00DF3B60">
      <w:pPr>
        <w:pStyle w:val="Heading2"/>
      </w:pPr>
      <w:bookmarkStart w:id="333" w:name="_Toc45387386"/>
      <w:bookmarkStart w:id="334" w:name="_Toc146301587"/>
      <w:r w:rsidRPr="00457CAE">
        <w:t>A</w:t>
      </w:r>
      <w:r w:rsidR="001C613D" w:rsidRPr="00457CAE">
        <w:t>.</w:t>
      </w:r>
      <w:r w:rsidRPr="00457CAE">
        <w:t>5.1</w:t>
      </w:r>
      <w:r w:rsidRPr="00457CAE">
        <w:tab/>
        <w:t>Overview</w:t>
      </w:r>
      <w:bookmarkEnd w:id="333"/>
      <w:bookmarkEnd w:id="334"/>
    </w:p>
    <w:p w14:paraId="2DD86A96" w14:textId="77777777" w:rsidR="00A6531E" w:rsidRPr="00457CAE" w:rsidRDefault="00A6531E" w:rsidP="00A6531E">
      <w:pPr>
        <w:rPr>
          <w:rFonts w:eastAsia="SimSun"/>
          <w:lang w:eastAsia="en-US"/>
        </w:rPr>
      </w:pPr>
      <w:r w:rsidRPr="00457CAE">
        <w:rPr>
          <w:rFonts w:eastAsia="SimSun"/>
          <w:lang w:eastAsia="en-US"/>
        </w:rPr>
        <w:t>This domain comprises all aspects of centralised power generation, i.e. the centralised conversion of chemical energy and other forms of energy into electrical energy. Typical electric-power outputs are 100 MW and more. Examples for pertinent systems are large gas turbines, steam turbines, combined-cycle power plants, and wind farms. The planning and installation of respective equipment and plants as well as the operation, monitoring and maintenance of these plants is encompassed by this vertical domain.</w:t>
      </w:r>
    </w:p>
    <w:p w14:paraId="627DBDB7" w14:textId="77777777" w:rsidR="00A6531E" w:rsidRPr="00457CAE" w:rsidRDefault="00A6531E" w:rsidP="00DF3B60">
      <w:pPr>
        <w:pStyle w:val="Heading2"/>
      </w:pPr>
      <w:bookmarkStart w:id="335" w:name="_Toc45387387"/>
      <w:bookmarkStart w:id="336" w:name="_Toc146301588"/>
      <w:r w:rsidRPr="00457CAE">
        <w:t>A</w:t>
      </w:r>
      <w:r w:rsidR="001C613D" w:rsidRPr="00457CAE">
        <w:t>.</w:t>
      </w:r>
      <w:r w:rsidRPr="00457CAE">
        <w:t>5.2</w:t>
      </w:r>
      <w:r w:rsidRPr="00457CAE">
        <w:tab/>
        <w:t>Wind power plant network</w:t>
      </w:r>
      <w:bookmarkEnd w:id="335"/>
      <w:bookmarkEnd w:id="336"/>
    </w:p>
    <w:p w14:paraId="0CE4070A"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5.2-1</w:t>
      </w:r>
      <w:r w:rsidR="005256C2" w:rsidRPr="00457CAE">
        <w:rPr>
          <w:rFonts w:eastAsia="SimSun"/>
          <w:lang w:eastAsia="en-US"/>
        </w:rPr>
        <w:t>:</w:t>
      </w:r>
      <w:r w:rsidRPr="00457CAE">
        <w:rPr>
          <w:rFonts w:eastAsia="SimSun"/>
          <w:lang w:eastAsia="en-US"/>
        </w:rPr>
        <w:t xml:space="preserve"> Service performance requirements for wind power plant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193"/>
        <w:gridCol w:w="2193"/>
        <w:gridCol w:w="1448"/>
        <w:gridCol w:w="939"/>
        <w:gridCol w:w="1057"/>
        <w:gridCol w:w="1062"/>
      </w:tblGrid>
      <w:tr w:rsidR="00A6531E" w:rsidRPr="00457CAE" w14:paraId="0F28CAD5" w14:textId="77777777" w:rsidTr="00557CF5">
        <w:trPr>
          <w:cantSplit/>
          <w:tblHeader/>
        </w:trPr>
        <w:tc>
          <w:tcPr>
            <w:tcW w:w="1008" w:type="dxa"/>
          </w:tcPr>
          <w:p w14:paraId="22EEB57E" w14:textId="77777777" w:rsidR="00A6531E" w:rsidRPr="00457CAE" w:rsidRDefault="00A6531E" w:rsidP="0023489E">
            <w:pPr>
              <w:pStyle w:val="TAH"/>
            </w:pPr>
            <w:r w:rsidRPr="00457CAE">
              <w:t>Use case #</w:t>
            </w:r>
          </w:p>
        </w:tc>
        <w:tc>
          <w:tcPr>
            <w:tcW w:w="10802" w:type="dxa"/>
            <w:gridSpan w:val="4"/>
            <w:shd w:val="clear" w:color="auto" w:fill="auto"/>
          </w:tcPr>
          <w:p w14:paraId="3AB578B8" w14:textId="77777777" w:rsidR="00A6531E" w:rsidRPr="00457CAE" w:rsidRDefault="00A6531E" w:rsidP="0023489E">
            <w:pPr>
              <w:pStyle w:val="TAH"/>
            </w:pPr>
            <w:r w:rsidRPr="00457CAE">
              <w:t>Characteristic parameter</w:t>
            </w:r>
          </w:p>
        </w:tc>
        <w:tc>
          <w:tcPr>
            <w:tcW w:w="2725" w:type="dxa"/>
            <w:gridSpan w:val="2"/>
          </w:tcPr>
          <w:p w14:paraId="5EE4EB6E" w14:textId="77777777" w:rsidR="00A6531E" w:rsidRPr="00457CAE" w:rsidRDefault="00A6531E" w:rsidP="0023489E">
            <w:pPr>
              <w:pStyle w:val="TAH"/>
            </w:pPr>
            <w:r w:rsidRPr="00457CAE">
              <w:t>Influence quantity</w:t>
            </w:r>
          </w:p>
        </w:tc>
      </w:tr>
      <w:tr w:rsidR="00A6531E" w:rsidRPr="00457CAE" w14:paraId="782659E9" w14:textId="77777777" w:rsidTr="00557CF5">
        <w:trPr>
          <w:cantSplit/>
          <w:tblHeader/>
        </w:trPr>
        <w:tc>
          <w:tcPr>
            <w:tcW w:w="1008" w:type="dxa"/>
          </w:tcPr>
          <w:p w14:paraId="2AFA0820" w14:textId="77777777" w:rsidR="00A6531E" w:rsidRPr="00457CAE" w:rsidRDefault="00A6531E" w:rsidP="0023489E">
            <w:pPr>
              <w:pStyle w:val="TAH"/>
            </w:pPr>
          </w:p>
        </w:tc>
        <w:tc>
          <w:tcPr>
            <w:tcW w:w="3600" w:type="dxa"/>
            <w:shd w:val="clear" w:color="auto" w:fill="auto"/>
          </w:tcPr>
          <w:p w14:paraId="551676AF" w14:textId="77777777" w:rsidR="00A6531E" w:rsidRPr="00457CAE" w:rsidRDefault="00A6531E" w:rsidP="0023489E">
            <w:pPr>
              <w:pStyle w:val="TAH"/>
            </w:pPr>
            <w:r w:rsidRPr="00457CAE">
              <w:t xml:space="preserve">Communication service availability: target value </w:t>
            </w:r>
            <w:r w:rsidR="00BE082A">
              <w:t>[%]</w:t>
            </w:r>
          </w:p>
        </w:tc>
        <w:tc>
          <w:tcPr>
            <w:tcW w:w="3600" w:type="dxa"/>
            <w:shd w:val="clear" w:color="auto" w:fill="auto"/>
          </w:tcPr>
          <w:p w14:paraId="59D40737" w14:textId="77777777" w:rsidR="00A6531E" w:rsidRPr="00457CAE" w:rsidRDefault="00A6531E" w:rsidP="0023489E">
            <w:pPr>
              <w:pStyle w:val="TAH"/>
            </w:pPr>
            <w:r w:rsidRPr="00457CAE">
              <w:t>Communication service reliability: mean time between failures</w:t>
            </w:r>
          </w:p>
        </w:tc>
        <w:tc>
          <w:tcPr>
            <w:tcW w:w="2340" w:type="dxa"/>
            <w:shd w:val="clear" w:color="auto" w:fill="auto"/>
          </w:tcPr>
          <w:p w14:paraId="3625BB8C" w14:textId="77777777" w:rsidR="00A6531E" w:rsidRPr="00457CAE" w:rsidRDefault="00A6531E" w:rsidP="0023489E">
            <w:pPr>
              <w:pStyle w:val="TAH"/>
            </w:pPr>
            <w:r w:rsidRPr="00457CAE">
              <w:t>End-to-end latency: maximum</w:t>
            </w:r>
          </w:p>
        </w:tc>
        <w:tc>
          <w:tcPr>
            <w:tcW w:w="1262" w:type="dxa"/>
          </w:tcPr>
          <w:p w14:paraId="6098B948" w14:textId="77777777" w:rsidR="00A6531E" w:rsidRPr="00457CAE" w:rsidRDefault="00A6531E" w:rsidP="0023489E">
            <w:pPr>
              <w:pStyle w:val="TAH"/>
            </w:pPr>
            <w:r w:rsidRPr="00457CAE">
              <w:t>Packet error ratio</w:t>
            </w:r>
          </w:p>
        </w:tc>
        <w:tc>
          <w:tcPr>
            <w:tcW w:w="1195" w:type="dxa"/>
          </w:tcPr>
          <w:p w14:paraId="5E08EDAD" w14:textId="77777777" w:rsidR="00A6531E" w:rsidRPr="00457CAE" w:rsidRDefault="00A6531E" w:rsidP="0023489E">
            <w:pPr>
              <w:pStyle w:val="TAH"/>
            </w:pPr>
            <w:r w:rsidRPr="00457CAE">
              <w:t>UE speed</w:t>
            </w:r>
          </w:p>
        </w:tc>
        <w:tc>
          <w:tcPr>
            <w:tcW w:w="1530" w:type="dxa"/>
          </w:tcPr>
          <w:p w14:paraId="1792DC9E" w14:textId="77777777" w:rsidR="00A6531E" w:rsidRPr="00457CAE" w:rsidRDefault="00A6531E" w:rsidP="0023489E">
            <w:pPr>
              <w:pStyle w:val="TAH"/>
            </w:pPr>
            <w:r w:rsidRPr="00457CAE">
              <w:t>Service area</w:t>
            </w:r>
          </w:p>
        </w:tc>
      </w:tr>
      <w:tr w:rsidR="00A6531E" w:rsidRPr="00457CAE" w14:paraId="00689108" w14:textId="77777777" w:rsidTr="00557CF5">
        <w:trPr>
          <w:cantSplit/>
        </w:trPr>
        <w:tc>
          <w:tcPr>
            <w:tcW w:w="1008" w:type="dxa"/>
          </w:tcPr>
          <w:p w14:paraId="7254288B" w14:textId="77777777" w:rsidR="00A6531E" w:rsidRPr="00457CAE" w:rsidRDefault="00A6531E" w:rsidP="0023489E">
            <w:pPr>
              <w:pStyle w:val="TAC"/>
              <w:rPr>
                <w:rFonts w:eastAsia="SimSun"/>
                <w:lang w:eastAsia="en-US"/>
              </w:rPr>
            </w:pPr>
            <w:r w:rsidRPr="00457CAE">
              <w:rPr>
                <w:rFonts w:eastAsia="SimSun"/>
                <w:lang w:eastAsia="en-US"/>
              </w:rPr>
              <w:t>1</w:t>
            </w:r>
          </w:p>
        </w:tc>
        <w:tc>
          <w:tcPr>
            <w:tcW w:w="3600" w:type="dxa"/>
            <w:shd w:val="clear" w:color="auto" w:fill="auto"/>
          </w:tcPr>
          <w:p w14:paraId="21A441BA" w14:textId="77777777" w:rsidR="00A6531E" w:rsidRPr="00457CAE" w:rsidRDefault="00A6531E" w:rsidP="0023489E">
            <w:pPr>
              <w:pStyle w:val="TAC"/>
            </w:pPr>
            <w:r w:rsidRPr="00457CAE">
              <w:rPr>
                <w:rFonts w:eastAsia="SimSun"/>
                <w:lang w:eastAsia="en-US"/>
              </w:rPr>
              <w:t>99</w:t>
            </w:r>
            <w:r w:rsidR="00BE082A">
              <w:rPr>
                <w:rFonts w:eastAsia="SimSun"/>
                <w:lang w:eastAsia="en-US"/>
              </w:rPr>
              <w:t>.</w:t>
            </w:r>
            <w:r w:rsidRPr="00457CAE">
              <w:rPr>
                <w:rFonts w:eastAsia="SimSun"/>
                <w:lang w:eastAsia="en-US"/>
              </w:rPr>
              <w:t>999</w:t>
            </w:r>
            <w:r w:rsidR="00BE082A">
              <w:rPr>
                <w:rFonts w:eastAsia="SimSun"/>
                <w:lang w:eastAsia="en-US"/>
              </w:rPr>
              <w:t> </w:t>
            </w:r>
            <w:r w:rsidRPr="00457CAE">
              <w:rPr>
                <w:rFonts w:eastAsia="SimSun"/>
                <w:lang w:eastAsia="en-US"/>
              </w:rPr>
              <w:t>999</w:t>
            </w:r>
            <w:r w:rsidR="00BE082A">
              <w:rPr>
                <w:rFonts w:eastAsia="SimSun"/>
                <w:lang w:eastAsia="en-US"/>
              </w:rPr>
              <w:t> </w:t>
            </w:r>
            <w:r w:rsidRPr="00457CAE">
              <w:rPr>
                <w:rFonts w:eastAsia="SimSun"/>
                <w:lang w:eastAsia="en-US"/>
              </w:rPr>
              <w:t>9</w:t>
            </w:r>
          </w:p>
        </w:tc>
        <w:tc>
          <w:tcPr>
            <w:tcW w:w="3600" w:type="dxa"/>
            <w:shd w:val="clear" w:color="auto" w:fill="auto"/>
          </w:tcPr>
          <w:p w14:paraId="357A3F55" w14:textId="77777777" w:rsidR="00A6531E" w:rsidRPr="00457CAE" w:rsidRDefault="00A6531E" w:rsidP="0023489E">
            <w:pPr>
              <w:pStyle w:val="TAC"/>
            </w:pPr>
            <w:r w:rsidRPr="00457CAE">
              <w:t>~ 10 years</w:t>
            </w:r>
          </w:p>
        </w:tc>
        <w:tc>
          <w:tcPr>
            <w:tcW w:w="2340" w:type="dxa"/>
            <w:shd w:val="clear" w:color="auto" w:fill="auto"/>
          </w:tcPr>
          <w:p w14:paraId="2DDC73A6" w14:textId="77777777" w:rsidR="00A6531E" w:rsidRPr="00457CAE" w:rsidRDefault="00A6531E" w:rsidP="0023489E">
            <w:pPr>
              <w:pStyle w:val="TAC"/>
              <w:rPr>
                <w:lang w:eastAsia="en-US"/>
              </w:rPr>
            </w:pPr>
            <w:r w:rsidRPr="00457CAE">
              <w:rPr>
                <w:lang w:eastAsia="en-US"/>
              </w:rPr>
              <w:t>16 ms</w:t>
            </w:r>
          </w:p>
        </w:tc>
        <w:tc>
          <w:tcPr>
            <w:tcW w:w="1262" w:type="dxa"/>
          </w:tcPr>
          <w:p w14:paraId="7D4D83FD" w14:textId="77777777" w:rsidR="00A6531E" w:rsidRPr="00457CAE" w:rsidRDefault="00A6531E" w:rsidP="0023489E">
            <w:pPr>
              <w:pStyle w:val="TAC"/>
            </w:pPr>
            <w:r w:rsidRPr="00457CAE">
              <w:t>&lt; 10</w:t>
            </w:r>
            <w:r w:rsidRPr="00457CAE">
              <w:rPr>
                <w:vertAlign w:val="superscript"/>
              </w:rPr>
              <w:t>-9</w:t>
            </w:r>
          </w:p>
        </w:tc>
        <w:tc>
          <w:tcPr>
            <w:tcW w:w="1195" w:type="dxa"/>
          </w:tcPr>
          <w:p w14:paraId="21CD7533" w14:textId="77777777" w:rsidR="00A6531E" w:rsidRPr="00457CAE" w:rsidRDefault="00A6531E" w:rsidP="0023489E">
            <w:pPr>
              <w:pStyle w:val="TAC"/>
            </w:pPr>
            <w:r w:rsidRPr="00457CAE">
              <w:t>stationary</w:t>
            </w:r>
          </w:p>
        </w:tc>
        <w:tc>
          <w:tcPr>
            <w:tcW w:w="1530" w:type="dxa"/>
          </w:tcPr>
          <w:p w14:paraId="6215FBC5" w14:textId="77777777" w:rsidR="00A6531E" w:rsidRPr="00457CAE" w:rsidRDefault="00A6531E" w:rsidP="0023489E">
            <w:pPr>
              <w:pStyle w:val="TAC"/>
              <w:rPr>
                <w:vertAlign w:val="superscript"/>
              </w:rPr>
            </w:pPr>
            <w:r w:rsidRPr="00457CAE">
              <w:t>several km</w:t>
            </w:r>
            <w:r w:rsidRPr="00457CAE">
              <w:rPr>
                <w:vertAlign w:val="superscript"/>
              </w:rPr>
              <w:t>2</w:t>
            </w:r>
          </w:p>
        </w:tc>
      </w:tr>
    </w:tbl>
    <w:p w14:paraId="469098ED" w14:textId="77777777" w:rsidR="00A6531E" w:rsidRPr="00457CAE" w:rsidRDefault="00A6531E" w:rsidP="00A6531E">
      <w:pPr>
        <w:rPr>
          <w:i/>
        </w:rPr>
      </w:pPr>
    </w:p>
    <w:p w14:paraId="34479EB5" w14:textId="77777777" w:rsidR="00A6531E" w:rsidRPr="00457CAE" w:rsidRDefault="00A6531E" w:rsidP="00A6531E">
      <w:pPr>
        <w:rPr>
          <w:i/>
        </w:rPr>
      </w:pPr>
      <w:r w:rsidRPr="00457CAE">
        <w:rPr>
          <w:i/>
        </w:rPr>
        <w:t>Use case one</w:t>
      </w:r>
    </w:p>
    <w:p w14:paraId="3AA0491D" w14:textId="77777777" w:rsidR="00A6531E" w:rsidRPr="00457CAE" w:rsidRDefault="00A6531E" w:rsidP="00A6531E">
      <w:r w:rsidRPr="00457CAE">
        <w:t>Communication in support of closed-loop cyber-physical control in a wind farm. The wind farm can be deployed offshore.</w:t>
      </w:r>
    </w:p>
    <w:p w14:paraId="3221C2B1" w14:textId="77777777" w:rsidR="00A6531E" w:rsidRPr="00457CAE" w:rsidRDefault="00A6531E" w:rsidP="00C55525">
      <w:pPr>
        <w:pStyle w:val="NO"/>
        <w:rPr>
          <w:rFonts w:eastAsia="SimSun"/>
          <w:lang w:eastAsia="en-US"/>
        </w:rPr>
      </w:pPr>
      <w:r w:rsidRPr="00457CAE">
        <w:t>NOTE:</w:t>
      </w:r>
      <w:r w:rsidR="00C55525" w:rsidRPr="00457CAE">
        <w:tab/>
      </w:r>
      <w:r w:rsidRPr="00457CAE">
        <w:rPr>
          <w:rFonts w:eastAsia="SimSun"/>
          <w:lang w:eastAsia="en-US"/>
        </w:rPr>
        <w:t>This type of communication service can be provided via a wired connection.</w:t>
      </w:r>
    </w:p>
    <w:p w14:paraId="5436BC05" w14:textId="77777777" w:rsidR="00BB7FAE" w:rsidRPr="00457CAE" w:rsidRDefault="00BB7FAE" w:rsidP="00DF3B60">
      <w:pPr>
        <w:pStyle w:val="Heading1"/>
      </w:pPr>
      <w:bookmarkStart w:id="337" w:name="_Toc45387388"/>
      <w:bookmarkStart w:id="338" w:name="_Toc146301589"/>
      <w:r w:rsidRPr="00457CAE">
        <w:t>A.6</w:t>
      </w:r>
      <w:r w:rsidRPr="00457CAE">
        <w:tab/>
        <w:t>Connected hospitals or medical facilities</w:t>
      </w:r>
      <w:bookmarkEnd w:id="337"/>
      <w:bookmarkEnd w:id="338"/>
    </w:p>
    <w:p w14:paraId="52D7DCBD" w14:textId="77777777" w:rsidR="00BB7FAE" w:rsidRPr="00457CAE" w:rsidRDefault="00BB7FAE" w:rsidP="00DF3B60">
      <w:pPr>
        <w:pStyle w:val="Heading2"/>
      </w:pPr>
      <w:bookmarkStart w:id="339" w:name="_Toc45387389"/>
      <w:bookmarkStart w:id="340" w:name="_Toc146301590"/>
      <w:r w:rsidRPr="00457CAE">
        <w:t>A.6.1</w:t>
      </w:r>
      <w:r w:rsidRPr="00457CAE">
        <w:tab/>
        <w:t>Overview</w:t>
      </w:r>
      <w:bookmarkEnd w:id="339"/>
      <w:bookmarkEnd w:id="340"/>
    </w:p>
    <w:p w14:paraId="3E3C1F18" w14:textId="77777777" w:rsidR="00BB7FAE" w:rsidRPr="00457CAE" w:rsidRDefault="00BB7FAE" w:rsidP="00BB7FAE">
      <w:r w:rsidRPr="00457CAE">
        <w:t xml:space="preserve">The traditional value chain for the medical device industry, which historically has been driven by innovation and research and development, is currently witnessing a shift in the landscape. As governments and health insurers worldwide implement measures to control costs, public hospitals are operating on tighter budgets, while private facilities are receiving lower reimbursements. In the developed world, decisions that used to be the sole preserve of doctors are now also made by regulators, hospital administrators, and other non-clinicians. This broader set of influencers comes with different objectives, e.g. the prioritization of cost effectiveness or even just costs. </w:t>
      </w:r>
    </w:p>
    <w:p w14:paraId="2381ACCB" w14:textId="77777777" w:rsidR="00BB7FAE" w:rsidRPr="00457CAE" w:rsidRDefault="00BB7FAE" w:rsidP="00BB7FAE">
      <w:pPr>
        <w:rPr>
          <w:lang w:val="en-US"/>
        </w:rPr>
      </w:pPr>
      <w:r w:rsidRPr="00457CAE">
        <w:t>This shift in focus from volume-based healthcare to value-based healthcare</w:t>
      </w:r>
      <w:r w:rsidRPr="00457CAE">
        <w:rPr>
          <w:lang w:val="en-US"/>
        </w:rPr>
        <w:t xml:space="preserve"> has led medical devices companies to move to business models based on providing clinical value with cost efficiency.</w:t>
      </w:r>
    </w:p>
    <w:p w14:paraId="40CEAFC1" w14:textId="77777777" w:rsidR="00BB7FAE" w:rsidRPr="00457CAE" w:rsidRDefault="00BB7FAE" w:rsidP="00BB7FAE">
      <w:pPr>
        <w:rPr>
          <w:lang w:val="en-US"/>
        </w:rPr>
      </w:pPr>
      <w:r w:rsidRPr="00457CAE">
        <w:rPr>
          <w:lang w:val="en-US"/>
        </w:rPr>
        <w:t xml:space="preserve">Technological progress and better infrastructures, in particular </w:t>
      </w:r>
      <w:r w:rsidR="00DC03FB" w:rsidRPr="00457CAE">
        <w:rPr>
          <w:lang w:val="en-US"/>
        </w:rPr>
        <w:t>high-quality</w:t>
      </w:r>
      <w:r w:rsidRPr="00457CAE">
        <w:rPr>
          <w:lang w:val="en-US"/>
        </w:rPr>
        <w:t xml:space="preserve"> wireless networks, have fed this business model transformation, allowing coordinated therapies, services, and health analytics and enabling efficient outcome measurement solutions. </w:t>
      </w:r>
    </w:p>
    <w:p w14:paraId="543947F1" w14:textId="77777777" w:rsidR="00BB7FAE" w:rsidRPr="00457CAE" w:rsidRDefault="00BB7FAE" w:rsidP="005C257D">
      <w:pPr>
        <w:rPr>
          <w:lang w:val="en-US"/>
        </w:rPr>
      </w:pPr>
      <w:r w:rsidRPr="00457CAE">
        <w:rPr>
          <w:lang w:val="en-US"/>
        </w:rPr>
        <w:t>On this matter, 5G enables shifting care location from hospitals to homes and others lower cost facilities which mechanically translates into more savings. Additionally, another example showing that 5G can enable cost savings required by the medical industry can be found inside hospitals where wireless transmission of low latency data streams improves operating room planning, enable streamlining equipment usage and simplifies operating theater implementation.</w:t>
      </w:r>
    </w:p>
    <w:p w14:paraId="3489D7AC" w14:textId="77777777" w:rsidR="00BB7FAE" w:rsidRPr="00457CAE" w:rsidRDefault="00BB7FAE" w:rsidP="00DF3B60">
      <w:pPr>
        <w:pStyle w:val="Heading2"/>
      </w:pPr>
      <w:bookmarkStart w:id="341" w:name="_Toc45387390"/>
      <w:bookmarkStart w:id="342" w:name="_Toc146301591"/>
      <w:r w:rsidRPr="00457CAE">
        <w:t>A.6.2</w:t>
      </w:r>
      <w:r w:rsidRPr="00457CAE">
        <w:tab/>
        <w:t>Robotic Aided Surgery</w:t>
      </w:r>
      <w:bookmarkEnd w:id="341"/>
      <w:bookmarkEnd w:id="342"/>
    </w:p>
    <w:p w14:paraId="2723A346" w14:textId="77777777" w:rsidR="00BB7FAE" w:rsidRPr="00457CAE" w:rsidRDefault="00BB7FAE" w:rsidP="005C257D">
      <w:pPr>
        <w:rPr>
          <w:color w:val="000000"/>
          <w:lang w:val="en-US"/>
        </w:rPr>
      </w:pPr>
      <w:r w:rsidRPr="00457CAE">
        <w:rPr>
          <w:color w:val="000000"/>
          <w:lang w:val="en-US"/>
        </w:rPr>
        <w:t xml:space="preserve">Robotic aided surgery is particularly suitable to invasive surgical procedures that require delicate tissue manipulation and access to areas with difficult exposure. It is achieved through complex systems that translate the surgeon’s hand movements into smaller, precise movements of tiny instruments that can generally bend and rotate far more than a human hand is capable of doing inside the patient’s body. In addition, those systems are usually able to filter out hand tremor and therefore </w:t>
      </w:r>
      <w:r w:rsidRPr="00457CAE">
        <w:t>allow more consistent outcomes for existing procedures, and more importantly the development of new procedures currently made impractical by the accuracy limits of unaided manipulation</w:t>
      </w:r>
      <w:r w:rsidRPr="00457CAE">
        <w:rPr>
          <w:color w:val="000000"/>
          <w:lang w:val="en-US"/>
        </w:rPr>
        <w:t>.</w:t>
      </w:r>
    </w:p>
    <w:p w14:paraId="1D3B7A57" w14:textId="77777777" w:rsidR="00BB7FAE" w:rsidRPr="00457CAE" w:rsidRDefault="00BB7FAE" w:rsidP="005C257D">
      <w:pPr>
        <w:rPr>
          <w:color w:val="000000"/>
          <w:lang w:val="en-US"/>
        </w:rPr>
      </w:pPr>
      <w:r w:rsidRPr="00457CAE">
        <w:rPr>
          <w:color w:val="000000"/>
          <w:lang w:val="en-US"/>
        </w:rPr>
        <w:t>A typical robotic setup for telesurgery can be depicted as follow</w:t>
      </w:r>
      <w:r w:rsidR="00BE082A">
        <w:rPr>
          <w:color w:val="000000"/>
          <w:lang w:val="en-US"/>
        </w:rPr>
        <w:t>s.</w:t>
      </w:r>
    </w:p>
    <w:p w14:paraId="0DD12124" w14:textId="6C0500FD" w:rsidR="00BB7FAE" w:rsidRPr="00457CAE" w:rsidRDefault="00746C5E" w:rsidP="00472B60">
      <w:pPr>
        <w:pStyle w:val="TH"/>
        <w:rPr>
          <w:noProof/>
          <w:lang w:val="en-US"/>
        </w:rPr>
      </w:pPr>
      <w:r w:rsidRPr="00457CAE">
        <w:rPr>
          <w:noProof/>
          <w:lang w:val="fr-FR"/>
        </w:rPr>
        <w:drawing>
          <wp:inline distT="0" distB="0" distL="0" distR="0" wp14:anchorId="317907E0" wp14:editId="0D9D7102">
            <wp:extent cx="6124575" cy="847725"/>
            <wp:effectExtent l="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847725"/>
                    </a:xfrm>
                    <a:prstGeom prst="rect">
                      <a:avLst/>
                    </a:prstGeom>
                    <a:noFill/>
                    <a:ln>
                      <a:noFill/>
                    </a:ln>
                  </pic:spPr>
                </pic:pic>
              </a:graphicData>
            </a:graphic>
          </wp:inline>
        </w:drawing>
      </w:r>
    </w:p>
    <w:p w14:paraId="2AF12B23" w14:textId="77777777" w:rsidR="00BB7FAE" w:rsidRPr="00457CAE" w:rsidRDefault="00BB7FAE" w:rsidP="005C257D">
      <w:pPr>
        <w:pStyle w:val="TF"/>
      </w:pPr>
      <w:r w:rsidRPr="00457CAE">
        <w:t>Figure A.6.2-1: Typical Robotic Surgery System Setup</w:t>
      </w:r>
    </w:p>
    <w:p w14:paraId="01109504" w14:textId="77777777" w:rsidR="00BB7FAE" w:rsidRPr="00457CAE" w:rsidRDefault="00BB7FAE" w:rsidP="00BB7FAE">
      <w:pPr>
        <w:rPr>
          <w:lang w:val="en-US"/>
        </w:rPr>
      </w:pPr>
      <w:r w:rsidRPr="00457CAE">
        <w:rPr>
          <w:rFonts w:eastAsia="Calibri"/>
        </w:rPr>
        <w:t>The robot and the surgeon’s console can be co</w:t>
      </w:r>
      <w:r w:rsidR="00BE082A">
        <w:rPr>
          <w:rFonts w:eastAsia="Calibri"/>
        </w:rPr>
        <w:t>-</w:t>
      </w:r>
      <w:r w:rsidRPr="00457CAE">
        <w:rPr>
          <w:rFonts w:eastAsia="Calibri"/>
        </w:rPr>
        <w:t xml:space="preserve">located in the same operating room in which case they communicate through a NPN, or, in </w:t>
      </w:r>
      <w:r w:rsidRPr="00457CAE">
        <w:rPr>
          <w:lang w:val="en-US"/>
        </w:rPr>
        <w:t>another deployment option, when specialists and patients are far from each other (</w:t>
      </w:r>
      <w:r w:rsidRPr="00457CAE">
        <w:rPr>
          <w:rFonts w:eastAsia="Calibri"/>
        </w:rPr>
        <w:t xml:space="preserve">hundreds of kilometres) </w:t>
      </w:r>
      <w:r w:rsidRPr="00457CAE">
        <w:rPr>
          <w:lang w:val="en-US"/>
        </w:rPr>
        <w:t xml:space="preserve">they can exchange data through communication services delivered by PLMNs. The depicted medical application can be instantiated at either side or in the Cloud. Its role consists in: </w:t>
      </w:r>
    </w:p>
    <w:p w14:paraId="74316FE0" w14:textId="77777777" w:rsidR="00BB7FAE" w:rsidRPr="00457CAE" w:rsidRDefault="00472B60" w:rsidP="00472B60">
      <w:pPr>
        <w:pStyle w:val="B1"/>
      </w:pPr>
      <w:r w:rsidRPr="00457CAE">
        <w:t>-</w:t>
      </w:r>
      <w:r w:rsidRPr="00457CAE">
        <w:tab/>
      </w:r>
      <w:r w:rsidR="00BB7FAE" w:rsidRPr="00457CAE">
        <w:t xml:space="preserve">Generating appropriate haptic feedback based on instrument location, velocity, effort measurements data and images issued by surgical instruments and 3D pre-operative patient body model. This allows to </w:t>
      </w:r>
      <w:r w:rsidR="00BB7FAE" w:rsidRPr="00457CAE">
        <w:rPr>
          <w:rFonts w:eastAsia="Calibri"/>
        </w:rPr>
        <w:t>provide tactile guidance by constraining where the instruments (scalpel, etc.) can go.</w:t>
      </w:r>
    </w:p>
    <w:p w14:paraId="279DD1C6" w14:textId="77777777" w:rsidR="00BB7FAE" w:rsidRPr="00457CAE" w:rsidRDefault="00472B60" w:rsidP="00472B60">
      <w:pPr>
        <w:pStyle w:val="B1"/>
        <w:rPr>
          <w:rFonts w:eastAsia="Calibri"/>
        </w:rPr>
      </w:pPr>
      <w:r w:rsidRPr="00457CAE">
        <w:t>-</w:t>
      </w:r>
      <w:r w:rsidRPr="00457CAE">
        <w:tab/>
      </w:r>
      <w:r w:rsidR="00BB7FAE" w:rsidRPr="00457CAE">
        <w:t>Filtering motion control commands for better closed loop stability</w:t>
      </w:r>
    </w:p>
    <w:p w14:paraId="6C855F6F" w14:textId="77777777" w:rsidR="00BB7FAE" w:rsidRPr="00457CAE" w:rsidRDefault="00BB7FAE" w:rsidP="00BB7FAE">
      <w:pPr>
        <w:rPr>
          <w:rFonts w:eastAsia="Calibri"/>
        </w:rPr>
      </w:pPr>
      <w:r w:rsidRPr="00457CAE">
        <w:rPr>
          <w:rFonts w:eastAsia="Calibri"/>
        </w:rPr>
        <w:t xml:space="preserve">Typical surgery robotic systems can have around 40 actuators and the same number of sensors which allows to compute the data rate requires in each direction in order to execute a given movement. </w:t>
      </w:r>
    </w:p>
    <w:p w14:paraId="53AB229A" w14:textId="77777777" w:rsidR="00BB7FAE" w:rsidRPr="00457CAE" w:rsidRDefault="00BB7FAE" w:rsidP="00BB7FAE">
      <w:pPr>
        <w:spacing w:after="60"/>
        <w:rPr>
          <w:rFonts w:eastAsia="Calibri"/>
        </w:rPr>
      </w:pPr>
      <w:r w:rsidRPr="00457CAE">
        <w:rPr>
          <w:rFonts w:eastAsia="Calibri"/>
        </w:rPr>
        <w:t>Human sensitivity of touch is very high, tactile sensing has about 400 Hz bandwidth, where bandwidth refers to the frequency of which the stimuli can be sensed. This is why, in general, haptic feedback systems operate at frequencies around 1</w:t>
      </w:r>
      <w:r w:rsidR="00BE082A">
        <w:rPr>
          <w:rFonts w:eastAsia="Calibri"/>
        </w:rPr>
        <w:t>,</w:t>
      </w:r>
      <w:r w:rsidRPr="00457CAE">
        <w:rPr>
          <w:rFonts w:eastAsia="Calibri"/>
        </w:rPr>
        <w:t>000 Hz. This rate naturally applies to the update of all information used in the generation of the haptic feedback, e.g. instruments velocity, position … Therefore, the robot control process involves:</w:t>
      </w:r>
    </w:p>
    <w:p w14:paraId="675B62C2"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The surgeon console periodically sending a set of points to actuators</w:t>
      </w:r>
    </w:p>
    <w:p w14:paraId="37E88D23"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 xml:space="preserve">Actuators executing a given process </w:t>
      </w:r>
    </w:p>
    <w:p w14:paraId="6F7B3754"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Sensors sampling velocity, forces, positions, … at the very same time and returning that information to the surgeon console at the rate of 1 kHz</w:t>
      </w:r>
    </w:p>
    <w:p w14:paraId="65067385" w14:textId="77777777" w:rsidR="00BB7FAE" w:rsidRPr="00457CAE" w:rsidRDefault="00BB7FAE" w:rsidP="00BB7FAE">
      <w:r w:rsidRPr="00457CAE">
        <w:t xml:space="preserve">As opposed to machine to machine communication, robotic aided surgery implies there is a human being in the middle of the control loop, which means that the </w:t>
      </w:r>
      <w:r w:rsidRPr="00457CAE">
        <w:rPr>
          <w:rFonts w:eastAsia="Calibri"/>
        </w:rPr>
        <w:t xml:space="preserve">console </w:t>
      </w:r>
      <w:r w:rsidRPr="00457CAE">
        <w:t>generates new commands based on the system state collected in the previous 1 kHz cycle and also on surgeon’s hand movement.</w:t>
      </w:r>
    </w:p>
    <w:p w14:paraId="438AA5A2" w14:textId="77777777" w:rsidR="00BB7FAE" w:rsidRPr="00457CAE" w:rsidRDefault="00BB7FAE" w:rsidP="00BB7FAE">
      <w:r w:rsidRPr="00457CAE">
        <w:rPr>
          <w:lang w:val="en-US"/>
        </w:rPr>
        <w:t>Each equipment involved in a robotic telesurgery setup (endoscopes, image processing system, displays, motion controller and haptic feedback systems) is synchronized thanks to a common clock either external or provided by the 5G system. The synchronization is often achieved through dedicated protocols such as e.g. PTP version 2 and allows to e.g. guarantee the consistency of the haptic feedback and displayed images at the master console, or enable the recording and offline replay of the whole procedure.</w:t>
      </w:r>
    </w:p>
    <w:p w14:paraId="39011C68" w14:textId="77777777" w:rsidR="00BB7FAE" w:rsidRPr="00457CAE" w:rsidRDefault="00BB7FAE" w:rsidP="00BB7FAE">
      <w:pPr>
        <w:sectPr w:rsidR="00BB7FAE" w:rsidRPr="00457CAE" w:rsidSect="00AA0CF5">
          <w:footnotePr>
            <w:numRestart w:val="eachSect"/>
          </w:footnotePr>
          <w:pgSz w:w="11907" w:h="16840" w:code="9"/>
          <w:pgMar w:top="1418" w:right="1134" w:bottom="1134" w:left="1134" w:header="851" w:footer="340" w:gutter="0"/>
          <w:cols w:space="720"/>
          <w:formProt w:val="0"/>
          <w:docGrid w:linePitch="272"/>
        </w:sectPr>
      </w:pPr>
    </w:p>
    <w:p w14:paraId="7AAB927A" w14:textId="77777777" w:rsidR="00BB7FAE" w:rsidRPr="00457CAE" w:rsidRDefault="00BB7FAE" w:rsidP="00BB7FAE"/>
    <w:p w14:paraId="231F4437" w14:textId="77777777" w:rsidR="00BB7FAE" w:rsidRPr="00457CAE" w:rsidRDefault="00BB7FAE" w:rsidP="00BB7FAE">
      <w:pPr>
        <w:pStyle w:val="TH"/>
      </w:pPr>
      <w:r w:rsidRPr="00457CAE">
        <w:t>Table A.6.2-1: Service performance requirements for motion control and haptic feedback</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85"/>
        <w:gridCol w:w="2268"/>
        <w:gridCol w:w="1276"/>
        <w:gridCol w:w="850"/>
        <w:gridCol w:w="1134"/>
        <w:gridCol w:w="1134"/>
        <w:gridCol w:w="992"/>
        <w:gridCol w:w="993"/>
        <w:gridCol w:w="1134"/>
        <w:gridCol w:w="1275"/>
        <w:gridCol w:w="993"/>
        <w:tblGridChange w:id="343">
          <w:tblGrid>
            <w:gridCol w:w="675"/>
            <w:gridCol w:w="1985"/>
            <w:gridCol w:w="2268"/>
            <w:gridCol w:w="1276"/>
            <w:gridCol w:w="850"/>
            <w:gridCol w:w="1134"/>
            <w:gridCol w:w="1134"/>
            <w:gridCol w:w="992"/>
            <w:gridCol w:w="993"/>
            <w:gridCol w:w="1134"/>
            <w:gridCol w:w="1275"/>
            <w:gridCol w:w="993"/>
          </w:tblGrid>
        </w:tblGridChange>
      </w:tblGrid>
      <w:tr w:rsidR="00BB7FAE" w:rsidRPr="00457CAE" w14:paraId="18D9F43C" w14:textId="77777777" w:rsidTr="00D643B4">
        <w:trPr>
          <w:cantSplit/>
          <w:trHeight w:val="526"/>
          <w:tblHeader/>
        </w:trPr>
        <w:tc>
          <w:tcPr>
            <w:tcW w:w="675" w:type="dxa"/>
          </w:tcPr>
          <w:p w14:paraId="0188A90F" w14:textId="77777777" w:rsidR="00BB7FAE" w:rsidRPr="00457CAE" w:rsidRDefault="00BB7FAE" w:rsidP="00472B60">
            <w:pPr>
              <w:pStyle w:val="TAH"/>
            </w:pPr>
            <w:r w:rsidRPr="00457CAE">
              <w:t xml:space="preserve">Use case # </w:t>
            </w:r>
          </w:p>
        </w:tc>
        <w:tc>
          <w:tcPr>
            <w:tcW w:w="7513" w:type="dxa"/>
            <w:gridSpan w:val="5"/>
            <w:shd w:val="clear" w:color="auto" w:fill="auto"/>
          </w:tcPr>
          <w:p w14:paraId="72CA44F7" w14:textId="77777777" w:rsidR="00BB7FAE" w:rsidRPr="00457CAE" w:rsidRDefault="00BB7FAE" w:rsidP="00472B60">
            <w:pPr>
              <w:pStyle w:val="TAH"/>
            </w:pPr>
            <w:r w:rsidRPr="00457CAE">
              <w:t>Characteristic parameter</w:t>
            </w:r>
          </w:p>
        </w:tc>
        <w:tc>
          <w:tcPr>
            <w:tcW w:w="6521" w:type="dxa"/>
            <w:gridSpan w:val="6"/>
          </w:tcPr>
          <w:p w14:paraId="54C4B17D" w14:textId="77777777" w:rsidR="00BB7FAE" w:rsidRPr="00457CAE" w:rsidRDefault="00BB7FAE" w:rsidP="00472B60">
            <w:pPr>
              <w:pStyle w:val="TAH"/>
            </w:pPr>
            <w:r w:rsidRPr="00457CAE">
              <w:t>Influence quantity</w:t>
            </w:r>
          </w:p>
        </w:tc>
      </w:tr>
      <w:tr w:rsidR="00BB7FAE" w:rsidRPr="00457CAE" w14:paraId="2BB97229" w14:textId="77777777" w:rsidTr="00472B60">
        <w:trPr>
          <w:cantSplit/>
          <w:trHeight w:val="688"/>
          <w:tblHeader/>
        </w:trPr>
        <w:tc>
          <w:tcPr>
            <w:tcW w:w="675" w:type="dxa"/>
          </w:tcPr>
          <w:p w14:paraId="7C7B63E1" w14:textId="77777777" w:rsidR="00BB7FAE" w:rsidRPr="00457CAE" w:rsidRDefault="00BB7FAE" w:rsidP="00472B60">
            <w:pPr>
              <w:pStyle w:val="TAH"/>
            </w:pPr>
          </w:p>
        </w:tc>
        <w:tc>
          <w:tcPr>
            <w:tcW w:w="1985" w:type="dxa"/>
            <w:shd w:val="clear" w:color="auto" w:fill="auto"/>
          </w:tcPr>
          <w:p w14:paraId="24B3B6E3" w14:textId="77777777" w:rsidR="00BB7FAE" w:rsidRPr="00457CAE" w:rsidRDefault="00BB7FAE" w:rsidP="00472B60">
            <w:pPr>
              <w:pStyle w:val="TAH"/>
            </w:pPr>
            <w:r w:rsidRPr="00457CAE">
              <w:t xml:space="preserve">Communication service availability: target value </w:t>
            </w:r>
            <w:r w:rsidR="00BE082A">
              <w:t>[%]</w:t>
            </w:r>
          </w:p>
        </w:tc>
        <w:tc>
          <w:tcPr>
            <w:tcW w:w="2268" w:type="dxa"/>
          </w:tcPr>
          <w:p w14:paraId="1D7BD797" w14:textId="77777777" w:rsidR="00BB7FAE" w:rsidRPr="00457CAE" w:rsidRDefault="00BB7FAE" w:rsidP="00472B60">
            <w:pPr>
              <w:pStyle w:val="TAH"/>
            </w:pPr>
            <w:r w:rsidRPr="00457CAE">
              <w:t>Communication service reliability: Mean Time Between Failure</w:t>
            </w:r>
          </w:p>
        </w:tc>
        <w:tc>
          <w:tcPr>
            <w:tcW w:w="1276" w:type="dxa"/>
          </w:tcPr>
          <w:p w14:paraId="330A8D61" w14:textId="77777777" w:rsidR="00BB7FAE" w:rsidRPr="00457CAE" w:rsidRDefault="00BB7FAE" w:rsidP="00472B60">
            <w:pPr>
              <w:pStyle w:val="TAH"/>
            </w:pPr>
            <w:r w:rsidRPr="00457CAE">
              <w:t>End-to-end latency: maximum</w:t>
            </w:r>
          </w:p>
        </w:tc>
        <w:tc>
          <w:tcPr>
            <w:tcW w:w="850" w:type="dxa"/>
          </w:tcPr>
          <w:p w14:paraId="36DE8DB1" w14:textId="77777777" w:rsidR="00BB7FAE" w:rsidRPr="00457CAE" w:rsidRDefault="00BB7FAE" w:rsidP="00472B60">
            <w:pPr>
              <w:pStyle w:val="TAH"/>
            </w:pPr>
            <w:r w:rsidRPr="00457CAE">
              <w:t>Bit rate</w:t>
            </w:r>
          </w:p>
        </w:tc>
        <w:tc>
          <w:tcPr>
            <w:tcW w:w="1134" w:type="dxa"/>
          </w:tcPr>
          <w:p w14:paraId="12EE95C5" w14:textId="77777777" w:rsidR="00BB7FAE" w:rsidRPr="00457CAE" w:rsidRDefault="00BB7FAE" w:rsidP="00472B60">
            <w:pPr>
              <w:pStyle w:val="TAH"/>
            </w:pPr>
            <w:r w:rsidRPr="00457CAE">
              <w:t>Direction</w:t>
            </w:r>
          </w:p>
        </w:tc>
        <w:tc>
          <w:tcPr>
            <w:tcW w:w="1134" w:type="dxa"/>
          </w:tcPr>
          <w:p w14:paraId="65F47191" w14:textId="77777777" w:rsidR="00BB7FAE" w:rsidRPr="00457CAE" w:rsidRDefault="00BB7FAE" w:rsidP="00472B60">
            <w:pPr>
              <w:pStyle w:val="TAH"/>
            </w:pPr>
            <w:r w:rsidRPr="00457CAE">
              <w:t>Message</w:t>
            </w:r>
          </w:p>
          <w:p w14:paraId="6DB5C10F" w14:textId="77777777" w:rsidR="00BB7FAE" w:rsidRPr="00457CAE" w:rsidRDefault="00BB7FAE" w:rsidP="00472B60">
            <w:pPr>
              <w:pStyle w:val="TAH"/>
            </w:pPr>
            <w:r w:rsidRPr="00457CAE">
              <w:t>Size</w:t>
            </w:r>
          </w:p>
          <w:p w14:paraId="70BC402D" w14:textId="77777777" w:rsidR="00BB7FAE" w:rsidRPr="00457CAE" w:rsidRDefault="00BB7FAE" w:rsidP="00472B60">
            <w:pPr>
              <w:pStyle w:val="TAH"/>
            </w:pPr>
            <w:r w:rsidRPr="00457CAE">
              <w:t>[byte]</w:t>
            </w:r>
          </w:p>
        </w:tc>
        <w:tc>
          <w:tcPr>
            <w:tcW w:w="992" w:type="dxa"/>
          </w:tcPr>
          <w:p w14:paraId="00F6F590" w14:textId="77777777" w:rsidR="00BB7FAE" w:rsidRPr="00457CAE" w:rsidRDefault="00BB7FAE" w:rsidP="00472B60">
            <w:pPr>
              <w:pStyle w:val="TAH"/>
            </w:pPr>
            <w:r w:rsidRPr="00457CAE">
              <w:t>Transfer Interval</w:t>
            </w:r>
          </w:p>
        </w:tc>
        <w:tc>
          <w:tcPr>
            <w:tcW w:w="993" w:type="dxa"/>
          </w:tcPr>
          <w:p w14:paraId="1D37487E" w14:textId="77777777" w:rsidR="00BB7FAE" w:rsidRPr="00457CAE" w:rsidRDefault="00BB7FAE" w:rsidP="00472B60">
            <w:pPr>
              <w:pStyle w:val="TAH"/>
            </w:pPr>
            <w:r w:rsidRPr="00457CAE">
              <w:t>Survival time</w:t>
            </w:r>
          </w:p>
        </w:tc>
        <w:tc>
          <w:tcPr>
            <w:tcW w:w="1134" w:type="dxa"/>
          </w:tcPr>
          <w:p w14:paraId="6CE4BF92" w14:textId="77777777" w:rsidR="00BB7FAE" w:rsidRPr="00457CAE" w:rsidRDefault="00BB7FAE" w:rsidP="00472B60">
            <w:pPr>
              <w:pStyle w:val="TAH"/>
            </w:pPr>
            <w:r w:rsidRPr="00457CAE">
              <w:t>UE speed</w:t>
            </w:r>
          </w:p>
        </w:tc>
        <w:tc>
          <w:tcPr>
            <w:tcW w:w="1275" w:type="dxa"/>
          </w:tcPr>
          <w:p w14:paraId="1E96396B" w14:textId="77777777" w:rsidR="00BB7FAE" w:rsidRPr="00457CAE" w:rsidRDefault="00BB7FAE" w:rsidP="00472B60">
            <w:pPr>
              <w:pStyle w:val="TAH"/>
            </w:pPr>
            <w:r w:rsidRPr="00457CAE">
              <w:t xml:space="preserve"># of </w:t>
            </w:r>
            <w:r w:rsidR="00B62223">
              <w:t xml:space="preserve">active </w:t>
            </w:r>
            <w:r w:rsidRPr="00457CAE">
              <w:t>UEs</w:t>
            </w:r>
            <w:r w:rsidR="00655FC9">
              <w:br/>
            </w:r>
            <w:r w:rsidR="00B62223" w:rsidRPr="00B62223">
              <w:t>(note1)</w:t>
            </w:r>
          </w:p>
        </w:tc>
        <w:tc>
          <w:tcPr>
            <w:tcW w:w="993" w:type="dxa"/>
          </w:tcPr>
          <w:p w14:paraId="04257300" w14:textId="77777777" w:rsidR="00BB7FAE" w:rsidRPr="00457CAE" w:rsidRDefault="00BB7FAE" w:rsidP="00472B60">
            <w:pPr>
              <w:pStyle w:val="TAH"/>
            </w:pPr>
            <w:r w:rsidRPr="00457CAE">
              <w:t>Service Area</w:t>
            </w:r>
          </w:p>
        </w:tc>
      </w:tr>
      <w:tr w:rsidR="00BB7FAE" w:rsidRPr="00457CAE" w14:paraId="60A27C6E" w14:textId="77777777" w:rsidTr="00472B60">
        <w:trPr>
          <w:cantSplit/>
          <w:trHeight w:val="323"/>
        </w:trPr>
        <w:tc>
          <w:tcPr>
            <w:tcW w:w="675" w:type="dxa"/>
          </w:tcPr>
          <w:p w14:paraId="045D5A5A" w14:textId="77777777" w:rsidR="00BB7FAE" w:rsidRPr="00457CAE" w:rsidRDefault="00BB7FAE" w:rsidP="00472B60">
            <w:pPr>
              <w:pStyle w:val="TAL"/>
              <w:rPr>
                <w:rFonts w:eastAsia="SimSun"/>
              </w:rPr>
            </w:pPr>
            <w:r w:rsidRPr="00457CAE">
              <w:rPr>
                <w:rFonts w:eastAsia="SimSun"/>
              </w:rPr>
              <w:t>1</w:t>
            </w:r>
          </w:p>
        </w:tc>
        <w:tc>
          <w:tcPr>
            <w:tcW w:w="1985" w:type="dxa"/>
            <w:shd w:val="clear" w:color="auto" w:fill="auto"/>
          </w:tcPr>
          <w:p w14:paraId="0C5FDECE" w14:textId="77777777" w:rsidR="00BB7FAE" w:rsidRPr="00457CAE" w:rsidRDefault="00BB7FAE" w:rsidP="00472B60">
            <w:pPr>
              <w:pStyle w:val="TAL"/>
            </w:pPr>
            <w:r w:rsidRPr="00457CAE">
              <w:rPr>
                <w:rFonts w:eastAsia="SimSun" w:cs="Arial"/>
                <w:szCs w:val="18"/>
              </w:rPr>
              <w:t>&gt;</w:t>
            </w:r>
            <w:r w:rsidR="00655FC9">
              <w:rPr>
                <w:rFonts w:eastAsia="SimSun" w:cs="Arial"/>
                <w:szCs w:val="18"/>
              </w:rPr>
              <w:t> </w:t>
            </w:r>
            <w:r w:rsidRPr="00457CAE">
              <w:rPr>
                <w:rFonts w:eastAsia="SimSun" w:cs="Arial"/>
                <w:szCs w:val="18"/>
              </w:rPr>
              <w:t>99.999</w:t>
            </w:r>
            <w:r w:rsidR="00655FC9">
              <w:rPr>
                <w:rFonts w:eastAsia="SimSun" w:cs="Arial"/>
                <w:szCs w:val="18"/>
              </w:rPr>
              <w:t> </w:t>
            </w:r>
            <w:r w:rsidRPr="00457CAE">
              <w:rPr>
                <w:rFonts w:eastAsia="SimSun" w:cs="Arial"/>
                <w:szCs w:val="18"/>
              </w:rPr>
              <w:t>999</w:t>
            </w:r>
          </w:p>
        </w:tc>
        <w:tc>
          <w:tcPr>
            <w:tcW w:w="2268" w:type="dxa"/>
          </w:tcPr>
          <w:p w14:paraId="54F3297A" w14:textId="77777777" w:rsidR="00BB7FAE" w:rsidRPr="00457CAE" w:rsidRDefault="00BB7FAE" w:rsidP="00472B60">
            <w:pPr>
              <w:pStyle w:val="TAL"/>
            </w:pPr>
            <w:r w:rsidRPr="00457CAE">
              <w:t>&gt;</w:t>
            </w:r>
            <w:r w:rsidR="00F105F5">
              <w:t> </w:t>
            </w:r>
            <w:r w:rsidRPr="00457CAE">
              <w:t>1</w:t>
            </w:r>
            <w:r w:rsidR="00B62223">
              <w:t>0</w:t>
            </w:r>
            <w:r w:rsidRPr="00457CAE">
              <w:t xml:space="preserve"> </w:t>
            </w:r>
            <w:r w:rsidR="00B62223">
              <w:t>year</w:t>
            </w:r>
            <w:r w:rsidR="005D1D5D">
              <w:t>s</w:t>
            </w:r>
          </w:p>
        </w:tc>
        <w:tc>
          <w:tcPr>
            <w:tcW w:w="1276" w:type="dxa"/>
          </w:tcPr>
          <w:p w14:paraId="0F8B0058" w14:textId="77777777" w:rsidR="00BB7FAE" w:rsidRPr="00457CAE" w:rsidRDefault="00BB7FAE" w:rsidP="00472B60">
            <w:pPr>
              <w:pStyle w:val="TAL"/>
            </w:pPr>
            <w:r w:rsidRPr="00457CAE">
              <w:t>&lt;</w:t>
            </w:r>
            <w:r w:rsidR="00F105F5">
              <w:t> </w:t>
            </w:r>
            <w:r w:rsidRPr="00457CAE">
              <w:t>2 ms</w:t>
            </w:r>
          </w:p>
        </w:tc>
        <w:tc>
          <w:tcPr>
            <w:tcW w:w="850" w:type="dxa"/>
          </w:tcPr>
          <w:p w14:paraId="6298ED55"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1FD5CD04"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6826E4F2"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372A1798" w14:textId="77777777" w:rsidR="00BB7FAE" w:rsidRPr="00457CAE" w:rsidRDefault="00BB7FAE" w:rsidP="00472B60">
            <w:pPr>
              <w:pStyle w:val="TAL"/>
            </w:pPr>
            <w:r w:rsidRPr="00457CAE">
              <w:t>1 ms</w:t>
            </w:r>
          </w:p>
        </w:tc>
        <w:tc>
          <w:tcPr>
            <w:tcW w:w="993" w:type="dxa"/>
          </w:tcPr>
          <w:p w14:paraId="64D7E979"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4A24BD32" w14:textId="77777777" w:rsidR="00BB7FAE" w:rsidRPr="00457CAE" w:rsidRDefault="00BE082A" w:rsidP="00472B60">
            <w:pPr>
              <w:pStyle w:val="TAL"/>
            </w:pPr>
            <w:r>
              <w:t>s</w:t>
            </w:r>
            <w:r w:rsidR="00BB7FAE" w:rsidRPr="00457CAE">
              <w:t>tationary</w:t>
            </w:r>
          </w:p>
        </w:tc>
        <w:tc>
          <w:tcPr>
            <w:tcW w:w="1275" w:type="dxa"/>
          </w:tcPr>
          <w:p w14:paraId="7E7AF2C3" w14:textId="77777777" w:rsidR="00BB7FAE" w:rsidRPr="00457CAE" w:rsidRDefault="00BB7FAE" w:rsidP="00472B60">
            <w:pPr>
              <w:pStyle w:val="TAL"/>
            </w:pPr>
            <w:r w:rsidRPr="00457CAE">
              <w:t>1</w:t>
            </w:r>
          </w:p>
        </w:tc>
        <w:tc>
          <w:tcPr>
            <w:tcW w:w="993" w:type="dxa"/>
          </w:tcPr>
          <w:p w14:paraId="4DC02D9B" w14:textId="77777777" w:rsidR="00BB7FAE" w:rsidRPr="00457CAE" w:rsidRDefault="00BE082A" w:rsidP="00472B60">
            <w:pPr>
              <w:pStyle w:val="TAL"/>
            </w:pPr>
            <w:r>
              <w:t>r</w:t>
            </w:r>
            <w:r w:rsidRPr="00457CAE">
              <w:t>oom</w:t>
            </w:r>
          </w:p>
        </w:tc>
      </w:tr>
      <w:tr w:rsidR="00BB7FAE" w:rsidRPr="00457CAE" w14:paraId="5680FFAF" w14:textId="77777777" w:rsidTr="00472B60">
        <w:trPr>
          <w:cantSplit/>
          <w:trHeight w:val="161"/>
        </w:trPr>
        <w:tc>
          <w:tcPr>
            <w:tcW w:w="675" w:type="dxa"/>
          </w:tcPr>
          <w:p w14:paraId="548C8218" w14:textId="77777777" w:rsidR="00BB7FAE" w:rsidRPr="00457CAE" w:rsidRDefault="00BB7FAE" w:rsidP="00472B60">
            <w:pPr>
              <w:pStyle w:val="TAL"/>
              <w:rPr>
                <w:rFonts w:eastAsia="SimSun"/>
              </w:rPr>
            </w:pPr>
            <w:r w:rsidRPr="00457CAE">
              <w:rPr>
                <w:rFonts w:eastAsia="SimSun"/>
              </w:rPr>
              <w:t>2</w:t>
            </w:r>
          </w:p>
        </w:tc>
        <w:tc>
          <w:tcPr>
            <w:tcW w:w="1985" w:type="dxa"/>
            <w:shd w:val="clear" w:color="auto" w:fill="auto"/>
          </w:tcPr>
          <w:p w14:paraId="2D67AF68" w14:textId="77777777" w:rsidR="00BB7FAE" w:rsidRPr="00457CAE" w:rsidRDefault="00BB7FAE" w:rsidP="00472B60">
            <w:pPr>
              <w:pStyle w:val="TAL"/>
            </w:pPr>
            <w:r w:rsidRPr="00457CAE">
              <w:t>&gt;</w:t>
            </w:r>
            <w:r w:rsidR="00F105F5">
              <w:t> </w:t>
            </w:r>
            <w:r w:rsidRPr="00457CAE">
              <w:t>99.999</w:t>
            </w:r>
            <w:r w:rsidR="00BE082A">
              <w:t> </w:t>
            </w:r>
            <w:r w:rsidRPr="00457CAE">
              <w:t>9</w:t>
            </w:r>
          </w:p>
        </w:tc>
        <w:tc>
          <w:tcPr>
            <w:tcW w:w="2268" w:type="dxa"/>
          </w:tcPr>
          <w:p w14:paraId="7DC0F6B4" w14:textId="77777777" w:rsidR="00BB7FAE" w:rsidRPr="00457CAE" w:rsidRDefault="00BB7FAE" w:rsidP="00472B60">
            <w:pPr>
              <w:pStyle w:val="TAL"/>
            </w:pPr>
            <w:r w:rsidRPr="00457CAE">
              <w:t>&gt;</w:t>
            </w:r>
            <w:r w:rsidR="00F105F5">
              <w:t> </w:t>
            </w:r>
            <w:r w:rsidRPr="00457CAE">
              <w:t xml:space="preserve">1 </w:t>
            </w:r>
            <w:r w:rsidR="00B62223">
              <w:t>year</w:t>
            </w:r>
          </w:p>
        </w:tc>
        <w:tc>
          <w:tcPr>
            <w:tcW w:w="1276" w:type="dxa"/>
          </w:tcPr>
          <w:p w14:paraId="6EC553FE" w14:textId="77777777" w:rsidR="00BB7FAE" w:rsidRPr="00457CAE" w:rsidRDefault="00BB7FAE" w:rsidP="00472B60">
            <w:pPr>
              <w:pStyle w:val="TAL"/>
            </w:pPr>
            <w:r w:rsidRPr="00457CAE">
              <w:t>&lt;</w:t>
            </w:r>
            <w:r w:rsidR="00F105F5">
              <w:t> </w:t>
            </w:r>
            <w:r w:rsidRPr="00457CAE">
              <w:t>20 ms</w:t>
            </w:r>
          </w:p>
        </w:tc>
        <w:tc>
          <w:tcPr>
            <w:tcW w:w="850" w:type="dxa"/>
          </w:tcPr>
          <w:p w14:paraId="23343A2D"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25A8906A"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4EB8F199"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2819522D" w14:textId="77777777" w:rsidR="00BB7FAE" w:rsidRPr="00457CAE" w:rsidRDefault="00BB7FAE" w:rsidP="00472B60">
            <w:pPr>
              <w:pStyle w:val="TAL"/>
            </w:pPr>
            <w:r w:rsidRPr="00457CAE">
              <w:t>1 ms</w:t>
            </w:r>
          </w:p>
        </w:tc>
        <w:tc>
          <w:tcPr>
            <w:tcW w:w="993" w:type="dxa"/>
          </w:tcPr>
          <w:p w14:paraId="6E7248C9"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315F28F4" w14:textId="77777777" w:rsidR="00BB7FAE" w:rsidRPr="00457CAE" w:rsidRDefault="00BE082A" w:rsidP="00472B60">
            <w:pPr>
              <w:pStyle w:val="TAL"/>
            </w:pPr>
            <w:r>
              <w:t>s</w:t>
            </w:r>
            <w:r w:rsidR="00BB7FAE" w:rsidRPr="00457CAE">
              <w:t>tationary</w:t>
            </w:r>
          </w:p>
        </w:tc>
        <w:tc>
          <w:tcPr>
            <w:tcW w:w="1275" w:type="dxa"/>
          </w:tcPr>
          <w:p w14:paraId="2AB2DBB4" w14:textId="77777777" w:rsidR="00BB7FAE" w:rsidRPr="00457CAE" w:rsidRDefault="005D1D5D" w:rsidP="00472B60">
            <w:pPr>
              <w:pStyle w:val="TAL"/>
            </w:pPr>
            <w:r>
              <w:t>&lt;</w:t>
            </w:r>
            <w:r w:rsidR="00F105F5">
              <w:t> </w:t>
            </w:r>
            <w:r>
              <w:t>2 per 1</w:t>
            </w:r>
            <w:r w:rsidR="00BE082A">
              <w:t>,000 </w:t>
            </w:r>
            <w:r>
              <w:t>km</w:t>
            </w:r>
            <w:r>
              <w:rPr>
                <w:vertAlign w:val="superscript"/>
              </w:rPr>
              <w:t>2</w:t>
            </w:r>
          </w:p>
        </w:tc>
        <w:tc>
          <w:tcPr>
            <w:tcW w:w="993" w:type="dxa"/>
          </w:tcPr>
          <w:p w14:paraId="2AA351AC" w14:textId="77777777" w:rsidR="00BB7FAE" w:rsidRPr="00457CAE" w:rsidRDefault="00BE082A" w:rsidP="00472B60">
            <w:pPr>
              <w:pStyle w:val="TAL"/>
            </w:pPr>
            <w:r>
              <w:t>n</w:t>
            </w:r>
            <w:r w:rsidRPr="00457CAE">
              <w:t>ational</w:t>
            </w:r>
          </w:p>
        </w:tc>
      </w:tr>
      <w:tr w:rsidR="00B62223" w:rsidRPr="00457CAE" w14:paraId="31DC01F1" w14:textId="77777777" w:rsidTr="00916CBF">
        <w:trPr>
          <w:cantSplit/>
          <w:trHeight w:val="161"/>
        </w:trPr>
        <w:tc>
          <w:tcPr>
            <w:tcW w:w="14709" w:type="dxa"/>
            <w:gridSpan w:val="12"/>
          </w:tcPr>
          <w:p w14:paraId="2DDDD25D" w14:textId="77777777" w:rsidR="00B62223" w:rsidRPr="00457CAE" w:rsidRDefault="00B62223" w:rsidP="00916CBF">
            <w:pPr>
              <w:pStyle w:val="TAL"/>
            </w:pPr>
            <w:r>
              <w:t xml:space="preserve">Note 1: </w:t>
            </w:r>
            <w:r w:rsidRPr="00D667B3">
              <w:t xml:space="preserve">The upper limit of </w:t>
            </w:r>
            <w:r>
              <w:t>UEs’</w:t>
            </w:r>
            <w:r w:rsidRPr="00D667B3">
              <w:t xml:space="preserve"> density is </w:t>
            </w:r>
            <w:r>
              <w:t>provided</w:t>
            </w:r>
            <w:r w:rsidRPr="00D667B3">
              <w:t xml:space="preserve"> for large service areas to address non-uniform distributions of U</w:t>
            </w:r>
            <w:r>
              <w:t>E</w:t>
            </w:r>
            <w:r w:rsidRPr="00D667B3">
              <w:t>s, while an absolute number of U</w:t>
            </w:r>
            <w:r>
              <w:t>E</w:t>
            </w:r>
            <w:r w:rsidRPr="00D667B3">
              <w:t>s is provided for small service areas.</w:t>
            </w:r>
          </w:p>
        </w:tc>
      </w:tr>
    </w:tbl>
    <w:p w14:paraId="60435151" w14:textId="77777777" w:rsidR="00BB7FAE" w:rsidRPr="00B62223" w:rsidRDefault="00BB7FAE" w:rsidP="00472B60"/>
    <w:p w14:paraId="1193774E" w14:textId="77777777" w:rsidR="00BB7FAE" w:rsidRPr="00457CAE" w:rsidRDefault="00BB7FAE" w:rsidP="00BB7FAE">
      <w:pPr>
        <w:rPr>
          <w:i/>
        </w:rPr>
      </w:pPr>
      <w:r w:rsidRPr="00457CAE">
        <w:rPr>
          <w:i/>
        </w:rPr>
        <w:t>Use case one</w:t>
      </w:r>
    </w:p>
    <w:p w14:paraId="6154ADDF" w14:textId="77777777" w:rsidR="00BB7FAE" w:rsidRPr="00457CAE" w:rsidRDefault="00BB7FAE" w:rsidP="00BB7FAE">
      <w:r w:rsidRPr="00457CAE">
        <w:t>Periodic communication for the support of precise cooperative robotic motion control and haptic feedback in case of robotic aided surgery where the surgeon console and the robot are collocated in the same operating room</w:t>
      </w:r>
    </w:p>
    <w:p w14:paraId="089F293E" w14:textId="77777777" w:rsidR="00BB7FAE" w:rsidRPr="00457CAE" w:rsidRDefault="00BB7FAE" w:rsidP="00BB7FAE">
      <w:pPr>
        <w:keepNext/>
        <w:rPr>
          <w:i/>
        </w:rPr>
      </w:pPr>
      <w:r w:rsidRPr="00457CAE">
        <w:rPr>
          <w:i/>
        </w:rPr>
        <w:t>Use case two</w:t>
      </w:r>
    </w:p>
    <w:p w14:paraId="5CFDF235" w14:textId="77777777" w:rsidR="00BB7FAE" w:rsidRPr="00457CAE" w:rsidRDefault="00BB7FAE" w:rsidP="00BB7FAE">
      <w:r w:rsidRPr="00457CAE">
        <w:t xml:space="preserve">Periodic communication for the support of cooperative robotic motion control and haptic feedback in case of telesurgery. In this case, the surgeon console and the robot are not collocated and communicate with each other through a connection established over a PLMN possibly spanning an entire country. Relaxed requirements imply that much less complex surgical procedures are achievable in use case 2 than in use case 1. It shall be noted that this use case also involves more </w:t>
      </w:r>
      <w:r w:rsidRPr="00457CAE">
        <w:rPr>
          <w:rFonts w:eastAsia="Calibri"/>
        </w:rPr>
        <w:t>experienced and trained surgeons, who can cope with longer latencies in the communication system.</w:t>
      </w:r>
    </w:p>
    <w:p w14:paraId="1541CE6C" w14:textId="77777777" w:rsidR="00BB7FAE" w:rsidRPr="00457CAE" w:rsidRDefault="00BB7FAE" w:rsidP="00BB7FAE">
      <w:pPr>
        <w:rPr>
          <w:rFonts w:eastAsia="SimSun"/>
          <w:lang w:eastAsia="en-US"/>
        </w:rPr>
      </w:pPr>
    </w:p>
    <w:p w14:paraId="1898BFAE" w14:textId="77777777" w:rsidR="00BB7FAE" w:rsidRPr="00457CAE" w:rsidRDefault="00BB7FAE" w:rsidP="00BB7FAE">
      <w:pPr>
        <w:rPr>
          <w:rFonts w:eastAsia="SimSun"/>
          <w:lang w:eastAsia="en-US"/>
        </w:rPr>
        <w:sectPr w:rsidR="00BB7FAE" w:rsidRPr="00457CAE" w:rsidSect="00AA0CF5">
          <w:footnotePr>
            <w:numRestart w:val="eachSect"/>
          </w:footnotePr>
          <w:pgSz w:w="16840" w:h="11907" w:orient="landscape" w:code="9"/>
          <w:pgMar w:top="1134" w:right="1134" w:bottom="1191" w:left="1418" w:header="851" w:footer="340" w:gutter="0"/>
          <w:cols w:space="720"/>
          <w:formProt w:val="0"/>
          <w:docGrid w:linePitch="272"/>
        </w:sectPr>
      </w:pPr>
    </w:p>
    <w:p w14:paraId="36FE43C3" w14:textId="77777777" w:rsidR="00BB7FAE" w:rsidRPr="00457CAE" w:rsidRDefault="00BB7FAE" w:rsidP="00DF3B60">
      <w:pPr>
        <w:pStyle w:val="Heading2"/>
      </w:pPr>
      <w:bookmarkStart w:id="344" w:name="_Toc45387391"/>
      <w:bookmarkStart w:id="345" w:name="_Toc146301592"/>
      <w:r w:rsidRPr="00457CAE">
        <w:t>A.6.3</w:t>
      </w:r>
      <w:r w:rsidRPr="00457CAE">
        <w:tab/>
        <w:t>Robotic Aided Diagnosis</w:t>
      </w:r>
      <w:bookmarkEnd w:id="344"/>
      <w:bookmarkEnd w:id="345"/>
    </w:p>
    <w:p w14:paraId="537A699A" w14:textId="77777777" w:rsidR="00BB7FAE" w:rsidRPr="00457CAE" w:rsidRDefault="00BB7FAE" w:rsidP="00BB7FAE">
      <w:r w:rsidRPr="00457CAE">
        <w:t>Robotic aided diagnosis involve</w:t>
      </w:r>
      <w:r w:rsidR="00BE082A">
        <w:t>s</w:t>
      </w:r>
      <w:r w:rsidRPr="00457CAE">
        <w:t xml:space="preserve"> a remote expert in a large central hospital who controls a diagnosis robotic system deployed in a local medical facility. Such robotic systems can be e.g.:</w:t>
      </w:r>
    </w:p>
    <w:p w14:paraId="1A322A04" w14:textId="77777777" w:rsidR="00BB7FAE" w:rsidRPr="00457CAE" w:rsidRDefault="00472B60" w:rsidP="00BA7410">
      <w:pPr>
        <w:pStyle w:val="B1"/>
      </w:pPr>
      <w:r w:rsidRPr="00457CAE">
        <w:t>-</w:t>
      </w:r>
      <w:r w:rsidRPr="00457CAE">
        <w:tab/>
      </w:r>
      <w:r w:rsidR="00BB7FAE" w:rsidRPr="00457CAE">
        <w:t>Haptic feedback tool used for palpating and deployed in e.g. a Mobile Specialist Practise facility</w:t>
      </w:r>
    </w:p>
    <w:p w14:paraId="1182929A" w14:textId="77777777" w:rsidR="00BB7FAE" w:rsidRPr="00457CAE" w:rsidRDefault="00472B60" w:rsidP="00BA7410">
      <w:pPr>
        <w:pStyle w:val="B1"/>
      </w:pPr>
      <w:r w:rsidRPr="00457CAE">
        <w:t>-</w:t>
      </w:r>
      <w:r w:rsidRPr="00457CAE">
        <w:tab/>
      </w:r>
      <w:r w:rsidR="00BB7FAE" w:rsidRPr="00457CAE">
        <w:t xml:space="preserve">Ultrasound probe deployed in an ambulance or a medical facility </w:t>
      </w:r>
    </w:p>
    <w:p w14:paraId="593EEBCB" w14:textId="77777777" w:rsidR="00BB7FAE" w:rsidRPr="00457CAE" w:rsidRDefault="00BB7FAE" w:rsidP="00BB7FAE">
      <w:pPr>
        <w:rPr>
          <w:color w:val="000000"/>
          <w:lang w:val="en-US"/>
        </w:rPr>
      </w:pPr>
      <w:bookmarkStart w:id="346" w:name="_Hlk20474821"/>
      <w:r w:rsidRPr="00457CAE">
        <w:rPr>
          <w:color w:val="000000"/>
          <w:lang w:val="en-US"/>
        </w:rPr>
        <w:t xml:space="preserve">A typical robotic setup for </w:t>
      </w:r>
      <w:r w:rsidR="00BE082A" w:rsidRPr="00457CAE">
        <w:rPr>
          <w:color w:val="000000"/>
          <w:lang w:val="en-US"/>
        </w:rPr>
        <w:t>tele diagnosis</w:t>
      </w:r>
      <w:r w:rsidRPr="00457CAE">
        <w:rPr>
          <w:color w:val="000000"/>
          <w:lang w:val="en-US"/>
        </w:rPr>
        <w:t xml:space="preserve"> can be depicted as follow</w:t>
      </w:r>
      <w:r w:rsidR="00472B60" w:rsidRPr="00457CAE">
        <w:rPr>
          <w:color w:val="000000"/>
          <w:lang w:val="en-US"/>
        </w:rPr>
        <w:t>s</w:t>
      </w:r>
      <w:r w:rsidR="00BA7410" w:rsidRPr="00457CAE">
        <w:rPr>
          <w:color w:val="000000"/>
          <w:lang w:val="en-US"/>
        </w:rPr>
        <w:t>:</w:t>
      </w:r>
    </w:p>
    <w:bookmarkEnd w:id="346"/>
    <w:p w14:paraId="5DE8C062" w14:textId="16CF636C" w:rsidR="00BB7FAE" w:rsidRPr="00457CAE" w:rsidRDefault="00746C5E" w:rsidP="00472B60">
      <w:pPr>
        <w:pStyle w:val="TH"/>
        <w:rPr>
          <w:color w:val="000000"/>
          <w:lang w:val="en-US"/>
        </w:rPr>
      </w:pPr>
      <w:r w:rsidRPr="00457CAE">
        <w:rPr>
          <w:noProof/>
          <w:lang w:val="fr-FR"/>
        </w:rPr>
        <w:drawing>
          <wp:inline distT="0" distB="0" distL="0" distR="0" wp14:anchorId="0B2FF9F7" wp14:editId="33DF410D">
            <wp:extent cx="6124575" cy="847725"/>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847725"/>
                    </a:xfrm>
                    <a:prstGeom prst="rect">
                      <a:avLst/>
                    </a:prstGeom>
                    <a:noFill/>
                    <a:ln>
                      <a:noFill/>
                    </a:ln>
                  </pic:spPr>
                </pic:pic>
              </a:graphicData>
            </a:graphic>
          </wp:inline>
        </w:drawing>
      </w:r>
    </w:p>
    <w:p w14:paraId="4529502F" w14:textId="77777777" w:rsidR="00BB7FAE" w:rsidRPr="00457CAE" w:rsidRDefault="00BB7FAE" w:rsidP="00472B60">
      <w:pPr>
        <w:pStyle w:val="TF"/>
      </w:pPr>
      <w:r w:rsidRPr="00457CAE">
        <w:t>Figure A.6.3-1: Typical Robotic Surgery System Setup</w:t>
      </w:r>
    </w:p>
    <w:p w14:paraId="5CF5FA15" w14:textId="77777777" w:rsidR="00BB7FAE" w:rsidRPr="00457CAE" w:rsidRDefault="00BB7FAE" w:rsidP="00BB7FAE">
      <w:pPr>
        <w:rPr>
          <w:lang w:val="en-US"/>
        </w:rPr>
      </w:pPr>
      <w:r w:rsidRPr="00457CAE">
        <w:rPr>
          <w:lang w:val="en-US"/>
        </w:rPr>
        <w:t xml:space="preserve">Specialists and patients are far from each other (typically </w:t>
      </w:r>
      <w:r w:rsidRPr="00457CAE">
        <w:rPr>
          <w:rFonts w:eastAsia="Calibri"/>
        </w:rPr>
        <w:t xml:space="preserve">dozens of kilometres) </w:t>
      </w:r>
      <w:r w:rsidRPr="00457CAE">
        <w:rPr>
          <w:lang w:val="en-US"/>
        </w:rPr>
        <w:t xml:space="preserve">and can exchange data through communication services delivered by PLMNs. The depicted medical application can be instantiated at either side or in the Cloud. Its role consists in: </w:t>
      </w:r>
    </w:p>
    <w:p w14:paraId="6387DDC1" w14:textId="77777777" w:rsidR="00BB7FAE" w:rsidRPr="00457CAE" w:rsidRDefault="00BB7FAE" w:rsidP="00472B60">
      <w:pPr>
        <w:pStyle w:val="B1"/>
        <w:numPr>
          <w:ilvl w:val="0"/>
          <w:numId w:val="16"/>
        </w:numPr>
        <w:rPr>
          <w:rFonts w:eastAsia="Calibri"/>
        </w:rPr>
      </w:pPr>
      <w:r w:rsidRPr="00457CAE">
        <w:t>Generating appropriate haptic feedback based on instrument location, velocity, effort measurements data and images issued by instruments.</w:t>
      </w:r>
    </w:p>
    <w:p w14:paraId="6E53250E" w14:textId="77777777" w:rsidR="00BB7FAE" w:rsidRPr="00457CAE" w:rsidRDefault="00BB7FAE" w:rsidP="00472B60">
      <w:pPr>
        <w:pStyle w:val="B1"/>
        <w:numPr>
          <w:ilvl w:val="0"/>
          <w:numId w:val="16"/>
        </w:numPr>
        <w:rPr>
          <w:rFonts w:eastAsia="Calibri"/>
        </w:rPr>
      </w:pPr>
      <w:r w:rsidRPr="00457CAE">
        <w:t>Filtering motion control commands for better closed loop stability</w:t>
      </w:r>
    </w:p>
    <w:p w14:paraId="06C1722A" w14:textId="77777777" w:rsidR="00BB7FAE" w:rsidRPr="00457CAE" w:rsidRDefault="00BB7FAE" w:rsidP="00472B60"/>
    <w:p w14:paraId="46457446" w14:textId="77777777" w:rsidR="00BB7FAE" w:rsidRPr="00457CAE" w:rsidRDefault="00BB7FAE" w:rsidP="00472B60">
      <w:pPr>
        <w:sectPr w:rsidR="00BB7FAE" w:rsidRPr="00457CAE" w:rsidSect="00AA0CF5">
          <w:footnotePr>
            <w:numRestart w:val="eachSect"/>
          </w:footnotePr>
          <w:pgSz w:w="11907" w:h="16840" w:code="9"/>
          <w:pgMar w:top="1416" w:right="1133" w:bottom="1133" w:left="1133" w:header="850" w:footer="340" w:gutter="0"/>
          <w:cols w:space="720"/>
          <w:formProt w:val="0"/>
          <w:docGrid w:linePitch="272"/>
        </w:sectPr>
      </w:pPr>
    </w:p>
    <w:p w14:paraId="718A720D" w14:textId="77777777" w:rsidR="00BB7FAE" w:rsidRPr="00457CAE" w:rsidRDefault="00BB7FAE" w:rsidP="00BB7FAE">
      <w:pPr>
        <w:pStyle w:val="TH"/>
      </w:pPr>
      <w:bookmarkStart w:id="347" w:name="_Hlk20387024"/>
      <w:r w:rsidRPr="00457CAE">
        <w:t>Table A.6.3-1: Service performance requirements for motion control and haptic feedback</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884"/>
        <w:gridCol w:w="2152"/>
        <w:gridCol w:w="1211"/>
        <w:gridCol w:w="806"/>
        <w:gridCol w:w="1078"/>
        <w:gridCol w:w="984"/>
        <w:gridCol w:w="992"/>
        <w:gridCol w:w="993"/>
        <w:gridCol w:w="1134"/>
        <w:gridCol w:w="1275"/>
        <w:gridCol w:w="993"/>
      </w:tblGrid>
      <w:tr w:rsidR="00BB7FAE" w:rsidRPr="00457CAE" w14:paraId="4C1AA489" w14:textId="77777777" w:rsidTr="00BA7410">
        <w:trPr>
          <w:cantSplit/>
          <w:trHeight w:val="534"/>
          <w:tblHeader/>
        </w:trPr>
        <w:tc>
          <w:tcPr>
            <w:tcW w:w="640" w:type="dxa"/>
          </w:tcPr>
          <w:p w14:paraId="674647A5" w14:textId="77777777" w:rsidR="00BB7FAE" w:rsidRPr="00457CAE" w:rsidRDefault="00BB7FAE" w:rsidP="00BA7410">
            <w:pPr>
              <w:pStyle w:val="TAH"/>
            </w:pPr>
            <w:r w:rsidRPr="00457CAE">
              <w:t xml:space="preserve">Use case # </w:t>
            </w:r>
          </w:p>
        </w:tc>
        <w:tc>
          <w:tcPr>
            <w:tcW w:w="7131" w:type="dxa"/>
            <w:gridSpan w:val="5"/>
            <w:shd w:val="clear" w:color="auto" w:fill="auto"/>
          </w:tcPr>
          <w:p w14:paraId="0E376694" w14:textId="77777777" w:rsidR="00BB7FAE" w:rsidRPr="00457CAE" w:rsidRDefault="00BB7FAE" w:rsidP="00BA7410">
            <w:pPr>
              <w:pStyle w:val="TAH"/>
            </w:pPr>
            <w:r w:rsidRPr="00457CAE">
              <w:t>Characteristic parameter</w:t>
            </w:r>
          </w:p>
        </w:tc>
        <w:tc>
          <w:tcPr>
            <w:tcW w:w="6371" w:type="dxa"/>
            <w:gridSpan w:val="6"/>
          </w:tcPr>
          <w:p w14:paraId="7E66E2E0" w14:textId="77777777" w:rsidR="00BB7FAE" w:rsidRPr="00457CAE" w:rsidRDefault="00BB7FAE" w:rsidP="00BA7410">
            <w:pPr>
              <w:pStyle w:val="TAH"/>
            </w:pPr>
            <w:r w:rsidRPr="00457CAE">
              <w:t>Influence quantity</w:t>
            </w:r>
          </w:p>
        </w:tc>
      </w:tr>
      <w:tr w:rsidR="00BB7FAE" w:rsidRPr="00457CAE" w14:paraId="1C8DDCA5" w14:textId="77777777" w:rsidTr="00BA7410">
        <w:trPr>
          <w:cantSplit/>
          <w:trHeight w:val="698"/>
          <w:tblHeader/>
        </w:trPr>
        <w:tc>
          <w:tcPr>
            <w:tcW w:w="640" w:type="dxa"/>
          </w:tcPr>
          <w:p w14:paraId="3526EAAC" w14:textId="77777777" w:rsidR="00BB7FAE" w:rsidRPr="00457CAE" w:rsidRDefault="00BB7FAE" w:rsidP="00BA7410">
            <w:pPr>
              <w:pStyle w:val="TAH"/>
            </w:pPr>
          </w:p>
        </w:tc>
        <w:tc>
          <w:tcPr>
            <w:tcW w:w="1884" w:type="dxa"/>
            <w:shd w:val="clear" w:color="auto" w:fill="auto"/>
          </w:tcPr>
          <w:p w14:paraId="3105863A" w14:textId="77777777" w:rsidR="00BB7FAE" w:rsidRPr="00457CAE" w:rsidRDefault="00BB7FAE" w:rsidP="00BA7410">
            <w:pPr>
              <w:pStyle w:val="TAH"/>
            </w:pPr>
            <w:r w:rsidRPr="00457CAE">
              <w:t xml:space="preserve">Communication service availability: target value </w:t>
            </w:r>
            <w:r w:rsidR="00BE082A">
              <w:t>[%]</w:t>
            </w:r>
          </w:p>
        </w:tc>
        <w:tc>
          <w:tcPr>
            <w:tcW w:w="2152" w:type="dxa"/>
          </w:tcPr>
          <w:p w14:paraId="3BFB2C52" w14:textId="77777777" w:rsidR="00BB7FAE" w:rsidRPr="00457CAE" w:rsidRDefault="00BB7FAE" w:rsidP="00BA7410">
            <w:pPr>
              <w:pStyle w:val="TAH"/>
            </w:pPr>
            <w:r w:rsidRPr="00457CAE">
              <w:t>Communication service reliability: Mean Time Between Failure</w:t>
            </w:r>
          </w:p>
        </w:tc>
        <w:tc>
          <w:tcPr>
            <w:tcW w:w="1211" w:type="dxa"/>
          </w:tcPr>
          <w:p w14:paraId="2DE02A0B" w14:textId="77777777" w:rsidR="00BB7FAE" w:rsidRPr="00457CAE" w:rsidRDefault="00BB7FAE" w:rsidP="00BA7410">
            <w:pPr>
              <w:pStyle w:val="TAH"/>
            </w:pPr>
            <w:r w:rsidRPr="00457CAE">
              <w:t>End-to-end latency: maximum</w:t>
            </w:r>
          </w:p>
        </w:tc>
        <w:tc>
          <w:tcPr>
            <w:tcW w:w="806" w:type="dxa"/>
          </w:tcPr>
          <w:p w14:paraId="0BB9C330" w14:textId="77777777" w:rsidR="00BB7FAE" w:rsidRPr="00457CAE" w:rsidRDefault="00BB7FAE" w:rsidP="00BA7410">
            <w:pPr>
              <w:pStyle w:val="TAH"/>
            </w:pPr>
            <w:r w:rsidRPr="00457CAE">
              <w:t>Bit rate</w:t>
            </w:r>
          </w:p>
        </w:tc>
        <w:tc>
          <w:tcPr>
            <w:tcW w:w="1078" w:type="dxa"/>
          </w:tcPr>
          <w:p w14:paraId="7081BE15" w14:textId="77777777" w:rsidR="00BB7FAE" w:rsidRPr="00457CAE" w:rsidRDefault="00BB7FAE" w:rsidP="00BA7410">
            <w:pPr>
              <w:pStyle w:val="TAH"/>
            </w:pPr>
            <w:r w:rsidRPr="00457CAE">
              <w:t>Direction</w:t>
            </w:r>
          </w:p>
        </w:tc>
        <w:tc>
          <w:tcPr>
            <w:tcW w:w="984" w:type="dxa"/>
          </w:tcPr>
          <w:p w14:paraId="3C662DEE" w14:textId="77777777" w:rsidR="00BB7FAE" w:rsidRPr="00457CAE" w:rsidRDefault="00BB7FAE" w:rsidP="00BA7410">
            <w:pPr>
              <w:pStyle w:val="TAH"/>
            </w:pPr>
            <w:r w:rsidRPr="00457CAE">
              <w:t>Message</w:t>
            </w:r>
          </w:p>
          <w:p w14:paraId="36FCD881" w14:textId="77777777" w:rsidR="00BB7FAE" w:rsidRPr="00457CAE" w:rsidRDefault="00BB7FAE" w:rsidP="00BA7410">
            <w:pPr>
              <w:pStyle w:val="TAH"/>
            </w:pPr>
            <w:r w:rsidRPr="00457CAE">
              <w:t>Size</w:t>
            </w:r>
          </w:p>
          <w:p w14:paraId="1D0AACEC" w14:textId="77777777" w:rsidR="00BB7FAE" w:rsidRPr="00457CAE" w:rsidRDefault="00BB7FAE" w:rsidP="00BA7410">
            <w:pPr>
              <w:pStyle w:val="TAH"/>
            </w:pPr>
            <w:r w:rsidRPr="00457CAE">
              <w:t>[byte]</w:t>
            </w:r>
          </w:p>
        </w:tc>
        <w:tc>
          <w:tcPr>
            <w:tcW w:w="992" w:type="dxa"/>
          </w:tcPr>
          <w:p w14:paraId="3D98AE54" w14:textId="77777777" w:rsidR="00BB7FAE" w:rsidRPr="00457CAE" w:rsidRDefault="00BB7FAE" w:rsidP="00BA7410">
            <w:pPr>
              <w:pStyle w:val="TAH"/>
            </w:pPr>
            <w:r w:rsidRPr="00457CAE">
              <w:t>Transfer Interval</w:t>
            </w:r>
          </w:p>
        </w:tc>
        <w:tc>
          <w:tcPr>
            <w:tcW w:w="993" w:type="dxa"/>
          </w:tcPr>
          <w:p w14:paraId="2564A921" w14:textId="77777777" w:rsidR="00BB7FAE" w:rsidRPr="00457CAE" w:rsidRDefault="00BB7FAE" w:rsidP="00BA7410">
            <w:pPr>
              <w:pStyle w:val="TAH"/>
            </w:pPr>
            <w:r w:rsidRPr="00457CAE">
              <w:t>Survival time</w:t>
            </w:r>
          </w:p>
        </w:tc>
        <w:tc>
          <w:tcPr>
            <w:tcW w:w="1134" w:type="dxa"/>
          </w:tcPr>
          <w:p w14:paraId="21B91DF3" w14:textId="77777777" w:rsidR="00BB7FAE" w:rsidRPr="00457CAE" w:rsidRDefault="00BB7FAE" w:rsidP="00BA7410">
            <w:pPr>
              <w:pStyle w:val="TAH"/>
            </w:pPr>
            <w:r w:rsidRPr="00457CAE">
              <w:t>UE speed</w:t>
            </w:r>
          </w:p>
        </w:tc>
        <w:tc>
          <w:tcPr>
            <w:tcW w:w="1275" w:type="dxa"/>
          </w:tcPr>
          <w:p w14:paraId="55BEA747" w14:textId="77777777" w:rsidR="00BB7FAE" w:rsidRPr="00457CAE" w:rsidRDefault="00BB7FAE" w:rsidP="00BA7410">
            <w:pPr>
              <w:pStyle w:val="TAH"/>
            </w:pPr>
            <w:r w:rsidRPr="00457CAE">
              <w:t xml:space="preserve"># of </w:t>
            </w:r>
            <w:r w:rsidR="00B62223">
              <w:t xml:space="preserve">active </w:t>
            </w:r>
            <w:r w:rsidRPr="00457CAE">
              <w:t>UEs</w:t>
            </w:r>
          </w:p>
        </w:tc>
        <w:tc>
          <w:tcPr>
            <w:tcW w:w="993" w:type="dxa"/>
          </w:tcPr>
          <w:p w14:paraId="0E242AE2" w14:textId="77777777" w:rsidR="00BB7FAE" w:rsidRPr="00457CAE" w:rsidRDefault="00BB7FAE" w:rsidP="00BA7410">
            <w:pPr>
              <w:pStyle w:val="TAH"/>
            </w:pPr>
            <w:r w:rsidRPr="00457CAE">
              <w:t>Service Area</w:t>
            </w:r>
          </w:p>
        </w:tc>
      </w:tr>
      <w:tr w:rsidR="00BB7FAE" w:rsidRPr="00457CAE" w14:paraId="0EAAB94E" w14:textId="77777777" w:rsidTr="00BA7410">
        <w:trPr>
          <w:cantSplit/>
          <w:trHeight w:val="163"/>
        </w:trPr>
        <w:tc>
          <w:tcPr>
            <w:tcW w:w="640" w:type="dxa"/>
          </w:tcPr>
          <w:p w14:paraId="095676CB" w14:textId="77777777" w:rsidR="00BB7FAE" w:rsidRPr="00457CAE" w:rsidRDefault="00BB7FAE" w:rsidP="00BA7410">
            <w:pPr>
              <w:pStyle w:val="TAL"/>
              <w:rPr>
                <w:rFonts w:eastAsia="SimSun"/>
              </w:rPr>
            </w:pPr>
            <w:r w:rsidRPr="00457CAE">
              <w:rPr>
                <w:rFonts w:eastAsia="SimSun"/>
              </w:rPr>
              <w:t>1</w:t>
            </w:r>
          </w:p>
        </w:tc>
        <w:tc>
          <w:tcPr>
            <w:tcW w:w="1884" w:type="dxa"/>
            <w:shd w:val="clear" w:color="auto" w:fill="auto"/>
          </w:tcPr>
          <w:p w14:paraId="5517FCD9" w14:textId="77777777" w:rsidR="00BB7FAE" w:rsidRPr="00457CAE" w:rsidRDefault="00BB7FAE" w:rsidP="00BA7410">
            <w:pPr>
              <w:pStyle w:val="TAL"/>
            </w:pPr>
            <w:r w:rsidRPr="00457CAE">
              <w:t>&gt;</w:t>
            </w:r>
            <w:r w:rsidR="00F105F5">
              <w:t> </w:t>
            </w:r>
            <w:r w:rsidRPr="00457CAE">
              <w:t>99.999</w:t>
            </w:r>
          </w:p>
        </w:tc>
        <w:tc>
          <w:tcPr>
            <w:tcW w:w="2152" w:type="dxa"/>
          </w:tcPr>
          <w:p w14:paraId="144BE607" w14:textId="77777777" w:rsidR="00BB7FAE" w:rsidRPr="00457CAE" w:rsidRDefault="00B62223" w:rsidP="00BA7410">
            <w:pPr>
              <w:pStyle w:val="TAL"/>
            </w:pPr>
            <w:r>
              <w:rPr>
                <w:rFonts w:eastAsia="Calibri" w:cs="Arial"/>
                <w:color w:val="000000"/>
                <w:lang w:val="en-US"/>
              </w:rPr>
              <w:t>&gt;&gt; 1 month (&lt; 1 year)</w:t>
            </w:r>
          </w:p>
        </w:tc>
        <w:tc>
          <w:tcPr>
            <w:tcW w:w="1211" w:type="dxa"/>
          </w:tcPr>
          <w:p w14:paraId="3EC4622D" w14:textId="77777777" w:rsidR="00BB7FAE" w:rsidRPr="00457CAE" w:rsidRDefault="00BB7FAE" w:rsidP="00BA7410">
            <w:pPr>
              <w:pStyle w:val="TAL"/>
            </w:pPr>
            <w:r w:rsidRPr="00457CAE">
              <w:t>&lt;</w:t>
            </w:r>
            <w:r w:rsidR="00C942EF">
              <w:t> </w:t>
            </w:r>
            <w:r w:rsidRPr="00457CAE">
              <w:t>20 ms</w:t>
            </w:r>
          </w:p>
        </w:tc>
        <w:tc>
          <w:tcPr>
            <w:tcW w:w="806" w:type="dxa"/>
          </w:tcPr>
          <w:p w14:paraId="0EF724B4" w14:textId="77777777" w:rsidR="00BB7FAE" w:rsidRPr="00457CAE" w:rsidRDefault="00BB7FAE" w:rsidP="00BA7410">
            <w:pPr>
              <w:pStyle w:val="TAL"/>
            </w:pPr>
            <w:r w:rsidRPr="00457CAE">
              <w:t>2</w:t>
            </w:r>
            <w:r w:rsidR="00BE082A">
              <w:t xml:space="preserve"> Mbit/s to </w:t>
            </w:r>
            <w:r w:rsidR="00BE082A" w:rsidRPr="00457CAE">
              <w:t>16</w:t>
            </w:r>
            <w:r w:rsidR="00BE082A">
              <w:t> </w:t>
            </w:r>
            <w:r w:rsidRPr="00457CAE">
              <w:t>Mbit/s</w:t>
            </w:r>
          </w:p>
        </w:tc>
        <w:tc>
          <w:tcPr>
            <w:tcW w:w="1078" w:type="dxa"/>
          </w:tcPr>
          <w:p w14:paraId="3A47C463" w14:textId="77777777" w:rsidR="00BB7FAE" w:rsidRPr="00457CAE" w:rsidRDefault="00BE082A" w:rsidP="00BA7410">
            <w:pPr>
              <w:pStyle w:val="TAL"/>
            </w:pPr>
            <w:r>
              <w:t>n</w:t>
            </w:r>
            <w:r w:rsidR="00BB7FAE" w:rsidRPr="00457CAE">
              <w:t xml:space="preserve">etwork to UE; UE to </w:t>
            </w:r>
            <w:r>
              <w:t>n</w:t>
            </w:r>
            <w:r w:rsidR="00BB7FAE" w:rsidRPr="00457CAE">
              <w:t>etwork</w:t>
            </w:r>
          </w:p>
        </w:tc>
        <w:tc>
          <w:tcPr>
            <w:tcW w:w="984" w:type="dxa"/>
          </w:tcPr>
          <w:p w14:paraId="6E45F03D" w14:textId="77777777" w:rsidR="00BB7FAE" w:rsidRPr="00457CAE" w:rsidRDefault="00BB7FAE" w:rsidP="00BA7410">
            <w:pPr>
              <w:pStyle w:val="TAL"/>
            </w:pPr>
            <w:r w:rsidRPr="00457CAE">
              <w:t>~80</w:t>
            </w:r>
          </w:p>
        </w:tc>
        <w:tc>
          <w:tcPr>
            <w:tcW w:w="992" w:type="dxa"/>
          </w:tcPr>
          <w:p w14:paraId="0C1E520B" w14:textId="77777777" w:rsidR="00BB7FAE" w:rsidRPr="00457CAE" w:rsidRDefault="00B62223" w:rsidP="00BA7410">
            <w:pPr>
              <w:pStyle w:val="TAL"/>
            </w:pPr>
            <w:r w:rsidRPr="00140B22">
              <w:t>&lt;</w:t>
            </w:r>
            <w:r w:rsidR="00F105F5">
              <w:t> </w:t>
            </w:r>
            <w:r>
              <w:t>20</w:t>
            </w:r>
            <w:r w:rsidR="00C942EF">
              <w:t xml:space="preserve"> ms </w:t>
            </w:r>
            <w:r>
              <w:t>per 100</w:t>
            </w:r>
            <w:r w:rsidR="00C942EF">
              <w:t> </w:t>
            </w:r>
            <w:r>
              <w:t>km</w:t>
            </w:r>
            <w:r w:rsidRPr="00F13B5D">
              <w:rPr>
                <w:vertAlign w:val="superscript"/>
              </w:rPr>
              <w:t>2</w:t>
            </w:r>
            <w:r w:rsidR="00BB7FAE" w:rsidRPr="00457CAE">
              <w:t xml:space="preserve"> </w:t>
            </w:r>
          </w:p>
        </w:tc>
        <w:tc>
          <w:tcPr>
            <w:tcW w:w="993" w:type="dxa"/>
          </w:tcPr>
          <w:p w14:paraId="023E2978" w14:textId="77777777" w:rsidR="00BB7FAE" w:rsidRPr="00457CAE" w:rsidRDefault="00C942EF" w:rsidP="00BA7410">
            <w:pPr>
              <w:pStyle w:val="TAL"/>
            </w:pPr>
            <w:r>
              <w:t>t</w:t>
            </w:r>
            <w:r w:rsidR="00BB7FAE" w:rsidRPr="00457CAE">
              <w:t xml:space="preserve">ransfer </w:t>
            </w:r>
            <w:r>
              <w:t>i</w:t>
            </w:r>
            <w:r w:rsidR="00BB7FAE" w:rsidRPr="00457CAE">
              <w:t>nterval</w:t>
            </w:r>
          </w:p>
        </w:tc>
        <w:tc>
          <w:tcPr>
            <w:tcW w:w="1134" w:type="dxa"/>
          </w:tcPr>
          <w:p w14:paraId="25C9A049" w14:textId="77777777" w:rsidR="00BB7FAE" w:rsidRPr="00457CAE" w:rsidRDefault="00C942EF" w:rsidP="00BA7410">
            <w:pPr>
              <w:pStyle w:val="TAL"/>
            </w:pPr>
            <w:r>
              <w:t>s</w:t>
            </w:r>
            <w:r w:rsidR="00BB7FAE" w:rsidRPr="00457CAE">
              <w:t>tationary</w:t>
            </w:r>
          </w:p>
        </w:tc>
        <w:tc>
          <w:tcPr>
            <w:tcW w:w="1275" w:type="dxa"/>
          </w:tcPr>
          <w:p w14:paraId="4316D322" w14:textId="77777777" w:rsidR="00BB7FAE" w:rsidRPr="00457CAE" w:rsidRDefault="005D1D5D" w:rsidP="00BA7410">
            <w:pPr>
              <w:pStyle w:val="TAL"/>
            </w:pPr>
            <w:r w:rsidRPr="00140B22">
              <w:t>&lt;</w:t>
            </w:r>
            <w:r w:rsidR="00C942EF">
              <w:t xml:space="preserve"> </w:t>
            </w:r>
            <w:r>
              <w:t>20 per 100</w:t>
            </w:r>
            <w:r w:rsidR="00C942EF">
              <w:t> </w:t>
            </w:r>
            <w:r>
              <w:t>km</w:t>
            </w:r>
            <w:r w:rsidRPr="00F13B5D">
              <w:rPr>
                <w:vertAlign w:val="superscript"/>
              </w:rPr>
              <w:t>2</w:t>
            </w:r>
          </w:p>
        </w:tc>
        <w:tc>
          <w:tcPr>
            <w:tcW w:w="993" w:type="dxa"/>
          </w:tcPr>
          <w:p w14:paraId="5DAE9C30" w14:textId="77777777" w:rsidR="00BB7FAE" w:rsidRPr="00457CAE" w:rsidRDefault="00C942EF" w:rsidP="00BA7410">
            <w:pPr>
              <w:pStyle w:val="TAL"/>
            </w:pPr>
            <w:r>
              <w:t>r</w:t>
            </w:r>
            <w:r w:rsidR="00BB7FAE" w:rsidRPr="00457CAE">
              <w:t>egional</w:t>
            </w:r>
          </w:p>
        </w:tc>
      </w:tr>
      <w:bookmarkEnd w:id="347"/>
    </w:tbl>
    <w:p w14:paraId="46938CF9" w14:textId="77777777" w:rsidR="00BB7FAE" w:rsidRPr="00457CAE" w:rsidRDefault="00BB7FAE" w:rsidP="00BA7410">
      <w:pPr>
        <w:rPr>
          <w:lang w:val="en-US"/>
        </w:rPr>
      </w:pPr>
    </w:p>
    <w:p w14:paraId="259409AB" w14:textId="77777777" w:rsidR="00BB7FAE" w:rsidRPr="00457CAE" w:rsidRDefault="00BB7FAE" w:rsidP="00BB7FAE">
      <w:pPr>
        <w:rPr>
          <w:i/>
        </w:rPr>
      </w:pPr>
      <w:r w:rsidRPr="00457CAE">
        <w:rPr>
          <w:i/>
        </w:rPr>
        <w:t>Use case one</w:t>
      </w:r>
    </w:p>
    <w:p w14:paraId="3B43BD76" w14:textId="77777777" w:rsidR="00BB7FAE" w:rsidRPr="00457CAE" w:rsidRDefault="00BB7FAE" w:rsidP="00BB7FAE">
      <w:r w:rsidRPr="00457CAE">
        <w:t>Periodic communication for the support of precise cooperative robotic motion control and haptic feedback in case of robotic aided diagnosis where the expert and the patient are not collocated and communicate with each other through a connection established over a PLMN.</w:t>
      </w:r>
    </w:p>
    <w:p w14:paraId="30C837A0" w14:textId="77777777" w:rsidR="00BB7FAE" w:rsidRDefault="00BB7FAE" w:rsidP="00BB7FAE">
      <w:pPr>
        <w:rPr>
          <w:rFonts w:eastAsia="SimSun"/>
          <w:lang w:eastAsia="en-US"/>
        </w:rPr>
      </w:pPr>
    </w:p>
    <w:p w14:paraId="0C0AD436" w14:textId="77777777" w:rsidR="00E34C6D" w:rsidRPr="00457CAE" w:rsidRDefault="00E34C6D" w:rsidP="00DF3B60">
      <w:pPr>
        <w:pStyle w:val="Heading1"/>
      </w:pPr>
      <w:bookmarkStart w:id="348" w:name="_Toc146301593"/>
      <w:r w:rsidRPr="00457CAE">
        <w:t>A.</w:t>
      </w:r>
      <w:r>
        <w:t>7</w:t>
      </w:r>
      <w:r w:rsidRPr="00457CAE">
        <w:tab/>
      </w:r>
      <w:r>
        <w:t>Positioning</w:t>
      </w:r>
      <w:bookmarkEnd w:id="348"/>
    </w:p>
    <w:p w14:paraId="167BE25A" w14:textId="77777777" w:rsidR="00E34C6D" w:rsidRPr="00457CAE" w:rsidRDefault="00E34C6D" w:rsidP="00DF3B60">
      <w:pPr>
        <w:pStyle w:val="Heading2"/>
      </w:pPr>
      <w:bookmarkStart w:id="349" w:name="_Toc146301594"/>
      <w:r w:rsidRPr="00457CAE">
        <w:t>A.</w:t>
      </w:r>
      <w:r>
        <w:t>7</w:t>
      </w:r>
      <w:r w:rsidRPr="00457CAE">
        <w:t>.1</w:t>
      </w:r>
      <w:r w:rsidRPr="00457CAE">
        <w:tab/>
        <w:t>Overview</w:t>
      </w:r>
      <w:r>
        <w:t xml:space="preserve"> of positioning in industrial use cases</w:t>
      </w:r>
      <w:bookmarkEnd w:id="349"/>
    </w:p>
    <w:p w14:paraId="29A75C28" w14:textId="77777777" w:rsidR="00E34C6D" w:rsidRPr="000E60EA" w:rsidRDefault="00E34C6D" w:rsidP="00E34C6D">
      <w:r w:rsidRPr="000E60EA">
        <w:t xml:space="preserve">Positioning is particularly important for </w:t>
      </w:r>
      <w:r w:rsidRPr="00457CAE">
        <w:rPr>
          <w:rFonts w:eastAsia="SimSun"/>
        </w:rPr>
        <w:t>cyber-physical control applications in vertical domains</w:t>
      </w:r>
      <w:r w:rsidRPr="000E60EA">
        <w:t xml:space="preserve"> </w:t>
      </w:r>
      <w:r>
        <w:t xml:space="preserve">like </w:t>
      </w:r>
      <w:r w:rsidRPr="000E60EA">
        <w:t>factories. The reason for this is that mobile devices and mobile assets are becoming increasingly common in the flexible production and subsequently the need for real-time locations data is increasing.</w:t>
      </w:r>
    </w:p>
    <w:p w14:paraId="14872C9F" w14:textId="77777777" w:rsidR="00E34C6D" w:rsidRDefault="00E34C6D" w:rsidP="00E34C6D">
      <w:r w:rsidRPr="000E60EA">
        <w:t xml:space="preserve">In this context, positioning is especially important for warehousing and logistics processes, autonomous driving systems and fleet management and flexible adaptation in production. </w:t>
      </w:r>
      <w:r>
        <w:t>In the best case</w:t>
      </w:r>
      <w:r w:rsidRPr="000E60EA">
        <w:t xml:space="preserve"> all relevant goods and products are continuously tracked from the moment they are received to the moment they are made available. The tracking process provides the relevant context information that is needed for real-time control and optimization of the material flow and subsequent production processes. In this scenario, autonomous driving systems fetch parts from the warehouse independently and transport them to flexible assembly cells on the shop floor. As part of the flexible fleet management system, these autonomous driving systems are continuously localized and move quickly and in </w:t>
      </w:r>
      <w:r>
        <w:t xml:space="preserve">constant interaction </w:t>
      </w:r>
      <w:r w:rsidRPr="000E60EA">
        <w:t xml:space="preserve">with their environment. In the process, production machinery and assembly cells and their given status are monitored seamlessly </w:t>
      </w:r>
      <w:r>
        <w:t>while r</w:t>
      </w:r>
      <w:r w:rsidRPr="000E60EA">
        <w:t>elevant objects</w:t>
      </w:r>
      <w:r>
        <w:t xml:space="preserve"> like tools and workpieces</w:t>
      </w:r>
      <w:r w:rsidRPr="000E60EA">
        <w:t xml:space="preserve"> being localized. This makes it possible to adapt quickly to changes in circumstances. The result is flexible, autonomously controlled production that is capable of adapting to new situations at any time. Wireless positioning for huma</w:t>
      </w:r>
      <w:r>
        <w:t>n machine interfaces like AR/VR</w:t>
      </w:r>
      <w:r w:rsidRPr="00DE1298">
        <w:t xml:space="preserve"> </w:t>
      </w:r>
      <w:r>
        <w:t>should</w:t>
      </w:r>
      <w:r w:rsidRPr="000E60EA">
        <w:t xml:space="preserve"> also be possible.</w:t>
      </w:r>
      <w:r>
        <w:t xml:space="preserve"> </w:t>
      </w:r>
    </w:p>
    <w:p w14:paraId="20C78B2F" w14:textId="77777777" w:rsidR="00E34C6D" w:rsidRDefault="00E34C6D" w:rsidP="00E34C6D">
      <w:r w:rsidRPr="00961658">
        <w:t>The requirements for positioning vary</w:t>
      </w:r>
      <w:r>
        <w:t xml:space="preserve"> widley </w:t>
      </w:r>
      <w:r w:rsidRPr="00961658">
        <w:t xml:space="preserve">between </w:t>
      </w:r>
      <w:r>
        <w:t>different use cases.</w:t>
      </w:r>
    </w:p>
    <w:p w14:paraId="22333F20" w14:textId="77777777" w:rsidR="00E34C6D" w:rsidRDefault="00E34C6D" w:rsidP="00E34C6D"/>
    <w:p w14:paraId="2309792E" w14:textId="77777777" w:rsidR="00E34C6D" w:rsidRDefault="00E34C6D" w:rsidP="00DF3B60">
      <w:pPr>
        <w:pStyle w:val="Heading2"/>
      </w:pPr>
      <w:bookmarkStart w:id="350" w:name="_Toc146301595"/>
      <w:r w:rsidRPr="00457CAE">
        <w:t>A.</w:t>
      </w:r>
      <w:r>
        <w:t>7</w:t>
      </w:r>
      <w:r w:rsidRPr="00457CAE">
        <w:t>.2</w:t>
      </w:r>
      <w:r w:rsidRPr="00457CAE">
        <w:tab/>
      </w:r>
      <w:r>
        <w:t>Low Power High Accuracy Positioning</w:t>
      </w:r>
      <w:bookmarkEnd w:id="350"/>
      <w:r w:rsidDel="000A6A2F">
        <w:t xml:space="preserve"> </w:t>
      </w:r>
    </w:p>
    <w:p w14:paraId="3D7AA949" w14:textId="77777777" w:rsidR="00E34C6D" w:rsidRPr="005606A9" w:rsidRDefault="00E34C6D" w:rsidP="00E34C6D">
      <w:r>
        <w:t>Low power high accuracy</w:t>
      </w:r>
      <w:r w:rsidRPr="005606A9">
        <w:t xml:space="preserve"> positioning is an integral part of a considerable number of industrial applications. The total energy needed for a specific operation time for such a low power high </w:t>
      </w:r>
      <w:r>
        <w:t>accuracy</w:t>
      </w:r>
      <w:r w:rsidRPr="005606A9">
        <w:t xml:space="preserve"> positioning optimized IoT-device is a combination of energy for positioning (varies depending on the used positioning method), energy for communication/‌synchronization and a difficult to predict factor to take additional losses through e.g. security, power management, microcontroller, and self-discharge of batteries into account. </w:t>
      </w:r>
    </w:p>
    <w:p w14:paraId="25BD2B9D" w14:textId="77777777" w:rsidR="00E34C6D" w:rsidRPr="005606A9" w:rsidRDefault="00E34C6D" w:rsidP="00E34C6D">
      <w:r w:rsidRPr="005606A9">
        <w:t xml:space="preserve">Examples </w:t>
      </w:r>
      <w:r>
        <w:t xml:space="preserve">of target applications </w:t>
      </w:r>
      <w:r w:rsidRPr="005606A9">
        <w:t>for low power high</w:t>
      </w:r>
      <w:r>
        <w:t xml:space="preserve"> accuracy</w:t>
      </w:r>
      <w:r w:rsidRPr="005606A9">
        <w:t xml:space="preserve"> positioning are asset tracking in process automation, tracking of vehicles, and tool tracking. </w:t>
      </w:r>
    </w:p>
    <w:p w14:paraId="653EF48F" w14:textId="77777777" w:rsidR="00E34C6D" w:rsidRPr="000E05B2" w:rsidRDefault="00E34C6D" w:rsidP="00E34C6D">
      <w:r>
        <w:t xml:space="preserve">Table A.7.2-1 gives </w:t>
      </w:r>
      <w:r>
        <w:rPr>
          <w:rFonts w:hint="eastAsia"/>
        </w:rPr>
        <w:t xml:space="preserve">an indication of the required operation time of the 5G enabled IoT device and duty cycle </w:t>
      </w:r>
      <w:r>
        <w:t>of</w:t>
      </w:r>
      <w:r>
        <w:rPr>
          <w:rFonts w:hint="eastAsia"/>
        </w:rPr>
        <w:t xml:space="preserve"> the updated position information for </w:t>
      </w:r>
      <w:r>
        <w:t xml:space="preserve">different </w:t>
      </w:r>
      <w:r>
        <w:rPr>
          <w:rFonts w:hint="eastAsia"/>
        </w:rPr>
        <w:t>use cases</w:t>
      </w:r>
      <w:r>
        <w:t>.</w:t>
      </w:r>
    </w:p>
    <w:p w14:paraId="3B38F993" w14:textId="77777777" w:rsidR="00E34C6D" w:rsidRPr="00457CAE" w:rsidRDefault="00E34C6D" w:rsidP="00E34C6D">
      <w:pPr>
        <w:pStyle w:val="TH"/>
        <w:rPr>
          <w:rFonts w:eastAsia="SimSun"/>
        </w:rPr>
      </w:pPr>
      <w:r w:rsidRPr="00457CAE">
        <w:rPr>
          <w:rFonts w:eastAsia="SimSun"/>
        </w:rPr>
        <w:t>Table A</w:t>
      </w:r>
      <w:r w:rsidRPr="00457CAE">
        <w:rPr>
          <w:rFonts w:eastAsia="SimSun"/>
          <w:b w:val="0"/>
        </w:rPr>
        <w:t>.</w:t>
      </w:r>
      <w:r>
        <w:rPr>
          <w:rFonts w:eastAsia="SimSun"/>
        </w:rPr>
        <w:t>7</w:t>
      </w:r>
      <w:r w:rsidRPr="00457CAE">
        <w:rPr>
          <w:rFonts w:eastAsia="SimSun"/>
        </w:rPr>
        <w:t>.</w:t>
      </w:r>
      <w:r>
        <w:rPr>
          <w:rFonts w:eastAsia="SimSun"/>
        </w:rPr>
        <w:t>2</w:t>
      </w:r>
      <w:r w:rsidRPr="00457CAE">
        <w:rPr>
          <w:rFonts w:eastAsia="SimSun"/>
        </w:rPr>
        <w:t xml:space="preserve">-1: </w:t>
      </w:r>
      <w:r>
        <w:rPr>
          <w:rFonts w:eastAsia="SimSun"/>
        </w:rPr>
        <w:t xml:space="preserve">Low power high </w:t>
      </w:r>
      <w:r>
        <w:t>accuracy</w:t>
      </w:r>
      <w:r>
        <w:rPr>
          <w:rFonts w:hint="eastAsia"/>
        </w:rPr>
        <w:t xml:space="preserve"> </w:t>
      </w:r>
      <w:r>
        <w:rPr>
          <w:rFonts w:eastAsia="SimSun"/>
        </w:rPr>
        <w:t>positioning use cases</w:t>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
        <w:gridCol w:w="1273"/>
        <w:gridCol w:w="75"/>
        <w:gridCol w:w="1153"/>
        <w:gridCol w:w="75"/>
        <w:gridCol w:w="1422"/>
        <w:gridCol w:w="75"/>
        <w:gridCol w:w="1983"/>
        <w:gridCol w:w="75"/>
        <w:gridCol w:w="3112"/>
        <w:gridCol w:w="75"/>
      </w:tblGrid>
      <w:tr w:rsidR="00E34C6D" w:rsidRPr="006C4172" w14:paraId="22D24B8B" w14:textId="77777777" w:rsidTr="0000460B">
        <w:trPr>
          <w:gridAfter w:val="1"/>
          <w:wAfter w:w="75" w:type="dxa"/>
          <w:trHeight w:val="642"/>
          <w:jc w:val="center"/>
        </w:trPr>
        <w:tc>
          <w:tcPr>
            <w:tcW w:w="1348" w:type="dxa"/>
            <w:gridSpan w:val="2"/>
            <w:shd w:val="clear" w:color="auto" w:fill="auto"/>
          </w:tcPr>
          <w:p w14:paraId="13CB5E43" w14:textId="77777777" w:rsidR="00E34C6D" w:rsidRPr="00ED09FC" w:rsidRDefault="00E34C6D" w:rsidP="00877F10">
            <w:pPr>
              <w:pStyle w:val="TAH"/>
              <w:rPr>
                <w:lang w:eastAsia="zh-CN"/>
              </w:rPr>
            </w:pPr>
            <w:r w:rsidRPr="00ED09FC">
              <w:t>Use</w:t>
            </w:r>
            <w:r w:rsidRPr="00ED09FC">
              <w:rPr>
                <w:lang w:eastAsia="zh-CN"/>
              </w:rPr>
              <w:t xml:space="preserve"> Case #</w:t>
            </w:r>
          </w:p>
        </w:tc>
        <w:tc>
          <w:tcPr>
            <w:tcW w:w="1228" w:type="dxa"/>
            <w:gridSpan w:val="2"/>
            <w:shd w:val="clear" w:color="auto" w:fill="auto"/>
            <w:hideMark/>
          </w:tcPr>
          <w:p w14:paraId="7BEBEC5B" w14:textId="77777777" w:rsidR="00E34C6D" w:rsidRPr="00ED09FC" w:rsidRDefault="00E34C6D" w:rsidP="00877F10">
            <w:pPr>
              <w:pStyle w:val="TAH"/>
            </w:pPr>
            <w:r w:rsidRPr="00ED09FC">
              <w:t>Horizontal accuracy</w:t>
            </w:r>
          </w:p>
        </w:tc>
        <w:tc>
          <w:tcPr>
            <w:tcW w:w="1497" w:type="dxa"/>
            <w:gridSpan w:val="2"/>
            <w:shd w:val="clear" w:color="auto" w:fill="auto"/>
            <w:hideMark/>
          </w:tcPr>
          <w:p w14:paraId="24D74BDB" w14:textId="77777777" w:rsidR="00E34C6D" w:rsidRPr="00ED09FC" w:rsidRDefault="00E34C6D" w:rsidP="00877F10">
            <w:pPr>
              <w:pStyle w:val="TAH"/>
            </w:pPr>
            <w:r w:rsidRPr="00ED09FC">
              <w:t>Corresponding service level (22.261)</w:t>
            </w:r>
          </w:p>
        </w:tc>
        <w:tc>
          <w:tcPr>
            <w:tcW w:w="2058" w:type="dxa"/>
            <w:gridSpan w:val="2"/>
            <w:shd w:val="clear" w:color="auto" w:fill="auto"/>
            <w:hideMark/>
          </w:tcPr>
          <w:p w14:paraId="7285E081" w14:textId="77777777" w:rsidR="00E34C6D" w:rsidRPr="00ED09FC" w:rsidRDefault="00E34C6D" w:rsidP="00877F10">
            <w:pPr>
              <w:pStyle w:val="TAH"/>
            </w:pPr>
            <w:r w:rsidRPr="00ED09FC">
              <w:t>Positioning interval/ duty cycle</w:t>
            </w:r>
          </w:p>
        </w:tc>
        <w:tc>
          <w:tcPr>
            <w:tcW w:w="3187" w:type="dxa"/>
            <w:gridSpan w:val="2"/>
            <w:shd w:val="clear" w:color="auto" w:fill="auto"/>
            <w:hideMark/>
          </w:tcPr>
          <w:p w14:paraId="1502ADCD" w14:textId="77777777" w:rsidR="00E34C6D" w:rsidRPr="00ED09FC" w:rsidRDefault="00E34C6D" w:rsidP="00877F10">
            <w:pPr>
              <w:pStyle w:val="TAH"/>
            </w:pPr>
            <w:r w:rsidRPr="00ED09FC">
              <w:t>battery life time/ minimum operation time</w:t>
            </w:r>
          </w:p>
        </w:tc>
      </w:tr>
      <w:tr w:rsidR="00E34C6D" w:rsidRPr="006C4172" w14:paraId="36810A12" w14:textId="77777777" w:rsidTr="0000460B">
        <w:trPr>
          <w:gridAfter w:val="1"/>
          <w:wAfter w:w="75" w:type="dxa"/>
          <w:trHeight w:val="265"/>
          <w:jc w:val="center"/>
        </w:trPr>
        <w:tc>
          <w:tcPr>
            <w:tcW w:w="1348" w:type="dxa"/>
            <w:gridSpan w:val="2"/>
            <w:shd w:val="clear" w:color="auto" w:fill="auto"/>
          </w:tcPr>
          <w:p w14:paraId="78A8E491" w14:textId="77777777" w:rsidR="00E34C6D" w:rsidRPr="00ED09FC" w:rsidRDefault="00E34C6D" w:rsidP="00877F10">
            <w:pPr>
              <w:pStyle w:val="TAC"/>
              <w:jc w:val="left"/>
              <w:rPr>
                <w:rFonts w:eastAsia="SimSun"/>
              </w:rPr>
            </w:pPr>
            <w:r>
              <w:rPr>
                <w:rFonts w:eastAsia="SimSun"/>
              </w:rPr>
              <w:t>1</w:t>
            </w:r>
          </w:p>
        </w:tc>
        <w:tc>
          <w:tcPr>
            <w:tcW w:w="1228" w:type="dxa"/>
            <w:gridSpan w:val="2"/>
            <w:shd w:val="clear" w:color="auto" w:fill="auto"/>
          </w:tcPr>
          <w:p w14:paraId="02557D0D" w14:textId="77777777" w:rsidR="00E34C6D" w:rsidRPr="00ED09FC" w:rsidRDefault="00E34C6D" w:rsidP="00877F10">
            <w:pPr>
              <w:spacing w:after="0"/>
              <w:rPr>
                <w:rFonts w:ascii="Arial" w:eastAsia="SimSun" w:hAnsi="Arial"/>
                <w:sz w:val="18"/>
              </w:rPr>
            </w:pPr>
            <w:r w:rsidRPr="008D7326">
              <w:rPr>
                <w:rFonts w:ascii="Arial" w:eastAsia="SimSun" w:hAnsi="Arial"/>
                <w:sz w:val="18"/>
              </w:rPr>
              <w:t>10 m</w:t>
            </w:r>
          </w:p>
        </w:tc>
        <w:tc>
          <w:tcPr>
            <w:tcW w:w="1497" w:type="dxa"/>
            <w:gridSpan w:val="2"/>
            <w:shd w:val="clear" w:color="auto" w:fill="auto"/>
          </w:tcPr>
          <w:p w14:paraId="24AAFE44" w14:textId="77777777" w:rsidR="00E34C6D" w:rsidRPr="00ED09FC" w:rsidRDefault="00E34C6D" w:rsidP="00877F10">
            <w:pPr>
              <w:spacing w:after="0"/>
              <w:rPr>
                <w:rFonts w:ascii="Arial" w:eastAsia="SimSun" w:hAnsi="Arial"/>
                <w:sz w:val="18"/>
              </w:rPr>
            </w:pPr>
            <w:r w:rsidRPr="008D7326">
              <w:rPr>
                <w:rFonts w:ascii="Arial" w:eastAsia="SimSun" w:hAnsi="Arial"/>
                <w:sz w:val="18"/>
              </w:rPr>
              <w:t>Service Level 1</w:t>
            </w:r>
          </w:p>
        </w:tc>
        <w:tc>
          <w:tcPr>
            <w:tcW w:w="2058" w:type="dxa"/>
            <w:gridSpan w:val="2"/>
            <w:shd w:val="clear" w:color="auto" w:fill="auto"/>
          </w:tcPr>
          <w:p w14:paraId="4EE9466E" w14:textId="77777777" w:rsidR="00E34C6D" w:rsidRPr="00ED09FC" w:rsidRDefault="00E34C6D" w:rsidP="00877F10">
            <w:pPr>
              <w:spacing w:after="0"/>
              <w:rPr>
                <w:rFonts w:ascii="Arial" w:eastAsia="SimSun" w:hAnsi="Arial"/>
                <w:sz w:val="18"/>
              </w:rPr>
            </w:pPr>
            <w:r w:rsidRPr="008D7326">
              <w:rPr>
                <w:rFonts w:ascii="Arial" w:eastAsia="SimSun" w:hAnsi="Arial"/>
                <w:sz w:val="18"/>
              </w:rPr>
              <w:t>on request</w:t>
            </w:r>
          </w:p>
        </w:tc>
        <w:tc>
          <w:tcPr>
            <w:tcW w:w="3187" w:type="dxa"/>
            <w:gridSpan w:val="2"/>
            <w:shd w:val="clear" w:color="auto" w:fill="auto"/>
          </w:tcPr>
          <w:p w14:paraId="663FBEA1" w14:textId="77777777" w:rsidR="00E34C6D" w:rsidRPr="00ED09FC" w:rsidRDefault="00E34C6D" w:rsidP="00877F10">
            <w:pPr>
              <w:spacing w:after="0"/>
              <w:rPr>
                <w:rFonts w:ascii="Arial" w:eastAsia="SimSun" w:hAnsi="Arial"/>
                <w:sz w:val="18"/>
              </w:rPr>
            </w:pPr>
            <w:r w:rsidRPr="008D7326">
              <w:rPr>
                <w:rFonts w:ascii="Arial" w:eastAsia="SimSun" w:hAnsi="Arial"/>
                <w:sz w:val="18"/>
              </w:rPr>
              <w:t>24 months</w:t>
            </w:r>
          </w:p>
        </w:tc>
      </w:tr>
      <w:tr w:rsidR="00E34C6D" w:rsidRPr="006C4172" w14:paraId="6ADDE487" w14:textId="77777777" w:rsidTr="0000460B">
        <w:trPr>
          <w:gridAfter w:val="1"/>
          <w:wAfter w:w="75" w:type="dxa"/>
          <w:trHeight w:val="265"/>
          <w:jc w:val="center"/>
        </w:trPr>
        <w:tc>
          <w:tcPr>
            <w:tcW w:w="1348" w:type="dxa"/>
            <w:gridSpan w:val="2"/>
            <w:shd w:val="clear" w:color="auto" w:fill="auto"/>
          </w:tcPr>
          <w:p w14:paraId="0F6C1761" w14:textId="77777777" w:rsidR="00E34C6D" w:rsidRPr="007B0169" w:rsidRDefault="00E34C6D" w:rsidP="00877F10">
            <w:pPr>
              <w:spacing w:after="0"/>
              <w:rPr>
                <w:rFonts w:ascii="Arial" w:eastAsia="SimSun" w:hAnsi="Arial"/>
                <w:sz w:val="18"/>
              </w:rPr>
            </w:pPr>
            <w:r>
              <w:rPr>
                <w:rFonts w:ascii="Arial" w:eastAsia="SimSun" w:hAnsi="Arial"/>
                <w:sz w:val="18"/>
              </w:rPr>
              <w:t>2</w:t>
            </w:r>
          </w:p>
        </w:tc>
        <w:tc>
          <w:tcPr>
            <w:tcW w:w="1228" w:type="dxa"/>
            <w:gridSpan w:val="2"/>
            <w:shd w:val="clear" w:color="auto" w:fill="auto"/>
          </w:tcPr>
          <w:p w14:paraId="40C9989D" w14:textId="77777777" w:rsidR="00E34C6D" w:rsidRPr="008D7326" w:rsidRDefault="00E34C6D" w:rsidP="00877F10">
            <w:pPr>
              <w:spacing w:after="0"/>
              <w:rPr>
                <w:rFonts w:ascii="Arial" w:eastAsia="SimSun" w:hAnsi="Arial"/>
                <w:sz w:val="18"/>
              </w:rPr>
            </w:pPr>
            <w:r w:rsidRPr="007B0169">
              <w:rPr>
                <w:rFonts w:ascii="Arial" w:eastAsia="SimSun" w:hAnsi="Arial"/>
                <w:sz w:val="18"/>
              </w:rPr>
              <w:t>2 m to 3 m</w:t>
            </w:r>
          </w:p>
        </w:tc>
        <w:tc>
          <w:tcPr>
            <w:tcW w:w="1497" w:type="dxa"/>
            <w:gridSpan w:val="2"/>
            <w:shd w:val="clear" w:color="auto" w:fill="auto"/>
          </w:tcPr>
          <w:p w14:paraId="10F0979B" w14:textId="77777777" w:rsidR="00E34C6D" w:rsidRPr="008D7326" w:rsidRDefault="00E34C6D" w:rsidP="00877F10">
            <w:pPr>
              <w:spacing w:after="0"/>
              <w:rPr>
                <w:rFonts w:ascii="Arial" w:eastAsia="SimSun" w:hAnsi="Arial"/>
                <w:sz w:val="18"/>
              </w:rPr>
            </w:pPr>
            <w:r w:rsidRPr="007B0169">
              <w:rPr>
                <w:rFonts w:ascii="Arial" w:eastAsia="SimSun" w:hAnsi="Arial"/>
                <w:sz w:val="18"/>
              </w:rPr>
              <w:t>Service Level 2</w:t>
            </w:r>
          </w:p>
        </w:tc>
        <w:tc>
          <w:tcPr>
            <w:tcW w:w="2058" w:type="dxa"/>
            <w:gridSpan w:val="2"/>
            <w:shd w:val="clear" w:color="auto" w:fill="auto"/>
          </w:tcPr>
          <w:p w14:paraId="78F4BD3E" w14:textId="77777777" w:rsidR="00E34C6D" w:rsidRPr="008D7326" w:rsidRDefault="00E34C6D" w:rsidP="00877F10">
            <w:pPr>
              <w:spacing w:after="0"/>
              <w:rPr>
                <w:rFonts w:ascii="Arial" w:eastAsia="SimSun" w:hAnsi="Arial"/>
                <w:sz w:val="18"/>
              </w:rPr>
            </w:pPr>
            <w:r w:rsidRPr="007B0169">
              <w:rPr>
                <w:rFonts w:ascii="Arial" w:eastAsia="SimSun" w:hAnsi="Arial"/>
                <w:sz w:val="18"/>
              </w:rPr>
              <w:t>&lt; 4 seconds</w:t>
            </w:r>
          </w:p>
        </w:tc>
        <w:tc>
          <w:tcPr>
            <w:tcW w:w="3187" w:type="dxa"/>
            <w:gridSpan w:val="2"/>
            <w:shd w:val="clear" w:color="auto" w:fill="auto"/>
          </w:tcPr>
          <w:p w14:paraId="600CEC9B" w14:textId="77777777" w:rsidR="00E34C6D" w:rsidRPr="008D7326" w:rsidRDefault="00E34C6D" w:rsidP="00877F10">
            <w:pPr>
              <w:spacing w:after="0"/>
              <w:rPr>
                <w:rFonts w:ascii="Arial" w:eastAsia="SimSun" w:hAnsi="Arial"/>
                <w:sz w:val="18"/>
              </w:rPr>
            </w:pPr>
            <w:r w:rsidRPr="007B0169">
              <w:rPr>
                <w:rFonts w:ascii="Arial" w:eastAsia="SimSun" w:hAnsi="Arial"/>
                <w:sz w:val="18"/>
              </w:rPr>
              <w:t>&gt; 6 months</w:t>
            </w:r>
          </w:p>
        </w:tc>
      </w:tr>
      <w:tr w:rsidR="00E34C6D" w:rsidRPr="006C4172" w14:paraId="13A714B6" w14:textId="77777777" w:rsidTr="0000460B">
        <w:trPr>
          <w:gridAfter w:val="1"/>
          <w:wAfter w:w="75" w:type="dxa"/>
          <w:trHeight w:val="265"/>
          <w:jc w:val="center"/>
        </w:trPr>
        <w:tc>
          <w:tcPr>
            <w:tcW w:w="1348" w:type="dxa"/>
            <w:gridSpan w:val="2"/>
            <w:shd w:val="clear" w:color="auto" w:fill="auto"/>
          </w:tcPr>
          <w:p w14:paraId="5D94F04C" w14:textId="77777777" w:rsidR="00E34C6D" w:rsidRPr="007B0169" w:rsidRDefault="00E34C6D" w:rsidP="00877F10">
            <w:pPr>
              <w:spacing w:after="0"/>
              <w:rPr>
                <w:rFonts w:ascii="Arial" w:eastAsia="SimSun" w:hAnsi="Arial"/>
                <w:sz w:val="18"/>
              </w:rPr>
            </w:pPr>
            <w:r>
              <w:rPr>
                <w:rFonts w:ascii="Arial" w:eastAsia="SimSun" w:hAnsi="Arial"/>
                <w:sz w:val="18"/>
              </w:rPr>
              <w:t>3</w:t>
            </w:r>
          </w:p>
        </w:tc>
        <w:tc>
          <w:tcPr>
            <w:tcW w:w="1228" w:type="dxa"/>
            <w:gridSpan w:val="2"/>
            <w:shd w:val="clear" w:color="auto" w:fill="auto"/>
          </w:tcPr>
          <w:p w14:paraId="35D38B1F" w14:textId="77777777" w:rsidR="00E34C6D" w:rsidRPr="007B0169" w:rsidRDefault="00E34C6D" w:rsidP="00877F10">
            <w:pPr>
              <w:spacing w:after="0"/>
              <w:rPr>
                <w:rFonts w:ascii="Arial" w:eastAsia="SimSun" w:hAnsi="Arial"/>
                <w:sz w:val="18"/>
              </w:rPr>
            </w:pPr>
            <w:r w:rsidRPr="007B0169">
              <w:rPr>
                <w:rFonts w:ascii="Arial" w:eastAsia="SimSun" w:hAnsi="Arial"/>
                <w:sz w:val="18"/>
              </w:rPr>
              <w:t>&lt; 1 m</w:t>
            </w:r>
          </w:p>
        </w:tc>
        <w:tc>
          <w:tcPr>
            <w:tcW w:w="1497" w:type="dxa"/>
            <w:gridSpan w:val="2"/>
            <w:shd w:val="clear" w:color="auto" w:fill="auto"/>
          </w:tcPr>
          <w:p w14:paraId="0F8CF33D" w14:textId="77777777" w:rsidR="00E34C6D" w:rsidRPr="007B0169" w:rsidRDefault="00E34C6D" w:rsidP="00877F10">
            <w:pPr>
              <w:spacing w:after="0"/>
              <w:rPr>
                <w:rFonts w:ascii="Arial" w:eastAsia="SimSun" w:hAnsi="Arial"/>
                <w:sz w:val="18"/>
              </w:rPr>
            </w:pPr>
            <w:r w:rsidRPr="007B0169">
              <w:rPr>
                <w:rFonts w:ascii="Arial" w:eastAsia="SimSun" w:hAnsi="Arial"/>
                <w:sz w:val="18"/>
              </w:rPr>
              <w:t>Service Level 3</w:t>
            </w:r>
          </w:p>
        </w:tc>
        <w:tc>
          <w:tcPr>
            <w:tcW w:w="2058" w:type="dxa"/>
            <w:gridSpan w:val="2"/>
            <w:shd w:val="clear" w:color="auto" w:fill="auto"/>
          </w:tcPr>
          <w:p w14:paraId="2D5C2FDF" w14:textId="77777777" w:rsidR="00E34C6D" w:rsidRPr="007B0169" w:rsidRDefault="00E34C6D" w:rsidP="00877F10">
            <w:pPr>
              <w:spacing w:after="0"/>
              <w:rPr>
                <w:rFonts w:ascii="Arial" w:eastAsia="SimSun" w:hAnsi="Arial"/>
                <w:sz w:val="18"/>
              </w:rPr>
            </w:pPr>
            <w:r w:rsidRPr="007B0169">
              <w:rPr>
                <w:rFonts w:ascii="Arial" w:eastAsia="SimSun" w:hAnsi="Arial"/>
                <w:sz w:val="18"/>
              </w:rPr>
              <w:t>no indication</w:t>
            </w:r>
          </w:p>
        </w:tc>
        <w:tc>
          <w:tcPr>
            <w:tcW w:w="3187" w:type="dxa"/>
            <w:gridSpan w:val="2"/>
            <w:shd w:val="clear" w:color="auto" w:fill="auto"/>
          </w:tcPr>
          <w:p w14:paraId="44A54724" w14:textId="77777777" w:rsidR="00E34C6D" w:rsidRPr="007B0169" w:rsidRDefault="00E34C6D" w:rsidP="00877F10">
            <w:pPr>
              <w:spacing w:after="0"/>
              <w:rPr>
                <w:rFonts w:ascii="Arial" w:eastAsia="SimSun" w:hAnsi="Arial"/>
                <w:sz w:val="18"/>
              </w:rPr>
            </w:pPr>
            <w:r w:rsidRPr="007B0169">
              <w:rPr>
                <w:rFonts w:ascii="Arial" w:eastAsia="SimSun" w:hAnsi="Arial"/>
                <w:sz w:val="18"/>
              </w:rPr>
              <w:t>1 work shift - 8 hours (up to 3 days, 1 month for inventory purposes)</w:t>
            </w:r>
          </w:p>
        </w:tc>
      </w:tr>
      <w:tr w:rsidR="00E34C6D" w:rsidRPr="006C4172" w14:paraId="75F5066F" w14:textId="77777777" w:rsidTr="0000460B">
        <w:trPr>
          <w:gridAfter w:val="1"/>
          <w:wAfter w:w="75" w:type="dxa"/>
          <w:trHeight w:val="265"/>
          <w:jc w:val="center"/>
        </w:trPr>
        <w:tc>
          <w:tcPr>
            <w:tcW w:w="1348" w:type="dxa"/>
            <w:gridSpan w:val="2"/>
            <w:shd w:val="clear" w:color="auto" w:fill="auto"/>
          </w:tcPr>
          <w:p w14:paraId="0BD23B6C" w14:textId="77777777" w:rsidR="00E34C6D" w:rsidRPr="00ED09FC" w:rsidRDefault="00E34C6D" w:rsidP="00877F10">
            <w:pPr>
              <w:pStyle w:val="TAC"/>
              <w:jc w:val="left"/>
              <w:rPr>
                <w:rFonts w:eastAsia="SimSun"/>
              </w:rPr>
            </w:pPr>
            <w:r>
              <w:rPr>
                <w:rFonts w:eastAsia="SimSun"/>
              </w:rPr>
              <w:t>4</w:t>
            </w:r>
          </w:p>
        </w:tc>
        <w:tc>
          <w:tcPr>
            <w:tcW w:w="1228" w:type="dxa"/>
            <w:gridSpan w:val="2"/>
            <w:shd w:val="clear" w:color="auto" w:fill="auto"/>
            <w:hideMark/>
          </w:tcPr>
          <w:p w14:paraId="1B3E65A5"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hideMark/>
          </w:tcPr>
          <w:p w14:paraId="43CE2263"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hideMark/>
          </w:tcPr>
          <w:p w14:paraId="560A19B0"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hideMark/>
          </w:tcPr>
          <w:p w14:paraId="5C885A17" w14:textId="77777777" w:rsidR="00E34C6D" w:rsidRPr="00ED09FC" w:rsidRDefault="00E34C6D" w:rsidP="00877F10">
            <w:pPr>
              <w:pStyle w:val="TAC"/>
              <w:jc w:val="left"/>
              <w:rPr>
                <w:rFonts w:eastAsia="SimSun"/>
              </w:rPr>
            </w:pPr>
            <w:r w:rsidRPr="00ED09FC">
              <w:rPr>
                <w:rFonts w:eastAsia="SimSun"/>
              </w:rPr>
              <w:t>6 - 8 years</w:t>
            </w:r>
          </w:p>
        </w:tc>
      </w:tr>
      <w:tr w:rsidR="00E34C6D" w:rsidRPr="006C4172" w14:paraId="0A2D0C1F" w14:textId="77777777" w:rsidTr="0000460B">
        <w:trPr>
          <w:gridAfter w:val="1"/>
          <w:wAfter w:w="75" w:type="dxa"/>
          <w:trHeight w:val="248"/>
          <w:jc w:val="center"/>
        </w:trPr>
        <w:tc>
          <w:tcPr>
            <w:tcW w:w="1348" w:type="dxa"/>
            <w:gridSpan w:val="2"/>
            <w:shd w:val="clear" w:color="auto" w:fill="auto"/>
          </w:tcPr>
          <w:p w14:paraId="5404C79C" w14:textId="77777777" w:rsidR="00E34C6D" w:rsidDel="007B0169" w:rsidRDefault="00E34C6D" w:rsidP="00877F10">
            <w:pPr>
              <w:pStyle w:val="TAC"/>
              <w:jc w:val="left"/>
              <w:rPr>
                <w:rFonts w:eastAsia="SimSun"/>
              </w:rPr>
            </w:pPr>
            <w:r>
              <w:rPr>
                <w:rFonts w:eastAsia="SimSun"/>
              </w:rPr>
              <w:t>5</w:t>
            </w:r>
          </w:p>
        </w:tc>
        <w:tc>
          <w:tcPr>
            <w:tcW w:w="1228" w:type="dxa"/>
            <w:gridSpan w:val="2"/>
            <w:shd w:val="clear" w:color="auto" w:fill="auto"/>
          </w:tcPr>
          <w:p w14:paraId="566A8C1B" w14:textId="77777777" w:rsidR="00E34C6D" w:rsidRPr="00ED09FC" w:rsidDel="007B0169"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508DB8E1" w14:textId="77777777" w:rsidR="00E34C6D" w:rsidRPr="00ED09FC" w:rsidDel="007B0169"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67FA7E1B" w14:textId="77777777" w:rsidR="00E34C6D" w:rsidRPr="00ED09FC" w:rsidDel="007B0169" w:rsidRDefault="00E34C6D" w:rsidP="00877F10">
            <w:pPr>
              <w:pStyle w:val="TAC"/>
              <w:jc w:val="left"/>
              <w:rPr>
                <w:rFonts w:eastAsia="SimSun"/>
              </w:rPr>
            </w:pPr>
            <w:r w:rsidRPr="00ED09FC">
              <w:rPr>
                <w:rFonts w:eastAsia="SimSun"/>
              </w:rPr>
              <w:t>5 seconds - 15 minutes</w:t>
            </w:r>
          </w:p>
        </w:tc>
        <w:tc>
          <w:tcPr>
            <w:tcW w:w="3187" w:type="dxa"/>
            <w:gridSpan w:val="2"/>
            <w:shd w:val="clear" w:color="auto" w:fill="auto"/>
          </w:tcPr>
          <w:p w14:paraId="0FC4C101" w14:textId="77777777" w:rsidR="00E34C6D" w:rsidRPr="00ED09FC" w:rsidDel="007B0169" w:rsidRDefault="00E34C6D" w:rsidP="00877F10">
            <w:pPr>
              <w:pStyle w:val="TAC"/>
              <w:jc w:val="left"/>
              <w:rPr>
                <w:rFonts w:eastAsia="SimSun"/>
              </w:rPr>
            </w:pPr>
            <w:r w:rsidRPr="00ED09FC">
              <w:rPr>
                <w:rFonts w:eastAsia="SimSun"/>
              </w:rPr>
              <w:t>18 months</w:t>
            </w:r>
          </w:p>
        </w:tc>
      </w:tr>
      <w:tr w:rsidR="00E34C6D" w:rsidRPr="006C4172" w14:paraId="52CA4F4F" w14:textId="77777777" w:rsidTr="0000460B">
        <w:trPr>
          <w:gridAfter w:val="1"/>
          <w:wAfter w:w="75" w:type="dxa"/>
          <w:trHeight w:val="248"/>
          <w:jc w:val="center"/>
        </w:trPr>
        <w:tc>
          <w:tcPr>
            <w:tcW w:w="1348" w:type="dxa"/>
            <w:gridSpan w:val="2"/>
            <w:shd w:val="clear" w:color="auto" w:fill="auto"/>
          </w:tcPr>
          <w:p w14:paraId="7D36C30C" w14:textId="77777777" w:rsidR="00E34C6D" w:rsidRPr="00ED09FC" w:rsidRDefault="00E34C6D" w:rsidP="00877F10">
            <w:pPr>
              <w:pStyle w:val="TAC"/>
              <w:jc w:val="left"/>
              <w:rPr>
                <w:rFonts w:eastAsia="SimSun"/>
              </w:rPr>
            </w:pPr>
            <w:r>
              <w:rPr>
                <w:rFonts w:eastAsia="SimSun"/>
              </w:rPr>
              <w:t>6</w:t>
            </w:r>
          </w:p>
        </w:tc>
        <w:tc>
          <w:tcPr>
            <w:tcW w:w="1228" w:type="dxa"/>
            <w:gridSpan w:val="2"/>
            <w:shd w:val="clear" w:color="auto" w:fill="auto"/>
          </w:tcPr>
          <w:p w14:paraId="38E58FA2"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59C3FF75"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4F2C21E4" w14:textId="77777777" w:rsidR="00E34C6D" w:rsidRPr="00ED09FC" w:rsidRDefault="00E34C6D" w:rsidP="00877F10">
            <w:pPr>
              <w:pStyle w:val="TAC"/>
              <w:jc w:val="left"/>
              <w:rPr>
                <w:rFonts w:eastAsia="SimSun"/>
              </w:rPr>
            </w:pPr>
            <w:r w:rsidRPr="00ED09FC">
              <w:rPr>
                <w:rFonts w:eastAsia="SimSun"/>
              </w:rPr>
              <w:t>15 s to 30 s</w:t>
            </w:r>
          </w:p>
        </w:tc>
        <w:tc>
          <w:tcPr>
            <w:tcW w:w="3187" w:type="dxa"/>
            <w:gridSpan w:val="2"/>
            <w:shd w:val="clear" w:color="auto" w:fill="auto"/>
          </w:tcPr>
          <w:p w14:paraId="6B1D015D" w14:textId="77777777" w:rsidR="00E34C6D" w:rsidRPr="00ED09FC" w:rsidRDefault="00E34C6D" w:rsidP="00877F10">
            <w:pPr>
              <w:pStyle w:val="TAC"/>
              <w:jc w:val="left"/>
              <w:rPr>
                <w:rFonts w:eastAsia="SimSun"/>
              </w:rPr>
            </w:pPr>
            <w:r w:rsidRPr="00ED09FC">
              <w:rPr>
                <w:rFonts w:eastAsia="SimSun"/>
              </w:rPr>
              <w:t xml:space="preserve">6 - 12 months </w:t>
            </w:r>
          </w:p>
        </w:tc>
      </w:tr>
      <w:tr w:rsidR="00E34C6D" w:rsidRPr="006C4172" w14:paraId="22295172" w14:textId="77777777" w:rsidTr="0000460B">
        <w:trPr>
          <w:gridAfter w:val="1"/>
          <w:wAfter w:w="75" w:type="dxa"/>
          <w:trHeight w:val="248"/>
          <w:jc w:val="center"/>
        </w:trPr>
        <w:tc>
          <w:tcPr>
            <w:tcW w:w="1348" w:type="dxa"/>
            <w:gridSpan w:val="2"/>
            <w:shd w:val="clear" w:color="auto" w:fill="auto"/>
          </w:tcPr>
          <w:p w14:paraId="365173B9" w14:textId="77777777" w:rsidR="00E34C6D" w:rsidRPr="00ED09FC" w:rsidRDefault="00E34C6D" w:rsidP="00877F10">
            <w:pPr>
              <w:pStyle w:val="TAC"/>
              <w:jc w:val="left"/>
              <w:rPr>
                <w:rFonts w:eastAsia="SimSun"/>
              </w:rPr>
            </w:pPr>
            <w:r>
              <w:rPr>
                <w:rFonts w:eastAsia="SimSun"/>
              </w:rPr>
              <w:t>7</w:t>
            </w:r>
          </w:p>
        </w:tc>
        <w:tc>
          <w:tcPr>
            <w:tcW w:w="1228" w:type="dxa"/>
            <w:gridSpan w:val="2"/>
            <w:shd w:val="clear" w:color="auto" w:fill="auto"/>
          </w:tcPr>
          <w:p w14:paraId="6DD15ADE"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1397EE9D"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46A9A92B" w14:textId="77777777" w:rsidR="00E34C6D" w:rsidRPr="00ED09FC" w:rsidRDefault="00E34C6D" w:rsidP="00877F10">
            <w:pPr>
              <w:pStyle w:val="TAC"/>
              <w:jc w:val="left"/>
              <w:rPr>
                <w:rFonts w:eastAsia="SimSun"/>
              </w:rPr>
            </w:pPr>
            <w:r w:rsidRPr="00ED09FC">
              <w:rPr>
                <w:rFonts w:eastAsia="SimSun"/>
              </w:rPr>
              <w:t>250 ms</w:t>
            </w:r>
          </w:p>
        </w:tc>
        <w:tc>
          <w:tcPr>
            <w:tcW w:w="3187" w:type="dxa"/>
            <w:gridSpan w:val="2"/>
            <w:shd w:val="clear" w:color="auto" w:fill="auto"/>
          </w:tcPr>
          <w:p w14:paraId="75CBAFEF" w14:textId="77777777" w:rsidR="00E34C6D" w:rsidRPr="00ED09FC" w:rsidRDefault="00E34C6D" w:rsidP="00877F10">
            <w:pPr>
              <w:pStyle w:val="TAC"/>
              <w:jc w:val="left"/>
              <w:rPr>
                <w:rFonts w:eastAsia="SimSun"/>
              </w:rPr>
            </w:pPr>
            <w:r w:rsidRPr="00ED09FC">
              <w:rPr>
                <w:rFonts w:eastAsia="SimSun"/>
              </w:rPr>
              <w:t>18 months</w:t>
            </w:r>
          </w:p>
        </w:tc>
      </w:tr>
      <w:tr w:rsidR="00E34C6D" w:rsidRPr="006C4172" w14:paraId="3B12999B" w14:textId="77777777" w:rsidTr="0000460B">
        <w:trPr>
          <w:gridAfter w:val="1"/>
          <w:wAfter w:w="75" w:type="dxa"/>
          <w:trHeight w:val="248"/>
          <w:jc w:val="center"/>
        </w:trPr>
        <w:tc>
          <w:tcPr>
            <w:tcW w:w="1348" w:type="dxa"/>
            <w:gridSpan w:val="2"/>
            <w:shd w:val="clear" w:color="auto" w:fill="auto"/>
          </w:tcPr>
          <w:p w14:paraId="2626525D" w14:textId="77777777" w:rsidR="00E34C6D" w:rsidRDefault="00E34C6D" w:rsidP="00877F10">
            <w:pPr>
              <w:pStyle w:val="TAC"/>
              <w:jc w:val="left"/>
              <w:rPr>
                <w:rFonts w:eastAsia="SimSun"/>
              </w:rPr>
            </w:pPr>
            <w:r>
              <w:rPr>
                <w:rFonts w:eastAsia="SimSun"/>
              </w:rPr>
              <w:t>8</w:t>
            </w:r>
          </w:p>
        </w:tc>
        <w:tc>
          <w:tcPr>
            <w:tcW w:w="1228" w:type="dxa"/>
            <w:gridSpan w:val="2"/>
            <w:shd w:val="clear" w:color="auto" w:fill="auto"/>
          </w:tcPr>
          <w:p w14:paraId="27328C5C"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593F5F57"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6F39761A"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tcPr>
          <w:p w14:paraId="0A74BA0F" w14:textId="77777777" w:rsidR="00E34C6D" w:rsidRPr="00ED09FC" w:rsidRDefault="00E34C6D" w:rsidP="00877F10">
            <w:pPr>
              <w:pStyle w:val="TAC"/>
              <w:jc w:val="left"/>
              <w:rPr>
                <w:rFonts w:eastAsia="SimSun"/>
              </w:rPr>
            </w:pPr>
            <w:r w:rsidRPr="00ED09FC">
              <w:rPr>
                <w:rFonts w:eastAsia="SimSun"/>
              </w:rPr>
              <w:t>6 - 8 years (no strong limitation in battery size)</w:t>
            </w:r>
          </w:p>
        </w:tc>
      </w:tr>
      <w:tr w:rsidR="0000460B" w:rsidRPr="00ED09FC" w14:paraId="1A22BE06" w14:textId="77777777" w:rsidTr="0000460B">
        <w:trPr>
          <w:gridBefore w:val="1"/>
          <w:wBefore w:w="75" w:type="dxa"/>
          <w:trHeight w:val="248"/>
          <w:jc w:val="center"/>
        </w:trPr>
        <w:tc>
          <w:tcPr>
            <w:tcW w:w="1348" w:type="dxa"/>
            <w:gridSpan w:val="2"/>
            <w:shd w:val="clear" w:color="auto" w:fill="auto"/>
          </w:tcPr>
          <w:p w14:paraId="539BA613" w14:textId="77777777" w:rsidR="0000460B" w:rsidRDefault="0000460B" w:rsidP="002D04D6">
            <w:pPr>
              <w:pStyle w:val="TAC"/>
              <w:jc w:val="left"/>
              <w:rPr>
                <w:rFonts w:eastAsia="SimSun"/>
              </w:rPr>
            </w:pPr>
            <w:r>
              <w:rPr>
                <w:rFonts w:eastAsia="SimSun"/>
              </w:rPr>
              <w:t>9</w:t>
            </w:r>
          </w:p>
        </w:tc>
        <w:tc>
          <w:tcPr>
            <w:tcW w:w="1228" w:type="dxa"/>
            <w:gridSpan w:val="2"/>
            <w:shd w:val="clear" w:color="auto" w:fill="auto"/>
          </w:tcPr>
          <w:p w14:paraId="153F0DC8" w14:textId="77777777" w:rsidR="0000460B" w:rsidRPr="00ED09FC" w:rsidRDefault="0000460B" w:rsidP="002D04D6">
            <w:pPr>
              <w:pStyle w:val="TAC"/>
              <w:jc w:val="left"/>
              <w:rPr>
                <w:rFonts w:eastAsia="SimSun"/>
              </w:rPr>
            </w:pPr>
            <w:r>
              <w:rPr>
                <w:rFonts w:eastAsia="SimSun"/>
              </w:rPr>
              <w:t>10 m</w:t>
            </w:r>
          </w:p>
        </w:tc>
        <w:tc>
          <w:tcPr>
            <w:tcW w:w="1497" w:type="dxa"/>
            <w:gridSpan w:val="2"/>
            <w:shd w:val="clear" w:color="auto" w:fill="auto"/>
          </w:tcPr>
          <w:p w14:paraId="2F007432" w14:textId="77777777" w:rsidR="0000460B" w:rsidRPr="00ED09FC" w:rsidRDefault="0000460B" w:rsidP="002D04D6">
            <w:pPr>
              <w:pStyle w:val="TAC"/>
              <w:jc w:val="left"/>
              <w:rPr>
                <w:rFonts w:eastAsia="SimSun"/>
              </w:rPr>
            </w:pPr>
            <w:r>
              <w:rPr>
                <w:rFonts w:eastAsia="SimSun"/>
              </w:rPr>
              <w:t>Service Level 1</w:t>
            </w:r>
          </w:p>
        </w:tc>
        <w:tc>
          <w:tcPr>
            <w:tcW w:w="2058" w:type="dxa"/>
            <w:gridSpan w:val="2"/>
            <w:shd w:val="clear" w:color="auto" w:fill="auto"/>
          </w:tcPr>
          <w:p w14:paraId="3F766107" w14:textId="77777777" w:rsidR="0000460B" w:rsidRPr="00ED09FC" w:rsidRDefault="0000460B" w:rsidP="002D04D6">
            <w:pPr>
              <w:pStyle w:val="TAC"/>
              <w:jc w:val="left"/>
              <w:rPr>
                <w:rFonts w:eastAsia="SimSun"/>
              </w:rPr>
            </w:pPr>
            <w:r>
              <w:rPr>
                <w:rFonts w:eastAsia="SimSun"/>
              </w:rPr>
              <w:t>20 minutes</w:t>
            </w:r>
          </w:p>
        </w:tc>
        <w:tc>
          <w:tcPr>
            <w:tcW w:w="3187" w:type="dxa"/>
            <w:gridSpan w:val="2"/>
            <w:shd w:val="clear" w:color="auto" w:fill="auto"/>
          </w:tcPr>
          <w:p w14:paraId="3B753298" w14:textId="77777777" w:rsidR="0000460B" w:rsidRPr="00ED09FC" w:rsidRDefault="0000460B" w:rsidP="002D04D6">
            <w:pPr>
              <w:pStyle w:val="TAC"/>
              <w:jc w:val="left"/>
              <w:rPr>
                <w:rFonts w:eastAsia="SimSun"/>
              </w:rPr>
            </w:pPr>
            <w:r>
              <w:rPr>
                <w:rFonts w:eastAsia="SimSun"/>
              </w:rPr>
              <w:t>12 years (@20mJ/position fix)</w:t>
            </w:r>
          </w:p>
        </w:tc>
      </w:tr>
    </w:tbl>
    <w:p w14:paraId="41E0A6A0" w14:textId="77777777" w:rsidR="00E34C6D" w:rsidRDefault="00E34C6D" w:rsidP="00E34C6D"/>
    <w:p w14:paraId="626515AD" w14:textId="77777777" w:rsidR="00E34C6D" w:rsidRPr="000517DF" w:rsidRDefault="00E34C6D" w:rsidP="00E34C6D">
      <w:pPr>
        <w:keepNext/>
        <w:rPr>
          <w:i/>
        </w:rPr>
      </w:pPr>
      <w:r w:rsidRPr="000517DF">
        <w:rPr>
          <w:i/>
        </w:rPr>
        <w:t xml:space="preserve">Use case </w:t>
      </w:r>
      <w:r>
        <w:rPr>
          <w:i/>
        </w:rPr>
        <w:t>one</w:t>
      </w:r>
    </w:p>
    <w:p w14:paraId="5AFD679C" w14:textId="77777777" w:rsidR="00E34C6D" w:rsidRPr="005D4442" w:rsidRDefault="00E34C6D" w:rsidP="00E34C6D">
      <w:r>
        <w:rPr>
          <w:lang w:eastAsia="zh-CN"/>
        </w:rPr>
        <w:t xml:space="preserve">Process automation: </w:t>
      </w:r>
      <w:r w:rsidRPr="005B36F1">
        <w:rPr>
          <w:lang w:eastAsia="zh-CN"/>
        </w:rPr>
        <w:t xml:space="preserve">Dolly </w:t>
      </w:r>
      <w:r>
        <w:rPr>
          <w:lang w:eastAsia="zh-CN"/>
        </w:rPr>
        <w:t>t</w:t>
      </w:r>
      <w:r w:rsidRPr="005B36F1">
        <w:rPr>
          <w:lang w:eastAsia="zh-CN"/>
        </w:rPr>
        <w:t>racking (</w:t>
      </w:r>
      <w:r>
        <w:rPr>
          <w:lang w:eastAsia="zh-CN"/>
        </w:rPr>
        <w:t>o</w:t>
      </w:r>
      <w:r w:rsidRPr="005B36F1">
        <w:rPr>
          <w:lang w:eastAsia="zh-CN"/>
        </w:rPr>
        <w:t>utdoor)</w:t>
      </w:r>
      <w:r>
        <w:t>.</w:t>
      </w:r>
    </w:p>
    <w:p w14:paraId="467CBCBD" w14:textId="77777777" w:rsidR="00E34C6D" w:rsidRPr="00ED7863" w:rsidRDefault="00E34C6D" w:rsidP="00E34C6D">
      <w:pPr>
        <w:keepNext/>
        <w:rPr>
          <w:i/>
        </w:rPr>
      </w:pPr>
      <w:r w:rsidRPr="00ED7863">
        <w:rPr>
          <w:i/>
        </w:rPr>
        <w:t xml:space="preserve">Use case </w:t>
      </w:r>
      <w:r>
        <w:rPr>
          <w:i/>
        </w:rPr>
        <w:t>two</w:t>
      </w:r>
    </w:p>
    <w:p w14:paraId="3A617C2C" w14:textId="77777777" w:rsidR="00E34C6D" w:rsidRDefault="00E34C6D" w:rsidP="00E34C6D">
      <w:r>
        <w:rPr>
          <w:lang w:eastAsia="zh-CN"/>
        </w:rPr>
        <w:t xml:space="preserve">Process automation: </w:t>
      </w:r>
      <w:r w:rsidRPr="006C4172">
        <w:rPr>
          <w:lang w:eastAsia="zh-CN"/>
        </w:rPr>
        <w:t xml:space="preserve">Asset </w:t>
      </w:r>
      <w:r>
        <w:rPr>
          <w:lang w:eastAsia="zh-CN"/>
        </w:rPr>
        <w:t>t</w:t>
      </w:r>
      <w:r w:rsidRPr="006C4172">
        <w:rPr>
          <w:lang w:eastAsia="zh-CN"/>
        </w:rPr>
        <w:t>racking</w:t>
      </w:r>
      <w:r>
        <w:t>.</w:t>
      </w:r>
    </w:p>
    <w:p w14:paraId="48E571D6" w14:textId="77777777" w:rsidR="00E34C6D" w:rsidRPr="00F96AD5" w:rsidRDefault="00E34C6D" w:rsidP="00E34C6D">
      <w:pPr>
        <w:keepNext/>
        <w:rPr>
          <w:i/>
        </w:rPr>
      </w:pPr>
      <w:r w:rsidRPr="00F96AD5">
        <w:rPr>
          <w:i/>
        </w:rPr>
        <w:t xml:space="preserve">Use case </w:t>
      </w:r>
      <w:r>
        <w:rPr>
          <w:i/>
        </w:rPr>
        <w:t>three</w:t>
      </w:r>
    </w:p>
    <w:p w14:paraId="254CEE05" w14:textId="77777777" w:rsidR="00E34C6D" w:rsidRDefault="00E34C6D" w:rsidP="00E34C6D">
      <w:pPr>
        <w:rPr>
          <w:lang w:eastAsia="zh-CN"/>
        </w:rPr>
      </w:pPr>
      <w:r>
        <w:rPr>
          <w:lang w:eastAsia="zh-CN"/>
        </w:rPr>
        <w:t xml:space="preserve">Flexible modulare assembly area: </w:t>
      </w:r>
      <w:r w:rsidRPr="006C4172">
        <w:rPr>
          <w:lang w:eastAsia="zh-CN"/>
        </w:rPr>
        <w:t xml:space="preserve">Tool </w:t>
      </w:r>
      <w:r>
        <w:rPr>
          <w:lang w:eastAsia="zh-CN"/>
        </w:rPr>
        <w:t>t</w:t>
      </w:r>
      <w:r w:rsidRPr="006C4172">
        <w:rPr>
          <w:lang w:eastAsia="zh-CN"/>
        </w:rPr>
        <w:t>racking</w:t>
      </w:r>
      <w:r w:rsidRPr="005D4442">
        <w:t xml:space="preserve"> </w:t>
      </w:r>
      <w:r>
        <w:t>in f</w:t>
      </w:r>
      <w:r w:rsidRPr="00272526">
        <w:t>lexible, modular assembly area</w:t>
      </w:r>
      <w:r>
        <w:t>s</w:t>
      </w:r>
      <w:r w:rsidRPr="00272526">
        <w:t xml:space="preserve"> in smart factories</w:t>
      </w:r>
      <w:r>
        <w:t>.</w:t>
      </w:r>
    </w:p>
    <w:p w14:paraId="1353F00A" w14:textId="77777777" w:rsidR="00E34C6D" w:rsidRPr="00F96AD5" w:rsidRDefault="00E34C6D" w:rsidP="00E34C6D">
      <w:pPr>
        <w:keepNext/>
        <w:rPr>
          <w:i/>
        </w:rPr>
      </w:pPr>
      <w:r w:rsidRPr="00F96AD5">
        <w:rPr>
          <w:i/>
        </w:rPr>
        <w:t>Use case</w:t>
      </w:r>
      <w:r>
        <w:rPr>
          <w:i/>
        </w:rPr>
        <w:t xml:space="preserve"> four</w:t>
      </w:r>
    </w:p>
    <w:p w14:paraId="162C6848" w14:textId="77777777" w:rsidR="00E34C6D" w:rsidRDefault="00E34C6D" w:rsidP="00E34C6D">
      <w:pPr>
        <w:rPr>
          <w:lang w:eastAsia="zh-CN"/>
        </w:rPr>
      </w:pPr>
      <w:r>
        <w:rPr>
          <w:lang w:eastAsia="zh-CN"/>
        </w:rPr>
        <w:t>Process automation: Sequence container (Intralogistics).</w:t>
      </w:r>
    </w:p>
    <w:p w14:paraId="40A951EC" w14:textId="77777777" w:rsidR="00E34C6D" w:rsidRPr="00F96AD5" w:rsidRDefault="00E34C6D" w:rsidP="00E34C6D">
      <w:pPr>
        <w:keepNext/>
        <w:rPr>
          <w:i/>
        </w:rPr>
      </w:pPr>
      <w:r w:rsidRPr="00F96AD5">
        <w:rPr>
          <w:i/>
        </w:rPr>
        <w:t>Use case</w:t>
      </w:r>
      <w:r>
        <w:rPr>
          <w:i/>
        </w:rPr>
        <w:t xml:space="preserve"> five</w:t>
      </w:r>
    </w:p>
    <w:p w14:paraId="3AB89451" w14:textId="77777777" w:rsidR="00E34C6D" w:rsidRPr="005D4442" w:rsidRDefault="00E34C6D" w:rsidP="00E34C6D">
      <w:r>
        <w:rPr>
          <w:lang w:eastAsia="zh-CN"/>
        </w:rPr>
        <w:t>Process automation: Palette tracking (e.g. in t</w:t>
      </w:r>
      <w:r w:rsidRPr="006C4172">
        <w:rPr>
          <w:lang w:eastAsia="zh-CN"/>
        </w:rPr>
        <w:t xml:space="preserve">urbine </w:t>
      </w:r>
      <w:r>
        <w:rPr>
          <w:lang w:eastAsia="zh-CN"/>
        </w:rPr>
        <w:t>c</w:t>
      </w:r>
      <w:r w:rsidRPr="006C4172">
        <w:rPr>
          <w:lang w:eastAsia="zh-CN"/>
        </w:rPr>
        <w:t>onstruction)</w:t>
      </w:r>
      <w:r>
        <w:rPr>
          <w:lang w:eastAsia="zh-CN"/>
        </w:rPr>
        <w:t>.</w:t>
      </w:r>
    </w:p>
    <w:p w14:paraId="561EA923" w14:textId="77777777" w:rsidR="00E34C6D" w:rsidRPr="00F96AD5" w:rsidRDefault="00E34C6D" w:rsidP="00E34C6D">
      <w:pPr>
        <w:keepNext/>
        <w:rPr>
          <w:i/>
        </w:rPr>
      </w:pPr>
      <w:r w:rsidRPr="00F96AD5">
        <w:rPr>
          <w:i/>
        </w:rPr>
        <w:t xml:space="preserve">Use case </w:t>
      </w:r>
      <w:r>
        <w:rPr>
          <w:i/>
        </w:rPr>
        <w:t>six</w:t>
      </w:r>
    </w:p>
    <w:p w14:paraId="714B8904" w14:textId="77777777" w:rsidR="00E34C6D" w:rsidRDefault="00E34C6D" w:rsidP="00E34C6D">
      <w:pPr>
        <w:rPr>
          <w:lang w:eastAsia="zh-CN"/>
        </w:rPr>
      </w:pPr>
      <w:r>
        <w:rPr>
          <w:lang w:eastAsia="zh-CN"/>
        </w:rPr>
        <w:t xml:space="preserve">Flexible modulare assembly area: </w:t>
      </w:r>
      <w:r w:rsidRPr="00272526">
        <w:rPr>
          <w:lang w:eastAsia="zh-CN"/>
        </w:rPr>
        <w:t>Tracking of workpiece (in- and outdoor) in assembly area and warehouse</w:t>
      </w:r>
      <w:r>
        <w:rPr>
          <w:lang w:eastAsia="zh-CN"/>
        </w:rPr>
        <w:t>.</w:t>
      </w:r>
    </w:p>
    <w:p w14:paraId="79D44E78" w14:textId="77777777" w:rsidR="00E34C6D" w:rsidRPr="00F96AD5" w:rsidRDefault="00E34C6D" w:rsidP="00E34C6D">
      <w:pPr>
        <w:keepNext/>
        <w:rPr>
          <w:i/>
        </w:rPr>
      </w:pPr>
      <w:r w:rsidRPr="00F96AD5">
        <w:rPr>
          <w:i/>
        </w:rPr>
        <w:t xml:space="preserve">Use case </w:t>
      </w:r>
      <w:r>
        <w:rPr>
          <w:i/>
        </w:rPr>
        <w:t>seven</w:t>
      </w:r>
    </w:p>
    <w:p w14:paraId="60D340B6" w14:textId="77777777" w:rsidR="00E34C6D" w:rsidRDefault="00E34C6D" w:rsidP="00E34C6D">
      <w:r>
        <w:rPr>
          <w:lang w:eastAsia="zh-CN"/>
        </w:rPr>
        <w:t xml:space="preserve">Flexible modulare assembly area: </w:t>
      </w:r>
      <w:r>
        <w:t>T</w:t>
      </w:r>
      <w:r w:rsidRPr="006C4172">
        <w:t xml:space="preserve">ool </w:t>
      </w:r>
      <w:r>
        <w:t>a</w:t>
      </w:r>
      <w:r w:rsidRPr="006C4172">
        <w:t>ssignment (assign tool to vehicle</w:t>
      </w:r>
      <w:r>
        <w:t>s in a production line</w:t>
      </w:r>
      <w:r w:rsidRPr="006C4172">
        <w:t>, left/right)</w:t>
      </w:r>
      <w:r>
        <w:t xml:space="preserve"> in f</w:t>
      </w:r>
      <w:r w:rsidRPr="00272526">
        <w:t>lexible, modular assembly area in smart factories</w:t>
      </w:r>
      <w:r>
        <w:t>.</w:t>
      </w:r>
    </w:p>
    <w:p w14:paraId="23666E58" w14:textId="77777777" w:rsidR="00E34C6D" w:rsidRPr="00F96AD5" w:rsidRDefault="00E34C6D" w:rsidP="00E34C6D">
      <w:pPr>
        <w:keepNext/>
        <w:rPr>
          <w:i/>
        </w:rPr>
      </w:pPr>
      <w:r w:rsidRPr="00F96AD5">
        <w:rPr>
          <w:i/>
        </w:rPr>
        <w:t xml:space="preserve">Use case </w:t>
      </w:r>
      <w:r>
        <w:rPr>
          <w:i/>
        </w:rPr>
        <w:t>eight</w:t>
      </w:r>
    </w:p>
    <w:p w14:paraId="2BA3F2D9" w14:textId="77777777" w:rsidR="0000460B" w:rsidRDefault="00E34C6D" w:rsidP="0000460B">
      <w:pPr>
        <w:rPr>
          <w:rFonts w:eastAsia="SimSun"/>
        </w:rPr>
      </w:pPr>
      <w:r>
        <w:rPr>
          <w:lang w:eastAsia="zh-CN"/>
        </w:rPr>
        <w:t xml:space="preserve">Flexible modulare assembly area: </w:t>
      </w:r>
      <w:r>
        <w:t>Positioning of</w:t>
      </w:r>
      <w:r w:rsidRPr="00272526">
        <w:t xml:space="preserve"> autonomous vehicles for monitoring purposes</w:t>
      </w:r>
      <w:r>
        <w:t xml:space="preserve"> </w:t>
      </w:r>
      <w:r w:rsidRPr="006C4172">
        <w:rPr>
          <w:lang w:eastAsia="zh-CN"/>
        </w:rPr>
        <w:t>(vehicles in line, distance 1</w:t>
      </w:r>
      <w:r>
        <w:rPr>
          <w:lang w:eastAsia="zh-CN"/>
        </w:rPr>
        <w:t>.</w:t>
      </w:r>
      <w:r w:rsidRPr="006C4172">
        <w:rPr>
          <w:lang w:eastAsia="zh-CN"/>
        </w:rPr>
        <w:t>5 meter)</w:t>
      </w:r>
      <w:r>
        <w:rPr>
          <w:lang w:eastAsia="zh-CN"/>
        </w:rPr>
        <w:t>.</w:t>
      </w:r>
    </w:p>
    <w:p w14:paraId="4BA8303E" w14:textId="77777777" w:rsidR="0000460B" w:rsidRPr="0000460B" w:rsidRDefault="0000460B" w:rsidP="0000460B">
      <w:pPr>
        <w:rPr>
          <w:rFonts w:eastAsia="SimSun"/>
          <w:i/>
          <w:iCs/>
        </w:rPr>
      </w:pPr>
      <w:r w:rsidRPr="0000460B">
        <w:rPr>
          <w:rFonts w:eastAsia="SimSun"/>
          <w:i/>
          <w:iCs/>
        </w:rPr>
        <w:t>Use case nine</w:t>
      </w:r>
    </w:p>
    <w:p w14:paraId="0E4FAA52" w14:textId="77777777" w:rsidR="00E34C6D" w:rsidRPr="00457CAE" w:rsidRDefault="0000460B" w:rsidP="0000460B">
      <w:pPr>
        <w:rPr>
          <w:rFonts w:eastAsia="SimSun"/>
          <w:lang w:eastAsia="en-US"/>
        </w:rPr>
        <w:sectPr w:rsidR="00E34C6D" w:rsidRPr="00457CAE" w:rsidSect="00AA0CF5">
          <w:footnotePr>
            <w:numRestart w:val="eachSect"/>
          </w:footnotePr>
          <w:pgSz w:w="16840" w:h="11907" w:orient="landscape" w:code="9"/>
          <w:pgMar w:top="1134" w:right="1134" w:bottom="1191" w:left="1418" w:header="851" w:footer="340" w:gutter="0"/>
          <w:cols w:space="720"/>
          <w:formProt w:val="0"/>
          <w:docGrid w:linePitch="272"/>
        </w:sectPr>
      </w:pPr>
      <w:r>
        <w:rPr>
          <w:rFonts w:eastAsia="SimSun"/>
        </w:rPr>
        <w:t>(Intra-)logistics: Asset tracking</w:t>
      </w:r>
    </w:p>
    <w:p w14:paraId="2145BF91" w14:textId="77777777" w:rsidR="00BB7FAE" w:rsidRPr="00457CAE" w:rsidRDefault="00BB7FAE" w:rsidP="00BB7FAE">
      <w:pPr>
        <w:rPr>
          <w:rFonts w:eastAsia="SimSun"/>
          <w:lang w:eastAsia="en-US"/>
        </w:rPr>
      </w:pPr>
    </w:p>
    <w:p w14:paraId="0BD2E4DC" w14:textId="77777777" w:rsidR="00623670" w:rsidRPr="00457CAE" w:rsidRDefault="00A64E65" w:rsidP="00DF3B60">
      <w:pPr>
        <w:pStyle w:val="Heading8"/>
      </w:pPr>
      <w:r w:rsidRPr="00457CAE">
        <w:br w:type="page"/>
      </w:r>
      <w:bookmarkStart w:id="351" w:name="_Toc45387392"/>
      <w:bookmarkStart w:id="352" w:name="_Toc146301596"/>
      <w:r w:rsidR="00623670" w:rsidRPr="00457CAE">
        <w:t>Annex B (informative):</w:t>
      </w:r>
      <w:r w:rsidR="00CE189F" w:rsidRPr="00457CAE">
        <w:br/>
      </w:r>
      <w:r w:rsidR="00623670" w:rsidRPr="00457CAE">
        <w:t>Communication service errors</w:t>
      </w:r>
      <w:bookmarkEnd w:id="351"/>
      <w:bookmarkEnd w:id="352"/>
    </w:p>
    <w:p w14:paraId="34A294D4" w14:textId="77777777" w:rsidR="00623670" w:rsidRPr="00457CAE" w:rsidRDefault="00623670" w:rsidP="00DF3B60">
      <w:pPr>
        <w:pStyle w:val="Heading1"/>
      </w:pPr>
      <w:bookmarkStart w:id="353" w:name="_Toc45387393"/>
      <w:bookmarkStart w:id="354" w:name="_Toc146301597"/>
      <w:r w:rsidRPr="00457CAE">
        <w:t>B</w:t>
      </w:r>
      <w:r w:rsidR="001C613D" w:rsidRPr="00457CAE">
        <w:t>.</w:t>
      </w:r>
      <w:r w:rsidRPr="00457CAE">
        <w:t>1</w:t>
      </w:r>
      <w:r w:rsidRPr="00457CAE">
        <w:tab/>
        <w:t>Introduction</w:t>
      </w:r>
      <w:bookmarkEnd w:id="353"/>
      <w:bookmarkEnd w:id="354"/>
    </w:p>
    <w:p w14:paraId="5C3458BD" w14:textId="77777777" w:rsidR="00623670" w:rsidRPr="00457CAE" w:rsidRDefault="00623670" w:rsidP="00623670">
      <w:r w:rsidRPr="00457CAE">
        <w:t>IEC 61784-3-3 describes fundamental communication errors that can be identified for applications with functional safety requirements [</w:t>
      </w:r>
      <w:r w:rsidR="009379D1" w:rsidRPr="00457CAE">
        <w:t>3</w:t>
      </w:r>
      <w:r w:rsidRPr="00457CAE">
        <w:t>]. The description of these communication errors is adjusted to field buses. These errors may however also occur in other communication systems. As explained in Annex C, some of these errors are also used for the assessment of communication services that do not support safety-critical applications</w:t>
      </w:r>
      <w:r w:rsidR="00325EA8" w:rsidRPr="00457CAE">
        <w:t>.</w:t>
      </w:r>
    </w:p>
    <w:p w14:paraId="5F3D2EB0" w14:textId="77777777" w:rsidR="00623670" w:rsidRPr="00457CAE" w:rsidRDefault="00623670" w:rsidP="00DF3B60">
      <w:pPr>
        <w:pStyle w:val="Heading1"/>
      </w:pPr>
      <w:bookmarkStart w:id="355" w:name="_Toc45387394"/>
      <w:bookmarkStart w:id="356" w:name="_Toc146301598"/>
      <w:r w:rsidRPr="00457CAE">
        <w:t>B</w:t>
      </w:r>
      <w:r w:rsidR="001C613D" w:rsidRPr="00457CAE">
        <w:t>.</w:t>
      </w:r>
      <w:r w:rsidRPr="00457CAE">
        <w:t>2</w:t>
      </w:r>
      <w:r w:rsidRPr="00457CAE">
        <w:tab/>
        <w:t>Corruption</w:t>
      </w:r>
      <w:bookmarkEnd w:id="355"/>
      <w:bookmarkEnd w:id="356"/>
    </w:p>
    <w:p w14:paraId="49350295" w14:textId="77777777" w:rsidR="00623670" w:rsidRPr="00457CAE" w:rsidRDefault="00623670" w:rsidP="00623670">
      <w:r w:rsidRPr="00457CAE">
        <w:t>Messages may be corrupted due to errors within an application, due to errors on the transmission medium, or due to message interference.</w:t>
      </w:r>
    </w:p>
    <w:p w14:paraId="11B0F682" w14:textId="77777777" w:rsidR="00623670" w:rsidRPr="00457CAE" w:rsidRDefault="00623670" w:rsidP="00920D52">
      <w:pPr>
        <w:pStyle w:val="NO"/>
      </w:pPr>
      <w:r w:rsidRPr="00457CAE">
        <w:t>NOTE 1:</w:t>
      </w:r>
      <w:r w:rsidR="00981EBF" w:rsidRPr="00457CAE">
        <w:tab/>
      </w:r>
      <w:r w:rsidRPr="00457CAE">
        <w:t>Message error during transfer is a normal event for any standard communication system; such events are detected with high probability at receivers by use of, for instance, hash functions.</w:t>
      </w:r>
    </w:p>
    <w:p w14:paraId="4CED8DAD" w14:textId="77777777" w:rsidR="00623670" w:rsidRPr="00457CAE" w:rsidRDefault="00623670" w:rsidP="00920D52">
      <w:pPr>
        <w:pStyle w:val="NO"/>
      </w:pPr>
      <w:r w:rsidRPr="00457CAE">
        <w:t>NOTE 2:</w:t>
      </w:r>
      <w:r w:rsidR="00981EBF" w:rsidRPr="00457CAE">
        <w:tab/>
      </w:r>
      <w:r w:rsidRPr="00457CAE">
        <w:t>Most communication systems include protocols for recovery from transmission errors, so these messages will not be classed as 'loss' until recovery or repetition procedures have failed or are not used.</w:t>
      </w:r>
    </w:p>
    <w:p w14:paraId="50610561" w14:textId="77777777" w:rsidR="00623670" w:rsidRPr="00457CAE" w:rsidRDefault="00623670" w:rsidP="00920D52">
      <w:pPr>
        <w:pStyle w:val="NO"/>
      </w:pPr>
      <w:r w:rsidRPr="00457CAE">
        <w:t>NOTE 3:</w:t>
      </w:r>
      <w:r w:rsidR="00981EBF" w:rsidRPr="00457CAE">
        <w:tab/>
      </w:r>
      <w:r w:rsidRPr="00457CAE">
        <w:t xml:space="preserve">If the recovery or repetition procedures take longer than a specified deadline, a message is classed as </w:t>
      </w:r>
      <w:r w:rsidR="00401560" w:rsidRPr="00457CAE">
        <w:t>"</w:t>
      </w:r>
      <w:r w:rsidRPr="00457CAE">
        <w:t>unacceptable delay</w:t>
      </w:r>
      <w:r w:rsidR="00401560" w:rsidRPr="00457CAE">
        <w:t>"</w:t>
      </w:r>
      <w:r w:rsidRPr="00457CAE">
        <w:t xml:space="preserve">. See also the discussion in Clause </w:t>
      </w:r>
      <w:r w:rsidR="007A258E" w:rsidRPr="00457CAE">
        <w:t>C.3</w:t>
      </w:r>
      <w:r w:rsidRPr="00457CAE">
        <w:t>.</w:t>
      </w:r>
    </w:p>
    <w:p w14:paraId="35184AC8" w14:textId="77777777" w:rsidR="00623670" w:rsidRPr="00457CAE" w:rsidRDefault="00623670" w:rsidP="00920D52">
      <w:pPr>
        <w:pStyle w:val="NO"/>
      </w:pPr>
      <w:r w:rsidRPr="00457CAE">
        <w:t>NOTE 4:</w:t>
      </w:r>
      <w:r w:rsidR="00981EBF" w:rsidRPr="00457CAE">
        <w:tab/>
      </w:r>
      <w:r w:rsidRPr="00457CAE">
        <w:t>In the very low probability event that multiple errors result in a new message with correct message structure (for example addressing, length, hash function such as CRC, etc.), the message will be accepted and processed further. Evaluations based on a message sequence number or a time stamp can result in fault classifications such as unintended repetition, incorrect sequence, unacceptable delay, insertion [</w:t>
      </w:r>
      <w:r w:rsidR="009379D1" w:rsidRPr="00457CAE">
        <w:t>3</w:t>
      </w:r>
      <w:r w:rsidRPr="00457CAE">
        <w:t>].</w:t>
      </w:r>
    </w:p>
    <w:p w14:paraId="7FF9ADC0" w14:textId="77777777" w:rsidR="00623670" w:rsidRPr="00457CAE" w:rsidRDefault="00623670" w:rsidP="00DF3B60">
      <w:pPr>
        <w:pStyle w:val="Heading1"/>
      </w:pPr>
      <w:bookmarkStart w:id="357" w:name="_Toc45387395"/>
      <w:bookmarkStart w:id="358" w:name="_Toc146301599"/>
      <w:r w:rsidRPr="00457CAE">
        <w:t>B</w:t>
      </w:r>
      <w:r w:rsidR="001C613D" w:rsidRPr="00457CAE">
        <w:t>.</w:t>
      </w:r>
      <w:r w:rsidRPr="00457CAE">
        <w:t>3</w:t>
      </w:r>
      <w:r w:rsidRPr="00457CAE">
        <w:tab/>
        <w:t>Unintended repetition</w:t>
      </w:r>
      <w:bookmarkEnd w:id="357"/>
      <w:bookmarkEnd w:id="358"/>
    </w:p>
    <w:p w14:paraId="288B8973" w14:textId="77777777" w:rsidR="00623670" w:rsidRPr="00457CAE" w:rsidRDefault="00623670" w:rsidP="00623670">
      <w:r w:rsidRPr="00457CAE">
        <w:t>Due to an error, fault, or interference, not updated messages are accidentally repeated.</w:t>
      </w:r>
    </w:p>
    <w:p w14:paraId="0C24CD6F" w14:textId="77777777" w:rsidR="00623670" w:rsidRPr="00457CAE" w:rsidRDefault="00623670" w:rsidP="00623670">
      <w:pPr>
        <w:pStyle w:val="NO"/>
      </w:pPr>
      <w:r w:rsidRPr="00457CAE">
        <w:t>NOTE 1:</w:t>
      </w:r>
      <w:r w:rsidRPr="00457CAE">
        <w:tab/>
        <w:t>Repetition by the sender is a common procedure when an expected acknowledgment/response is not received from a target station, or when a receiver detects a missing message and asks for it to be resent.</w:t>
      </w:r>
    </w:p>
    <w:p w14:paraId="7AE9C7D4" w14:textId="77777777" w:rsidR="00623670" w:rsidRPr="00457CAE" w:rsidRDefault="00623670" w:rsidP="00623670">
      <w:r w:rsidRPr="00457CAE">
        <w:t>In some cases, the lack of response can be detected, and the message repeated with minimal delay and no loss of sequence, in other cases the repetition occurs later and arrives out of sequence with other messages.</w:t>
      </w:r>
    </w:p>
    <w:p w14:paraId="75A40C2B" w14:textId="77777777" w:rsidR="00623670" w:rsidRPr="00457CAE" w:rsidRDefault="00623670" w:rsidP="00623670">
      <w:pPr>
        <w:pStyle w:val="NO"/>
      </w:pPr>
      <w:r w:rsidRPr="00457CAE">
        <w:t>NOTE 2:</w:t>
      </w:r>
      <w:r w:rsidRPr="00457CAE">
        <w:tab/>
        <w:t>Some field buses use redundancy to send the same message multiple times or via multiple alternate routes to increase the probability of good reception [</w:t>
      </w:r>
      <w:r w:rsidR="009379D1" w:rsidRPr="00457CAE">
        <w:t>3</w:t>
      </w:r>
      <w:r w:rsidRPr="00457CAE">
        <w:t>].</w:t>
      </w:r>
    </w:p>
    <w:p w14:paraId="3173CD13" w14:textId="77777777" w:rsidR="00623670" w:rsidRPr="00457CAE" w:rsidRDefault="00623670" w:rsidP="00DF3B60">
      <w:pPr>
        <w:pStyle w:val="Heading1"/>
      </w:pPr>
      <w:bookmarkStart w:id="359" w:name="_Toc45387396"/>
      <w:bookmarkStart w:id="360" w:name="_Toc146301600"/>
      <w:r w:rsidRPr="00457CAE">
        <w:t>B</w:t>
      </w:r>
      <w:r w:rsidR="001C613D" w:rsidRPr="00457CAE">
        <w:t>.</w:t>
      </w:r>
      <w:r w:rsidRPr="00457CAE">
        <w:t>4</w:t>
      </w:r>
      <w:r w:rsidRPr="00457CAE">
        <w:tab/>
        <w:t>Incorrect sequence</w:t>
      </w:r>
      <w:bookmarkEnd w:id="359"/>
      <w:bookmarkEnd w:id="360"/>
    </w:p>
    <w:p w14:paraId="428F2AB1" w14:textId="77777777" w:rsidR="00623670" w:rsidRPr="00457CAE" w:rsidRDefault="00623670" w:rsidP="00623670">
      <w:r w:rsidRPr="00457CAE">
        <w:t>Due to an error, fault, or interference, the predefined sequence (for example natural numbers, time references) associated with messages from a source is incorrect.</w:t>
      </w:r>
    </w:p>
    <w:p w14:paraId="0965AB82" w14:textId="77777777" w:rsidR="00623670" w:rsidRPr="00457CAE" w:rsidRDefault="00623670" w:rsidP="00623670">
      <w:pPr>
        <w:pStyle w:val="NO"/>
      </w:pPr>
      <w:r w:rsidRPr="00457CAE">
        <w:t>NOTE 1:</w:t>
      </w:r>
      <w:r w:rsidRPr="00457CAE">
        <w:tab/>
        <w:t>Field bus systems can contain elements that store messages (for example FIFOs in switches, bridges, routers) or use protocols that can alter the sequence (for example, by allowing messages with high priority to overtake those with lower priority).</w:t>
      </w:r>
    </w:p>
    <w:p w14:paraId="1C716096" w14:textId="77777777" w:rsidR="00623670" w:rsidRPr="00457CAE" w:rsidRDefault="00623670" w:rsidP="00623670">
      <w:pPr>
        <w:pStyle w:val="NO"/>
      </w:pPr>
      <w:r w:rsidRPr="00457CAE">
        <w:t>NOTE 2:</w:t>
      </w:r>
      <w:r w:rsidRPr="00457CAE">
        <w:tab/>
        <w:t>When multiple sequences are active, such as transmission of messages from different source entities or reports relating to different object types, these sequences are monitored separately, and errors can be reported for each sequence [</w:t>
      </w:r>
      <w:r w:rsidR="009379D1" w:rsidRPr="00457CAE">
        <w:t>3</w:t>
      </w:r>
      <w:r w:rsidRPr="00457CAE">
        <w:t>].</w:t>
      </w:r>
    </w:p>
    <w:p w14:paraId="44932379" w14:textId="77777777" w:rsidR="00623670" w:rsidRPr="00457CAE" w:rsidRDefault="00623670" w:rsidP="00DF3B60">
      <w:pPr>
        <w:pStyle w:val="Heading1"/>
      </w:pPr>
      <w:bookmarkStart w:id="361" w:name="_Toc45387397"/>
      <w:bookmarkStart w:id="362" w:name="_Toc146301601"/>
      <w:r w:rsidRPr="00457CAE">
        <w:t>B</w:t>
      </w:r>
      <w:r w:rsidR="001C613D" w:rsidRPr="00457CAE">
        <w:t>.</w:t>
      </w:r>
      <w:r w:rsidRPr="00457CAE">
        <w:t>5</w:t>
      </w:r>
      <w:r w:rsidRPr="00457CAE">
        <w:tab/>
        <w:t>Loss</w:t>
      </w:r>
      <w:bookmarkEnd w:id="361"/>
      <w:bookmarkEnd w:id="362"/>
    </w:p>
    <w:p w14:paraId="5BC4AFA6" w14:textId="77777777" w:rsidR="00623670" w:rsidRPr="00457CAE" w:rsidRDefault="00623670" w:rsidP="00623670">
      <w:r w:rsidRPr="00457CAE">
        <w:t>Due to an error, fault or interference, a message or acknowledgment is not received [</w:t>
      </w:r>
      <w:r w:rsidR="009379D1" w:rsidRPr="00457CAE">
        <w:t>3</w:t>
      </w:r>
      <w:r w:rsidRPr="00457CAE">
        <w:t>].</w:t>
      </w:r>
    </w:p>
    <w:p w14:paraId="23935337" w14:textId="77777777" w:rsidR="00623670" w:rsidRPr="00457CAE" w:rsidRDefault="00623670" w:rsidP="00DF3B60">
      <w:pPr>
        <w:pStyle w:val="Heading1"/>
      </w:pPr>
      <w:bookmarkStart w:id="363" w:name="_Toc45387398"/>
      <w:bookmarkStart w:id="364" w:name="_Toc146301602"/>
      <w:r w:rsidRPr="00457CAE">
        <w:t>B</w:t>
      </w:r>
      <w:r w:rsidR="001C613D" w:rsidRPr="00457CAE">
        <w:t>.</w:t>
      </w:r>
      <w:r w:rsidRPr="00457CAE">
        <w:t>6</w:t>
      </w:r>
      <w:r w:rsidRPr="00457CAE">
        <w:tab/>
        <w:t>Unacceptable deviation from target end-to-end latency</w:t>
      </w:r>
      <w:bookmarkEnd w:id="363"/>
      <w:bookmarkEnd w:id="364"/>
    </w:p>
    <w:p w14:paraId="65EC2BA3" w14:textId="77777777" w:rsidR="00623670" w:rsidRPr="00457CAE" w:rsidRDefault="00623670" w:rsidP="00623670">
      <w:r w:rsidRPr="00457CAE">
        <w:t>Messages may be delayed or advanced beyond their permitted arrival time window. Causes for this behaviour include errors in the transmission medium, congested transmission lines, interference, and applications sending messages in such a manner that communication services are delayed or denied.</w:t>
      </w:r>
    </w:p>
    <w:p w14:paraId="3052F112" w14:textId="77777777" w:rsidR="001C613D" w:rsidRPr="00457CAE" w:rsidRDefault="001C613D" w:rsidP="001C613D">
      <w:r w:rsidRPr="00457CAE">
        <w:t>Message errors can be recovered in the following ways using scheduled or cyclic scans, for instance, in field buses:</w:t>
      </w:r>
    </w:p>
    <w:p w14:paraId="78F705BE" w14:textId="77777777" w:rsidR="001C613D" w:rsidRPr="00457CAE" w:rsidRDefault="001C613D" w:rsidP="001C613D">
      <w:r w:rsidRPr="00457CAE">
        <w:t>a)</w:t>
      </w:r>
      <w:r w:rsidRPr="00457CAE">
        <w:tab/>
        <w:t>immediate repetition;</w:t>
      </w:r>
    </w:p>
    <w:p w14:paraId="37A451CB" w14:textId="77777777" w:rsidR="001C613D" w:rsidRPr="00457CAE" w:rsidRDefault="001C613D" w:rsidP="001C613D">
      <w:r w:rsidRPr="00457CAE">
        <w:t>b)</w:t>
      </w:r>
      <w:r w:rsidRPr="00457CAE">
        <w:tab/>
        <w:t>repetition using spare time at the end of the cycle;</w:t>
      </w:r>
    </w:p>
    <w:p w14:paraId="35E2B7AE" w14:textId="77777777" w:rsidR="001C613D" w:rsidRPr="00457CAE" w:rsidRDefault="001C613D" w:rsidP="001C613D">
      <w:r w:rsidRPr="00457CAE">
        <w:t>c)</w:t>
      </w:r>
      <w:r w:rsidRPr="00457CAE">
        <w:tab/>
        <w:t>treating the message as lost and waiting for the next cycle to receive the next value.</w:t>
      </w:r>
    </w:p>
    <w:p w14:paraId="55AD6D5E" w14:textId="77777777" w:rsidR="00623670" w:rsidRPr="00457CAE" w:rsidRDefault="00623670" w:rsidP="00623670">
      <w:r w:rsidRPr="00457CAE">
        <w:t>In case of (a), all subsequent messages in that cycle are slightly delayed, while in case (b) only the resent message is delayed.</w:t>
      </w:r>
    </w:p>
    <w:p w14:paraId="7949A336" w14:textId="77777777" w:rsidR="00623670" w:rsidRPr="00457CAE" w:rsidRDefault="00623670" w:rsidP="00623670">
      <w:r w:rsidRPr="00457CAE">
        <w:t>Cases (a) and (b) are often not classed as an unacceptable deviation from the target end-to-end latency.</w:t>
      </w:r>
    </w:p>
    <w:p w14:paraId="19073652" w14:textId="77777777" w:rsidR="00623670" w:rsidRPr="00457CAE" w:rsidRDefault="00623670" w:rsidP="00623670">
      <w:r w:rsidRPr="00457CAE">
        <w:t xml:space="preserve">Case (c) would be classed as an unacceptable delay for cyclic, distributed automation functions, unless the cycle repetition interval is short enough to ensure that delays between cycles are not significant and that the next cyclic value can be accepted as a replacement for the missed previous value before the survival time expiries (see Clause </w:t>
      </w:r>
      <w:r w:rsidR="007A258E" w:rsidRPr="00457CAE">
        <w:t xml:space="preserve">C.3) </w:t>
      </w:r>
      <w:r w:rsidRPr="00457CAE">
        <w:t>[</w:t>
      </w:r>
      <w:r w:rsidR="005E7CF1" w:rsidRPr="00457CAE">
        <w:t>3</w:t>
      </w:r>
      <w:r w:rsidRPr="00457CAE">
        <w:t>].</w:t>
      </w:r>
    </w:p>
    <w:p w14:paraId="44BBAA40" w14:textId="77777777" w:rsidR="00623670" w:rsidRPr="00457CAE" w:rsidRDefault="00623670" w:rsidP="00DF3B60">
      <w:pPr>
        <w:pStyle w:val="Heading1"/>
      </w:pPr>
      <w:bookmarkStart w:id="365" w:name="_Toc45387399"/>
      <w:bookmarkStart w:id="366" w:name="_Toc146301603"/>
      <w:r w:rsidRPr="00457CAE">
        <w:t>B</w:t>
      </w:r>
      <w:r w:rsidR="001C613D" w:rsidRPr="00457CAE">
        <w:t>.</w:t>
      </w:r>
      <w:r w:rsidRPr="00457CAE">
        <w:t>7</w:t>
      </w:r>
      <w:r w:rsidRPr="00457CAE">
        <w:tab/>
        <w:t>Masquerade</w:t>
      </w:r>
      <w:bookmarkEnd w:id="365"/>
      <w:bookmarkEnd w:id="366"/>
    </w:p>
    <w:p w14:paraId="6E7F3782" w14:textId="77777777" w:rsidR="00623670" w:rsidRPr="00457CAE" w:rsidRDefault="00623670" w:rsidP="00623670">
      <w:r w:rsidRPr="00457CAE">
        <w:t>Due to a fault or interference, a message is inserted that relates to an apparently valid source entity, so a non-safety related message may be received by a safety-related participant, which then treats it as safety related.</w:t>
      </w:r>
    </w:p>
    <w:p w14:paraId="21816366" w14:textId="77777777" w:rsidR="00623670" w:rsidRPr="00457CAE" w:rsidRDefault="00623670" w:rsidP="00623670">
      <w:pPr>
        <w:pStyle w:val="NO"/>
      </w:pPr>
      <w:r w:rsidRPr="00457CAE">
        <w:t>NOTE:</w:t>
      </w:r>
      <w:r w:rsidRPr="00457CAE">
        <w:tab/>
        <w:t>Communication systems used for safety-related applications can use additional checks to detect masquerade, such as authorised source identities and pass-phrases or cryptography [</w:t>
      </w:r>
      <w:r w:rsidR="009379D1" w:rsidRPr="00457CAE">
        <w:t>3</w:t>
      </w:r>
      <w:r w:rsidRPr="00457CAE">
        <w:t>].</w:t>
      </w:r>
    </w:p>
    <w:p w14:paraId="7BCF0C8E" w14:textId="77777777" w:rsidR="00623670" w:rsidRPr="00457CAE" w:rsidRDefault="00623670" w:rsidP="00DF3B60">
      <w:pPr>
        <w:pStyle w:val="Heading1"/>
      </w:pPr>
      <w:bookmarkStart w:id="367" w:name="_Toc45387400"/>
      <w:bookmarkStart w:id="368" w:name="_Toc146301604"/>
      <w:r w:rsidRPr="00457CAE">
        <w:t>B</w:t>
      </w:r>
      <w:r w:rsidR="001C613D" w:rsidRPr="00457CAE">
        <w:t>.</w:t>
      </w:r>
      <w:r w:rsidRPr="00457CAE">
        <w:t>8</w:t>
      </w:r>
      <w:r w:rsidRPr="00457CAE">
        <w:tab/>
        <w:t>Insertion</w:t>
      </w:r>
      <w:bookmarkEnd w:id="367"/>
      <w:bookmarkEnd w:id="368"/>
    </w:p>
    <w:p w14:paraId="51218EE2" w14:textId="77777777" w:rsidR="00623670" w:rsidRPr="00457CAE" w:rsidRDefault="00623670" w:rsidP="00623670">
      <w:r w:rsidRPr="00457CAE">
        <w:t>Due to a fault or interference, a message is received that relates to an unexpected or unknown source entity.</w:t>
      </w:r>
    </w:p>
    <w:p w14:paraId="0F735224" w14:textId="77777777" w:rsidR="00623670" w:rsidRPr="00457CAE" w:rsidRDefault="00623670" w:rsidP="00623670">
      <w:pPr>
        <w:pStyle w:val="NO"/>
      </w:pPr>
      <w:r w:rsidRPr="00457CAE">
        <w:t>NOTE:</w:t>
      </w:r>
      <w:r w:rsidRPr="00457CAE">
        <w:tab/>
        <w:t>These messages are additional to the expected message stream, and because they do not have expected sources, they cannot be classified as correct, unintended repetition, or incorrect sequence [</w:t>
      </w:r>
      <w:r w:rsidR="009379D1" w:rsidRPr="00457CAE">
        <w:t>3</w:t>
      </w:r>
      <w:r w:rsidRPr="00457CAE">
        <w:t>].</w:t>
      </w:r>
    </w:p>
    <w:p w14:paraId="5622E0FB" w14:textId="77777777" w:rsidR="00623670" w:rsidRPr="00457CAE" w:rsidRDefault="00623670" w:rsidP="00DF3B60">
      <w:pPr>
        <w:pStyle w:val="Heading1"/>
      </w:pPr>
      <w:bookmarkStart w:id="369" w:name="_Toc45387401"/>
      <w:bookmarkStart w:id="370" w:name="_Toc146301605"/>
      <w:r w:rsidRPr="00457CAE">
        <w:t>B</w:t>
      </w:r>
      <w:r w:rsidR="001C613D" w:rsidRPr="00457CAE">
        <w:t>.</w:t>
      </w:r>
      <w:r w:rsidRPr="00457CAE">
        <w:t>9</w:t>
      </w:r>
      <w:r w:rsidRPr="00457CAE">
        <w:tab/>
        <w:t>Addressing</w:t>
      </w:r>
      <w:bookmarkEnd w:id="369"/>
      <w:bookmarkEnd w:id="370"/>
    </w:p>
    <w:p w14:paraId="131DD5FA" w14:textId="77777777" w:rsidR="00CE189F" w:rsidRPr="00457CAE" w:rsidRDefault="00623670" w:rsidP="00623670">
      <w:pPr>
        <w:sectPr w:rsidR="00CE189F" w:rsidRPr="00457CAE" w:rsidSect="00AA0CF5">
          <w:footnotePr>
            <w:numRestart w:val="eachSect"/>
          </w:footnotePr>
          <w:pgSz w:w="11907" w:h="16840" w:code="9"/>
          <w:pgMar w:top="1418" w:right="1134" w:bottom="1134" w:left="1191" w:header="851" w:footer="340" w:gutter="0"/>
          <w:cols w:space="720"/>
          <w:formProt w:val="0"/>
          <w:docGrid w:linePitch="272"/>
        </w:sectPr>
      </w:pPr>
      <w:r w:rsidRPr="00457CAE">
        <w:t>Due to a fault or interference, a safety-related message is delivered to the incorrect safety related participant, which then treats reception as correct [</w:t>
      </w:r>
      <w:r w:rsidR="009379D1" w:rsidRPr="00457CAE">
        <w:t>3</w:t>
      </w:r>
      <w:r w:rsidRPr="00457CAE">
        <w:t>].</w:t>
      </w:r>
    </w:p>
    <w:p w14:paraId="7AA694A9" w14:textId="77777777" w:rsidR="00B03641" w:rsidRPr="00457CAE" w:rsidRDefault="00B03641" w:rsidP="00DF3B60">
      <w:pPr>
        <w:pStyle w:val="Heading8"/>
      </w:pPr>
      <w:bookmarkStart w:id="371" w:name="_Toc45387402"/>
      <w:bookmarkStart w:id="372" w:name="_Toc146301606"/>
      <w:r w:rsidRPr="00457CAE">
        <w:t>Annex C (informative):</w:t>
      </w:r>
      <w:r w:rsidR="00CE189F" w:rsidRPr="00457CAE">
        <w:br/>
      </w:r>
      <w:r w:rsidRPr="00457CAE">
        <w:t>Characterising communication services</w:t>
      </w:r>
      <w:bookmarkEnd w:id="371"/>
      <w:bookmarkEnd w:id="372"/>
    </w:p>
    <w:p w14:paraId="63A2041D" w14:textId="77777777" w:rsidR="00B03641" w:rsidRPr="00457CAE" w:rsidRDefault="00B03641" w:rsidP="00DF3B60">
      <w:pPr>
        <w:pStyle w:val="Heading1"/>
      </w:pPr>
      <w:bookmarkStart w:id="373" w:name="_Toc45387403"/>
      <w:bookmarkStart w:id="374" w:name="_Toc146301607"/>
      <w:r w:rsidRPr="00457CAE">
        <w:t>C</w:t>
      </w:r>
      <w:r w:rsidR="001C613D" w:rsidRPr="00457CAE">
        <w:t>.</w:t>
      </w:r>
      <w:r w:rsidRPr="00457CAE">
        <w:t>1</w:t>
      </w:r>
      <w:r w:rsidRPr="00457CAE">
        <w:tab/>
        <w:t>Modelling of communication in automation</w:t>
      </w:r>
      <w:bookmarkEnd w:id="373"/>
      <w:bookmarkEnd w:id="374"/>
    </w:p>
    <w:p w14:paraId="5984BBF4" w14:textId="77777777" w:rsidR="00B03641" w:rsidRPr="00457CAE" w:rsidRDefault="00B03641" w:rsidP="00DF3B60">
      <w:pPr>
        <w:pStyle w:val="Heading2"/>
      </w:pPr>
      <w:bookmarkStart w:id="375" w:name="_Toc45387404"/>
      <w:bookmarkStart w:id="376" w:name="_Toc146301608"/>
      <w:r w:rsidRPr="00457CAE">
        <w:t>C</w:t>
      </w:r>
      <w:r w:rsidR="001C613D" w:rsidRPr="00457CAE">
        <w:t>.</w:t>
      </w:r>
      <w:r w:rsidRPr="00457CAE">
        <w:t>1.1</w:t>
      </w:r>
      <w:r w:rsidRPr="00457CAE">
        <w:tab/>
        <w:t>Area of consideration</w:t>
      </w:r>
      <w:bookmarkEnd w:id="375"/>
      <w:bookmarkEnd w:id="376"/>
    </w:p>
    <w:p w14:paraId="542B5D4D" w14:textId="77777777" w:rsidR="00B03641" w:rsidRPr="00457CAE" w:rsidRDefault="00B03641" w:rsidP="00B03641">
      <w:r w:rsidRPr="00457CAE">
        <w:t>For our discussion of communication in automation we apply a definition of the area of consideration for industrial radio communication that is found elsewhere in the literature [</w:t>
      </w:r>
      <w:r w:rsidR="005E7CF1" w:rsidRPr="00457CAE">
        <w:t>4</w:t>
      </w:r>
      <w:r w:rsidRPr="00457CAE">
        <w:t xml:space="preserve">]. This definition is illustrated in Figure C.1.1-1. </w:t>
      </w:r>
    </w:p>
    <w:p w14:paraId="1EA72EC3" w14:textId="0D090810" w:rsidR="00B03641" w:rsidRPr="00457CAE" w:rsidRDefault="00746C5E" w:rsidP="00B03641">
      <w:pPr>
        <w:pStyle w:val="TH"/>
      </w:pPr>
      <w:r w:rsidRPr="00457CAE">
        <w:rPr>
          <w:noProof/>
        </w:rPr>
        <w:drawing>
          <wp:inline distT="0" distB="0" distL="0" distR="0" wp14:anchorId="4A952730" wp14:editId="3471CE6D">
            <wp:extent cx="5362575" cy="3076575"/>
            <wp:effectExtent l="0" t="0" r="0" b="0"/>
            <wp:docPr id="14"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2575" cy="3076575"/>
                    </a:xfrm>
                    <a:prstGeom prst="rect">
                      <a:avLst/>
                    </a:prstGeom>
                    <a:noFill/>
                    <a:ln>
                      <a:noFill/>
                    </a:ln>
                  </pic:spPr>
                </pic:pic>
              </a:graphicData>
            </a:graphic>
          </wp:inline>
        </w:drawing>
      </w:r>
    </w:p>
    <w:p w14:paraId="0EB9B5E0" w14:textId="77777777" w:rsidR="00401560" w:rsidRPr="00457CAE" w:rsidRDefault="00401560" w:rsidP="00401560">
      <w:pPr>
        <w:pStyle w:val="NF"/>
      </w:pPr>
      <w:bookmarkStart w:id="377" w:name="_Ref484791480"/>
      <w:r w:rsidRPr="00457CAE">
        <w:t>NOTE:</w:t>
      </w:r>
      <w:r w:rsidR="000052D3" w:rsidRPr="00457CAE">
        <w:tab/>
      </w:r>
      <w:r w:rsidRPr="00457CAE">
        <w:t>Blue objects: communication system; other objects: automation application system.</w:t>
      </w:r>
    </w:p>
    <w:p w14:paraId="05830D59" w14:textId="77777777" w:rsidR="00B03641" w:rsidRPr="00457CAE" w:rsidRDefault="00B03641" w:rsidP="00B03641">
      <w:pPr>
        <w:pStyle w:val="TF"/>
      </w:pPr>
      <w:r w:rsidRPr="00457CAE">
        <w:t>Figure </w:t>
      </w:r>
      <w:bookmarkEnd w:id="377"/>
      <w:r w:rsidRPr="00457CAE">
        <w:t>C</w:t>
      </w:r>
      <w:r w:rsidR="001C613D" w:rsidRPr="00457CAE">
        <w:rPr>
          <w:b w:val="0"/>
        </w:rPr>
        <w:t>.</w:t>
      </w:r>
      <w:r w:rsidRPr="00457CAE">
        <w:t xml:space="preserve">1.1-1: Abstract diagram of the area of consideration for industrial radio communication </w:t>
      </w:r>
    </w:p>
    <w:p w14:paraId="0FA3C0F0" w14:textId="77777777" w:rsidR="00B03641" w:rsidRPr="00457CAE" w:rsidRDefault="00B03641" w:rsidP="00B03641">
      <w:r w:rsidRPr="00457CAE">
        <w:t xml:space="preserve">Here, a distributed automation application system is depicted. This system includes a distributed automation application, which is the aggregation of </w:t>
      </w:r>
      <w:r w:rsidR="005A2107" w:rsidRPr="00457CAE">
        <w:t>several</w:t>
      </w:r>
      <w:r w:rsidRPr="00457CAE">
        <w:t xml:space="preserve"> automation functions. These can be functions in sensors, measurement devices, drives, switches, I/O devices, encoders etc. </w:t>
      </w:r>
      <w:r w:rsidR="00C942EF">
        <w:t>A</w:t>
      </w:r>
      <w:r w:rsidRPr="00457CAE">
        <w:t>ll of these functions contribute toward the control of physical objects. Field bus systems, industrial Ethernet systems, or wireless communication systems can be used for connecting the distributed functions. The essential function of these communication systems is the distribution of messages among the distributed automation functions.</w:t>
      </w:r>
      <w:r w:rsidRPr="00457CAE" w:rsidDel="00107884">
        <w:t xml:space="preserve"> </w:t>
      </w:r>
      <w:r w:rsidRPr="00457CAE">
        <w:t>For cyber-physical control applications, the dependability of the entire communication system and/or of its devices or its links is essential. Communication functions are realised by the respective hardware and software implementation.</w:t>
      </w:r>
    </w:p>
    <w:p w14:paraId="182D741B" w14:textId="77777777" w:rsidR="00B03641" w:rsidRPr="00457CAE" w:rsidRDefault="00B03641" w:rsidP="00B03641">
      <w:r w:rsidRPr="00457CAE">
        <w:t>In order for the automation application system to operate, messages need to be exchanged between spatially distributed application functions. For that process, messages are exchanged at an interface between the automation application system and the communication system. This interface is termed the reference interface. Required and guaranteed values for characteristic parameters, which describe the behavioural properties of the radio communication system, as well as some influence quantities refer to that interface.</w:t>
      </w:r>
    </w:p>
    <w:p w14:paraId="22CBFD23" w14:textId="77777777" w:rsidR="00B03641" w:rsidRPr="00457CAE" w:rsidRDefault="00B03641" w:rsidP="00B03641">
      <w:r w:rsidRPr="00457CAE">
        <w:t xml:space="preserve">The conditions that influence the behaviour of wireless communication are framed by the communication requirements of the application (e.g., end-to-end latency), the characteristics of the communication system (e.g., output power of a transmitter), and the transmission conditions of the media (e.g., signal fluctuations caused by multipath propagation). </w:t>
      </w:r>
    </w:p>
    <w:p w14:paraId="06BAEC94" w14:textId="77777777" w:rsidR="00B03641" w:rsidRPr="00457CAE" w:rsidRDefault="00B03641" w:rsidP="00B03641">
      <w:r w:rsidRPr="00457CAE">
        <w:t xml:space="preserve">General requirements from the application point of view for the time and failure behaviour of a communication system are mostly related to an end-to-end link. It is assumed in the present document that the behaviour of the link is representative of the communication system as a whole and of the entire scope of the application. </w:t>
      </w:r>
    </w:p>
    <w:p w14:paraId="4C129A78" w14:textId="77777777" w:rsidR="00B03641" w:rsidRPr="00457CAE" w:rsidRDefault="00B03641" w:rsidP="00DF3B60">
      <w:pPr>
        <w:pStyle w:val="Heading2"/>
      </w:pPr>
      <w:bookmarkStart w:id="378" w:name="_Toc45387405"/>
      <w:bookmarkStart w:id="379" w:name="_Toc146301609"/>
      <w:r w:rsidRPr="00457CAE">
        <w:t>C</w:t>
      </w:r>
      <w:r w:rsidR="001C613D" w:rsidRPr="00457CAE">
        <w:t>.</w:t>
      </w:r>
      <w:r w:rsidRPr="00457CAE">
        <w:t>1.2</w:t>
      </w:r>
      <w:r w:rsidRPr="00457CAE">
        <w:tab/>
        <w:t>Logical link</w:t>
      </w:r>
      <w:bookmarkEnd w:id="378"/>
      <w:bookmarkEnd w:id="379"/>
    </w:p>
    <w:p w14:paraId="00BCC9FC" w14:textId="77777777" w:rsidR="00B03641" w:rsidRPr="00457CAE" w:rsidRDefault="00B03641" w:rsidP="00DF3B60">
      <w:pPr>
        <w:pStyle w:val="Heading3"/>
      </w:pPr>
      <w:bookmarkStart w:id="380" w:name="_Toc45387406"/>
      <w:bookmarkStart w:id="381" w:name="_Toc146301610"/>
      <w:r w:rsidRPr="00457CAE">
        <w:t>C</w:t>
      </w:r>
      <w:r w:rsidR="001C613D" w:rsidRPr="00457CAE">
        <w:t>.</w:t>
      </w:r>
      <w:r w:rsidRPr="00457CAE">
        <w:t>1.2.1</w:t>
      </w:r>
      <w:r w:rsidRPr="00457CAE">
        <w:tab/>
        <w:t>Nature and function</w:t>
      </w:r>
      <w:bookmarkEnd w:id="380"/>
      <w:bookmarkEnd w:id="381"/>
    </w:p>
    <w:p w14:paraId="659D7A99" w14:textId="77777777" w:rsidR="00B03641" w:rsidRPr="00457CAE" w:rsidRDefault="00B03641" w:rsidP="00B03641">
      <w:r w:rsidRPr="00457CAE">
        <w:t>Starting with the general approach mentioned in Subclause C.1.1, the logical link can be regarded as a possible asset within the area of consideration (see Figure C.1.1-1). The conditions under which its functions are to be performed are vital for the dependability of the automation application system.</w:t>
      </w:r>
    </w:p>
    <w:p w14:paraId="6575264F" w14:textId="26ACB97D" w:rsidR="00B03641" w:rsidRPr="00457CAE" w:rsidRDefault="00746C5E" w:rsidP="00B03641">
      <w:pPr>
        <w:pStyle w:val="TH"/>
      </w:pPr>
      <w:r w:rsidRPr="00457CAE">
        <w:rPr>
          <w:noProof/>
        </w:rPr>
        <w:drawing>
          <wp:inline distT="0" distB="0" distL="0" distR="0" wp14:anchorId="570D2797" wp14:editId="5F8FB201">
            <wp:extent cx="6115050" cy="3305175"/>
            <wp:effectExtent l="0" t="0" r="0" b="0"/>
            <wp:docPr id="15"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2" cstate="print">
                      <a:extLst>
                        <a:ext uri="{28A0092B-C50C-407E-A947-70E740481C1C}">
                          <a14:useLocalDpi xmlns:a14="http://schemas.microsoft.com/office/drawing/2010/main" val="0"/>
                        </a:ext>
                      </a:extLst>
                    </a:blip>
                    <a:srcRect b="18102"/>
                    <a:stretch>
                      <a:fillRect/>
                    </a:stretch>
                  </pic:blipFill>
                  <pic:spPr bwMode="auto">
                    <a:xfrm>
                      <a:off x="0" y="0"/>
                      <a:ext cx="6115050" cy="3305175"/>
                    </a:xfrm>
                    <a:prstGeom prst="rect">
                      <a:avLst/>
                    </a:prstGeom>
                    <a:noFill/>
                    <a:ln>
                      <a:noFill/>
                    </a:ln>
                  </pic:spPr>
                </pic:pic>
              </a:graphicData>
            </a:graphic>
          </wp:inline>
        </w:drawing>
      </w:r>
    </w:p>
    <w:p w14:paraId="5A4B8B20" w14:textId="77777777" w:rsidR="00B03641" w:rsidRPr="00457CAE" w:rsidRDefault="00B03641" w:rsidP="00B03641">
      <w:pPr>
        <w:pStyle w:val="TF"/>
      </w:pPr>
      <w:bookmarkStart w:id="382" w:name="_Ref484791539"/>
      <w:r w:rsidRPr="00457CAE">
        <w:t>Figure </w:t>
      </w:r>
      <w:bookmarkEnd w:id="382"/>
      <w:r w:rsidRPr="00457CAE">
        <w:t>C</w:t>
      </w:r>
      <w:r w:rsidR="001C613D" w:rsidRPr="00457CAE">
        <w:rPr>
          <w:b w:val="0"/>
        </w:rPr>
        <w:t>.</w:t>
      </w:r>
      <w:r w:rsidRPr="00457CAE">
        <w:t>1.2.1-1: The concept of a logical link</w:t>
      </w:r>
    </w:p>
    <w:p w14:paraId="1F253015" w14:textId="77777777" w:rsidR="00B03641" w:rsidRPr="00457CAE" w:rsidRDefault="00B03641" w:rsidP="00B03641">
      <w:r w:rsidRPr="00457CAE">
        <w:t xml:space="preserve">This is the link between a logical end point in a source device and the logical end point in a target device. Logical end points are elements of the reference interface, which may group several logical end points together. </w:t>
      </w:r>
    </w:p>
    <w:p w14:paraId="70B246DB" w14:textId="77777777" w:rsidR="00B03641" w:rsidRPr="00457CAE" w:rsidRDefault="00B03641" w:rsidP="00B03641">
      <w:r w:rsidRPr="00457CAE">
        <w:t>The intended function of the logical link is the transmission of a sequence of messages from a logical source end point to the correct logical target end point. This is achieved by transforming each message into a form that fosters error-free transmission. The transmission process includes certain processes, for instance repetitions, in order to fulfil the intended function. After transmission, the transported package(s) is converted back into a message. The message is to be available and correct at the target within a defined time. The sequence of messages at the target is to be the same as the sequence at the source.</w:t>
      </w:r>
    </w:p>
    <w:p w14:paraId="0255265D" w14:textId="77777777" w:rsidR="00B03641" w:rsidRPr="00457CAE" w:rsidRDefault="00B03641" w:rsidP="00B03641">
      <w:r w:rsidRPr="00457CAE">
        <w:t>The functional units, which are necessary to fulfil this function are shown, in Figure C.1.2</w:t>
      </w:r>
      <w:r w:rsidR="001C613D" w:rsidRPr="00457CAE">
        <w:t>.1</w:t>
      </w:r>
      <w:r w:rsidRPr="00457CAE">
        <w:t>-1.</w:t>
      </w:r>
    </w:p>
    <w:p w14:paraId="17AD795B" w14:textId="3BF8B51E" w:rsidR="00B03641" w:rsidRPr="00457CAE" w:rsidRDefault="00746C5E" w:rsidP="00B03641">
      <w:pPr>
        <w:pStyle w:val="TH"/>
      </w:pPr>
      <w:r w:rsidRPr="00457CAE">
        <w:rPr>
          <w:noProof/>
        </w:rPr>
        <w:drawing>
          <wp:inline distT="0" distB="0" distL="0" distR="0" wp14:anchorId="2EB4ACD0" wp14:editId="44A65431">
            <wp:extent cx="5734050" cy="1666875"/>
            <wp:effectExtent l="0" t="0" r="0" b="0"/>
            <wp:docPr id="16"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1666875"/>
                    </a:xfrm>
                    <a:prstGeom prst="rect">
                      <a:avLst/>
                    </a:prstGeom>
                    <a:noFill/>
                    <a:ln>
                      <a:noFill/>
                    </a:ln>
                  </pic:spPr>
                </pic:pic>
              </a:graphicData>
            </a:graphic>
          </wp:inline>
        </w:drawing>
      </w:r>
    </w:p>
    <w:p w14:paraId="75155B0B" w14:textId="77777777" w:rsidR="00B03641" w:rsidRPr="00457CAE" w:rsidRDefault="00B03641" w:rsidP="00B03641">
      <w:pPr>
        <w:pStyle w:val="TF"/>
      </w:pPr>
      <w:r w:rsidRPr="00457CAE">
        <w:t>Figure C</w:t>
      </w:r>
      <w:r w:rsidR="001C613D" w:rsidRPr="00457CAE">
        <w:rPr>
          <w:b w:val="0"/>
        </w:rPr>
        <w:t>.</w:t>
      </w:r>
      <w:r w:rsidRPr="00457CAE">
        <w:t>1.2.1-2: The asset "logical link"</w:t>
      </w:r>
    </w:p>
    <w:p w14:paraId="4F52B4AC" w14:textId="77777777" w:rsidR="00B03641" w:rsidRPr="00457CAE" w:rsidRDefault="00B03641" w:rsidP="00B03641">
      <w:r w:rsidRPr="00457CAE">
        <w:t>The required function can be impaired by various influences, which can lead to communication errors. Such errors are described elsewhere in the literature [</w:t>
      </w:r>
      <w:r w:rsidR="005E7CF1" w:rsidRPr="00457CAE">
        <w:t>4</w:t>
      </w:r>
      <w:r w:rsidRPr="00457CAE">
        <w:t>][</w:t>
      </w:r>
      <w:r w:rsidR="00B13288" w:rsidRPr="00457CAE">
        <w:t>5</w:t>
      </w:r>
      <w:r w:rsidRPr="00457CAE">
        <w:t xml:space="preserve">]. A summary of these errors is provided in Annex A. The occurrence of one of these errors influences the values of the relevant dependability parameters of the logical link. </w:t>
      </w:r>
    </w:p>
    <w:p w14:paraId="32EA181B" w14:textId="77777777" w:rsidR="00B03641" w:rsidRPr="00457CAE" w:rsidRDefault="00B03641" w:rsidP="00DF3B60">
      <w:pPr>
        <w:pStyle w:val="Heading3"/>
      </w:pPr>
      <w:bookmarkStart w:id="383" w:name="_Toc45387407"/>
      <w:bookmarkStart w:id="384" w:name="_Toc146301611"/>
      <w:r w:rsidRPr="00457CAE">
        <w:t>C</w:t>
      </w:r>
      <w:r w:rsidR="001C613D" w:rsidRPr="00457CAE">
        <w:t>.</w:t>
      </w:r>
      <w:r w:rsidRPr="00457CAE">
        <w:t>1.2.2</w:t>
      </w:r>
      <w:r w:rsidRPr="00457CAE">
        <w:tab/>
        <w:t>Message transformation</w:t>
      </w:r>
      <w:bookmarkEnd w:id="383"/>
      <w:bookmarkEnd w:id="384"/>
    </w:p>
    <w:p w14:paraId="59AB93AE" w14:textId="77777777" w:rsidR="00B03641" w:rsidRPr="00457CAE" w:rsidRDefault="00B03641" w:rsidP="00B03641">
      <w:r w:rsidRPr="00457CAE">
        <w:t xml:space="preserve">The present document addresses both OSI-layer-3 (IP) and OSI-layer-2 communication. The model in Figure C.1.2-1 can be used for describing both cases. The implementation of communication functions is split between a higher communication layer (HCL) and a lower communication layer (LCL). The partition of the layer for the two traffic options discussed in the present document is provided in Table C.1.2.2-1. This difference is of importance when discussing the implications of the service performance requirements in Clause 5 and Annex A for the network performance (see </w:t>
      </w:r>
      <w:r w:rsidR="007A258E" w:rsidRPr="00457CAE">
        <w:t>C</w:t>
      </w:r>
      <w:r w:rsidRPr="00457CAE">
        <w:t xml:space="preserve">lause </w:t>
      </w:r>
      <w:r w:rsidR="007A258E" w:rsidRPr="00457CAE">
        <w:t>C.5</w:t>
      </w:r>
      <w:r w:rsidRPr="00457CAE">
        <w:t>).</w:t>
      </w:r>
    </w:p>
    <w:p w14:paraId="264D6C2E" w14:textId="77777777" w:rsidR="00B03641" w:rsidRPr="00457CAE" w:rsidRDefault="00B03641" w:rsidP="00B03641">
      <w:pPr>
        <w:pStyle w:val="TH"/>
      </w:pPr>
      <w:r w:rsidRPr="00457CAE">
        <w:t>Table C</w:t>
      </w:r>
      <w:r w:rsidR="001C613D" w:rsidRPr="00457CAE">
        <w:rPr>
          <w:b w:val="0"/>
        </w:rPr>
        <w:t>.</w:t>
      </w:r>
      <w:r w:rsidRPr="00457CAE">
        <w:t>1.2.2-1: Partition into higher communication layer and lower communication layer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3620"/>
        <w:gridCol w:w="3568"/>
      </w:tblGrid>
      <w:tr w:rsidR="00B03641" w:rsidRPr="00457CAE" w14:paraId="18B62422" w14:textId="77777777" w:rsidTr="00CE3A99">
        <w:trPr>
          <w:cantSplit/>
          <w:tblHeader/>
          <w:jc w:val="center"/>
        </w:trPr>
        <w:tc>
          <w:tcPr>
            <w:tcW w:w="0" w:type="auto"/>
          </w:tcPr>
          <w:p w14:paraId="033BDEC1" w14:textId="77777777" w:rsidR="00B03641" w:rsidRPr="00457CAE" w:rsidRDefault="00B03641" w:rsidP="00113735">
            <w:pPr>
              <w:pStyle w:val="TAH"/>
            </w:pPr>
            <w:r w:rsidRPr="00457CAE">
              <w:t>OSI level at which the traffic occurs</w:t>
            </w:r>
          </w:p>
        </w:tc>
        <w:tc>
          <w:tcPr>
            <w:tcW w:w="0" w:type="auto"/>
          </w:tcPr>
          <w:p w14:paraId="2ADD54E0" w14:textId="77777777" w:rsidR="00B03641" w:rsidRPr="00457CAE" w:rsidRDefault="00B03641" w:rsidP="00113735">
            <w:pPr>
              <w:pStyle w:val="TAH"/>
            </w:pPr>
            <w:r w:rsidRPr="00457CAE">
              <w:t>Levels comprised by the higher communication layer</w:t>
            </w:r>
          </w:p>
        </w:tc>
        <w:tc>
          <w:tcPr>
            <w:tcW w:w="0" w:type="auto"/>
          </w:tcPr>
          <w:p w14:paraId="080DE927" w14:textId="77777777" w:rsidR="00B03641" w:rsidRPr="00457CAE" w:rsidRDefault="00B03641" w:rsidP="00113735">
            <w:pPr>
              <w:pStyle w:val="TAH"/>
            </w:pPr>
            <w:r w:rsidRPr="00457CAE">
              <w:t>Levels comprised by the lower communication layer</w:t>
            </w:r>
          </w:p>
        </w:tc>
      </w:tr>
      <w:tr w:rsidR="00B03641" w:rsidRPr="00457CAE" w14:paraId="26D7E9C9" w14:textId="77777777" w:rsidTr="00CE3A99">
        <w:trPr>
          <w:jc w:val="center"/>
        </w:trPr>
        <w:tc>
          <w:tcPr>
            <w:tcW w:w="0" w:type="auto"/>
          </w:tcPr>
          <w:p w14:paraId="1E94F137" w14:textId="77777777" w:rsidR="00B03641" w:rsidRPr="00457CAE" w:rsidRDefault="00B03641" w:rsidP="00CE3A99">
            <w:pPr>
              <w:pStyle w:val="TAC"/>
            </w:pPr>
            <w:r w:rsidRPr="00457CAE">
              <w:t>3</w:t>
            </w:r>
          </w:p>
        </w:tc>
        <w:tc>
          <w:tcPr>
            <w:tcW w:w="0" w:type="auto"/>
          </w:tcPr>
          <w:p w14:paraId="52F67BAF" w14:textId="77777777" w:rsidR="00B03641" w:rsidRPr="00457CAE" w:rsidRDefault="00B03641" w:rsidP="00CE3A99">
            <w:pPr>
              <w:pStyle w:val="TAC"/>
            </w:pPr>
            <w:r w:rsidRPr="00457CAE">
              <w:t>4 to 6</w:t>
            </w:r>
          </w:p>
        </w:tc>
        <w:tc>
          <w:tcPr>
            <w:tcW w:w="0" w:type="auto"/>
          </w:tcPr>
          <w:p w14:paraId="54F3C4F6" w14:textId="77777777" w:rsidR="00B03641" w:rsidRPr="00457CAE" w:rsidRDefault="00B03641" w:rsidP="00CE3A99">
            <w:pPr>
              <w:pStyle w:val="TAC"/>
            </w:pPr>
            <w:r w:rsidRPr="00457CAE">
              <w:t>1 to 3</w:t>
            </w:r>
          </w:p>
        </w:tc>
      </w:tr>
      <w:tr w:rsidR="00B03641" w:rsidRPr="00457CAE" w14:paraId="316DABF5" w14:textId="77777777" w:rsidTr="00CE3A99">
        <w:trPr>
          <w:jc w:val="center"/>
        </w:trPr>
        <w:tc>
          <w:tcPr>
            <w:tcW w:w="0" w:type="auto"/>
          </w:tcPr>
          <w:p w14:paraId="44308462" w14:textId="77777777" w:rsidR="00B03641" w:rsidRPr="00457CAE" w:rsidRDefault="00B03641" w:rsidP="00CE3A99">
            <w:pPr>
              <w:pStyle w:val="TAC"/>
            </w:pPr>
            <w:r w:rsidRPr="00457CAE">
              <w:t>2</w:t>
            </w:r>
          </w:p>
        </w:tc>
        <w:tc>
          <w:tcPr>
            <w:tcW w:w="0" w:type="auto"/>
          </w:tcPr>
          <w:p w14:paraId="14537E91" w14:textId="77777777" w:rsidR="00B03641" w:rsidRPr="00457CAE" w:rsidRDefault="00B03641" w:rsidP="00CE3A99">
            <w:pPr>
              <w:pStyle w:val="TAC"/>
            </w:pPr>
            <w:r w:rsidRPr="00457CAE">
              <w:t>3 to 6 (note)</w:t>
            </w:r>
          </w:p>
        </w:tc>
        <w:tc>
          <w:tcPr>
            <w:tcW w:w="0" w:type="auto"/>
          </w:tcPr>
          <w:p w14:paraId="622B47C8" w14:textId="77777777" w:rsidR="00B03641" w:rsidRPr="00457CAE" w:rsidRDefault="00B03641" w:rsidP="00CE3A99">
            <w:pPr>
              <w:pStyle w:val="TAC"/>
            </w:pPr>
            <w:r w:rsidRPr="00457CAE">
              <w:t>1 to 2</w:t>
            </w:r>
          </w:p>
        </w:tc>
      </w:tr>
      <w:tr w:rsidR="00B03641" w:rsidRPr="00457CAE" w14:paraId="3202CD7D" w14:textId="77777777" w:rsidTr="00CE3A99">
        <w:trPr>
          <w:jc w:val="center"/>
        </w:trPr>
        <w:tc>
          <w:tcPr>
            <w:tcW w:w="0" w:type="auto"/>
            <w:gridSpan w:val="3"/>
          </w:tcPr>
          <w:p w14:paraId="576AA9D9" w14:textId="77777777" w:rsidR="00B03641" w:rsidRPr="00457CAE" w:rsidRDefault="00B03641" w:rsidP="00CE3A99">
            <w:pPr>
              <w:pStyle w:val="TAN"/>
            </w:pPr>
            <w:r w:rsidRPr="00457CAE">
              <w:t>NOTE:</w:t>
            </w:r>
            <w:r w:rsidR="000052D3" w:rsidRPr="00457CAE">
              <w:tab/>
            </w:r>
            <w:r w:rsidRPr="00457CAE">
              <w:t>In some vertical application, level 3 to 6 are not implemented.</w:t>
            </w:r>
          </w:p>
        </w:tc>
      </w:tr>
    </w:tbl>
    <w:p w14:paraId="3091FE37" w14:textId="77777777" w:rsidR="00B03641" w:rsidRPr="00457CAE" w:rsidRDefault="00B03641" w:rsidP="00B03641"/>
    <w:p w14:paraId="6BD25A98" w14:textId="77777777" w:rsidR="00B03641" w:rsidRPr="00457CAE" w:rsidRDefault="00B03641" w:rsidP="00B03641">
      <w:r w:rsidRPr="00457CAE">
        <w:t xml:space="preserve">The messages to be transmitted for the intended function of a logical link are defined by strings of characters with a certain semantic. Such a character string is handed over as user data at the reference interface for transmission. If the number of characters in a message is too great for it to be transmitted as a unit, the message is divided for transmission into several packets (fragmentation). </w:t>
      </w:r>
    </w:p>
    <w:p w14:paraId="7FEA7885" w14:textId="77777777" w:rsidR="00B03641" w:rsidRPr="00457CAE" w:rsidRDefault="00B03641" w:rsidP="00DF3B60">
      <w:pPr>
        <w:pStyle w:val="Heading3"/>
      </w:pPr>
      <w:bookmarkStart w:id="385" w:name="_Toc45387408"/>
      <w:bookmarkStart w:id="386" w:name="_Toc146301612"/>
      <w:r w:rsidRPr="00457CAE">
        <w:t>C</w:t>
      </w:r>
      <w:r w:rsidR="001C613D" w:rsidRPr="00457CAE">
        <w:t>.</w:t>
      </w:r>
      <w:r w:rsidRPr="00457CAE">
        <w:t>1.2.3</w:t>
      </w:r>
      <w:r w:rsidRPr="00457CAE">
        <w:tab/>
        <w:t>Communication device</w:t>
      </w:r>
      <w:bookmarkEnd w:id="385"/>
      <w:bookmarkEnd w:id="386"/>
    </w:p>
    <w:p w14:paraId="611E7788" w14:textId="77777777" w:rsidR="00B03641" w:rsidRPr="00457CAE" w:rsidRDefault="00B03641" w:rsidP="00B03641">
      <w:r w:rsidRPr="00457CAE">
        <w:t>The communication devices—together with the physical link—determine the function and thus the dependability of the logical link. The function of the communication devices is the correct sending and correct receipt of sequences of messages. The asset "communication device</w:t>
      </w:r>
      <w:r w:rsidR="00501EF3" w:rsidRPr="00457CAE">
        <w:t>"</w:t>
      </w:r>
      <w:r w:rsidRPr="00457CAE">
        <w:t xml:space="preserve"> is depicted in Figure C.1.2.3-1. </w:t>
      </w:r>
    </w:p>
    <w:p w14:paraId="68DC87ED" w14:textId="6955F175" w:rsidR="00B03641" w:rsidRPr="00457CAE" w:rsidRDefault="00746C5E" w:rsidP="00B03641">
      <w:pPr>
        <w:pStyle w:val="TH"/>
      </w:pPr>
      <w:r w:rsidRPr="00457CAE">
        <w:rPr>
          <w:noProof/>
        </w:rPr>
        <w:drawing>
          <wp:inline distT="0" distB="0" distL="0" distR="0" wp14:anchorId="6456830C" wp14:editId="2573DF9B">
            <wp:extent cx="6229350" cy="1876425"/>
            <wp:effectExtent l="0" t="0" r="0" b="0"/>
            <wp:docPr id="17"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4" cstate="print">
                      <a:extLst>
                        <a:ext uri="{28A0092B-C50C-407E-A947-70E740481C1C}">
                          <a14:useLocalDpi xmlns:a14="http://schemas.microsoft.com/office/drawing/2010/main" val="0"/>
                        </a:ext>
                      </a:extLst>
                    </a:blip>
                    <a:srcRect r="2170"/>
                    <a:stretch>
                      <a:fillRect/>
                    </a:stretch>
                  </pic:blipFill>
                  <pic:spPr bwMode="auto">
                    <a:xfrm>
                      <a:off x="0" y="0"/>
                      <a:ext cx="6229350" cy="1876425"/>
                    </a:xfrm>
                    <a:prstGeom prst="rect">
                      <a:avLst/>
                    </a:prstGeom>
                    <a:noFill/>
                    <a:ln>
                      <a:noFill/>
                    </a:ln>
                  </pic:spPr>
                </pic:pic>
              </a:graphicData>
            </a:graphic>
          </wp:inline>
        </w:drawing>
      </w:r>
    </w:p>
    <w:p w14:paraId="6F578209" w14:textId="77777777" w:rsidR="00B03641" w:rsidRPr="00457CAE" w:rsidRDefault="00B03641" w:rsidP="00B03641">
      <w:pPr>
        <w:pStyle w:val="TF"/>
        <w:rPr>
          <w:lang w:val="fr-FR"/>
        </w:rPr>
      </w:pPr>
      <w:r w:rsidRPr="00457CAE">
        <w:rPr>
          <w:lang w:val="fr-FR"/>
        </w:rPr>
        <w:t>Figure C</w:t>
      </w:r>
      <w:r w:rsidR="001C613D" w:rsidRPr="00457CAE">
        <w:rPr>
          <w:b w:val="0"/>
          <w:lang w:val="fr-FR"/>
        </w:rPr>
        <w:t>.</w:t>
      </w:r>
      <w:r w:rsidRPr="00457CAE">
        <w:rPr>
          <w:lang w:val="fr-FR"/>
        </w:rPr>
        <w:t>1.2.3-1: Asset "communication device"</w:t>
      </w:r>
    </w:p>
    <w:p w14:paraId="0B24858A" w14:textId="77777777" w:rsidR="00B03641" w:rsidRPr="00457CAE" w:rsidRDefault="00B03641" w:rsidP="00DF3B60">
      <w:pPr>
        <w:pStyle w:val="Heading3"/>
        <w:rPr>
          <w:rFonts w:eastAsia="MS Mincho"/>
          <w:lang w:eastAsia="ja-JP"/>
        </w:rPr>
      </w:pPr>
      <w:bookmarkStart w:id="387" w:name="_Toc45387409"/>
      <w:bookmarkStart w:id="388" w:name="_Toc146301613"/>
      <w:r w:rsidRPr="00457CAE">
        <w:rPr>
          <w:rFonts w:eastAsia="MS Mincho"/>
          <w:lang w:eastAsia="ja-JP"/>
        </w:rPr>
        <w:t>C</w:t>
      </w:r>
      <w:r w:rsidR="001C613D" w:rsidRPr="00457CAE">
        <w:rPr>
          <w:rFonts w:eastAsia="MS Mincho"/>
          <w:lang w:eastAsia="ja-JP"/>
        </w:rPr>
        <w:t>.</w:t>
      </w:r>
      <w:r w:rsidRPr="00457CAE">
        <w:rPr>
          <w:rFonts w:eastAsia="MS Mincho"/>
          <w:lang w:eastAsia="ja-JP"/>
        </w:rPr>
        <w:t>1.2.4</w:t>
      </w:r>
      <w:r w:rsidRPr="00457CAE">
        <w:rPr>
          <w:rFonts w:eastAsia="MS Mincho"/>
          <w:lang w:eastAsia="ja-JP"/>
        </w:rPr>
        <w:tab/>
        <w:t>Communication system</w:t>
      </w:r>
      <w:bookmarkEnd w:id="387"/>
      <w:bookmarkEnd w:id="388"/>
    </w:p>
    <w:p w14:paraId="1323B2C3" w14:textId="77777777" w:rsidR="00B03641" w:rsidRPr="00457CAE" w:rsidRDefault="00B03641" w:rsidP="00B03641">
      <w:pPr>
        <w:rPr>
          <w:rFonts w:eastAsia="MS Mincho"/>
          <w:lang w:eastAsia="ja-JP"/>
        </w:rPr>
      </w:pPr>
      <w:r w:rsidRPr="00457CAE">
        <w:rPr>
          <w:rFonts w:eastAsia="MS Mincho"/>
          <w:lang w:eastAsia="ja-JP"/>
        </w:rPr>
        <w:t xml:space="preserve">The communication system as an asset represents a quantity of logical links whose message transmissions are implemented by wireless devices via one or more media. The communication system function to be provided consists in transmitting messages for all the logical links in the distributed application. This function is to be performed for a defined period, the operating time of the automation application. </w:t>
      </w:r>
    </w:p>
    <w:p w14:paraId="5B8D9C15" w14:textId="77777777" w:rsidR="00B03641" w:rsidRPr="00457CAE" w:rsidRDefault="00B03641" w:rsidP="00B03641">
      <w:pPr>
        <w:rPr>
          <w:rFonts w:eastAsia="MS Mincho"/>
          <w:lang w:eastAsia="ja-JP"/>
        </w:rPr>
      </w:pPr>
      <w:r w:rsidRPr="00457CAE">
        <w:rPr>
          <w:rFonts w:eastAsia="MS Mincho"/>
          <w:lang w:eastAsia="ja-JP"/>
        </w:rPr>
        <w:t xml:space="preserve">In an automation application system, it is paramount that requirements pertaining to logical links are fulfilled. These requirements and the conditions can be very different from one case and implementation to the other. The functions (services and protocols) for individual logical links can therefore also be different. Despite these differences, some of the logical links share communication devices and media. </w:t>
      </w:r>
    </w:p>
    <w:p w14:paraId="62A9C923" w14:textId="77777777" w:rsidR="00B03641" w:rsidRPr="00457CAE" w:rsidRDefault="00B03641" w:rsidP="00DF3B60">
      <w:pPr>
        <w:pStyle w:val="Heading1"/>
        <w:rPr>
          <w:rFonts w:eastAsia="MS Mincho"/>
          <w:lang w:eastAsia="ja-JP"/>
        </w:rPr>
      </w:pPr>
      <w:bookmarkStart w:id="389" w:name="_Toc45387410"/>
      <w:bookmarkStart w:id="390" w:name="_Toc146301614"/>
      <w:r w:rsidRPr="00457CAE">
        <w:rPr>
          <w:rFonts w:eastAsia="MS Mincho"/>
          <w:lang w:eastAsia="ja-JP"/>
        </w:rPr>
        <w:t>C.2</w:t>
      </w:r>
      <w:r w:rsidRPr="00457CAE">
        <w:rPr>
          <w:rFonts w:eastAsia="MS Mincho"/>
          <w:lang w:eastAsia="ja-JP"/>
        </w:rPr>
        <w:tab/>
        <w:t>Communication service description</w:t>
      </w:r>
      <w:bookmarkEnd w:id="389"/>
      <w:bookmarkEnd w:id="390"/>
    </w:p>
    <w:p w14:paraId="2696390E" w14:textId="77777777" w:rsidR="00B03641" w:rsidRPr="00457CAE" w:rsidRDefault="00B03641" w:rsidP="00DF3B60">
      <w:pPr>
        <w:pStyle w:val="Heading2"/>
      </w:pPr>
      <w:bookmarkStart w:id="391" w:name="_Toc45387411"/>
      <w:bookmarkStart w:id="392" w:name="_Toc146301615"/>
      <w:r w:rsidRPr="00457CAE">
        <w:t>C.2.1</w:t>
      </w:r>
      <w:r w:rsidRPr="00457CAE">
        <w:tab/>
        <w:t>Overview</w:t>
      </w:r>
      <w:bookmarkEnd w:id="391"/>
      <w:bookmarkEnd w:id="392"/>
    </w:p>
    <w:p w14:paraId="6C1792CB" w14:textId="77777777" w:rsidR="00B03641" w:rsidRPr="00457CAE" w:rsidRDefault="00B03641" w:rsidP="00B03641">
      <w:r w:rsidRPr="00457CAE">
        <w:t xml:space="preserve">Tables C.2.2-1, C.2.3-1 summarise candidate interface parameters for the description of the communication service performance. The lists are grouped according to whether the parameter stands for automation characteristic parameters (Table C.2.2-1) or influence quantities (Table C.2.3-1). The meaning of the columns and rows is explained after each table. </w:t>
      </w:r>
    </w:p>
    <w:p w14:paraId="5F67653D" w14:textId="77777777" w:rsidR="00B03641" w:rsidRPr="00457CAE" w:rsidRDefault="00B03641" w:rsidP="00920D52">
      <w:pPr>
        <w:pStyle w:val="NO"/>
      </w:pPr>
      <w:r w:rsidRPr="00457CAE">
        <w:t>NOTE 1:</w:t>
      </w:r>
      <w:r w:rsidR="000F36FA" w:rsidRPr="00457CAE">
        <w:tab/>
      </w:r>
      <w:r w:rsidRPr="00457CAE">
        <w:t xml:space="preserve">Not all parameters in Table C.2.2-1 and Table C.2.3-1 would be used in a service call. </w:t>
      </w:r>
    </w:p>
    <w:p w14:paraId="1CA3B9CB" w14:textId="77777777" w:rsidR="00B03641" w:rsidRPr="00457CAE" w:rsidRDefault="00B03641" w:rsidP="00920D52">
      <w:pPr>
        <w:pStyle w:val="NO"/>
      </w:pPr>
      <w:r w:rsidRPr="00457CAE">
        <w:t>NOTE 2:</w:t>
      </w:r>
      <w:r w:rsidR="000F36FA" w:rsidRPr="00457CAE">
        <w:tab/>
      </w:r>
      <w:r w:rsidRPr="00457CAE">
        <w:t xml:space="preserve">Ingress and egress in this </w:t>
      </w:r>
      <w:r w:rsidR="000C24A8" w:rsidRPr="00457CAE">
        <w:t>c</w:t>
      </w:r>
      <w:r w:rsidRPr="00457CAE">
        <w:t>lause are in reference to the communication service interface between the source application and the communication service interface (ingress) and the communication service and the target application (egress).</w:t>
      </w:r>
    </w:p>
    <w:p w14:paraId="501B520C" w14:textId="77777777" w:rsidR="00B03641" w:rsidRPr="00457CAE" w:rsidRDefault="00B03641" w:rsidP="00DF3B60">
      <w:pPr>
        <w:pStyle w:val="Heading2"/>
      </w:pPr>
      <w:bookmarkStart w:id="393" w:name="_Toc45387412"/>
      <w:bookmarkStart w:id="394" w:name="_Toc146301616"/>
      <w:r w:rsidRPr="00457CAE">
        <w:t>C</w:t>
      </w:r>
      <w:r w:rsidR="001C613D" w:rsidRPr="00457CAE">
        <w:t>.</w:t>
      </w:r>
      <w:r w:rsidRPr="00457CAE">
        <w:t>2.2</w:t>
      </w:r>
      <w:r w:rsidRPr="00457CAE">
        <w:tab/>
        <w:t>Characteristic parameters</w:t>
      </w:r>
      <w:bookmarkEnd w:id="393"/>
      <w:bookmarkEnd w:id="394"/>
    </w:p>
    <w:p w14:paraId="43278421" w14:textId="77777777" w:rsidR="00B03641" w:rsidRPr="00457CAE" w:rsidRDefault="00B03641" w:rsidP="00B03641">
      <w:pPr>
        <w:pStyle w:val="TH"/>
      </w:pPr>
      <w:r w:rsidRPr="00457CAE">
        <w:t>Table C</w:t>
      </w:r>
      <w:r w:rsidR="001C613D" w:rsidRPr="00457CAE">
        <w:rPr>
          <w:b w:val="0"/>
        </w:rPr>
        <w:t>.</w:t>
      </w:r>
      <w:r w:rsidRPr="00457CAE">
        <w:t>2.2-1: Candidate characteristic parameters for the dependable communication service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2233"/>
        <w:gridCol w:w="1885"/>
        <w:gridCol w:w="1903"/>
        <w:gridCol w:w="1823"/>
      </w:tblGrid>
      <w:tr w:rsidR="00B03641" w:rsidRPr="00457CAE" w14:paraId="1CAB35A4" w14:textId="77777777" w:rsidTr="00CE3A99">
        <w:tc>
          <w:tcPr>
            <w:tcW w:w="0" w:type="auto"/>
            <w:vMerge w:val="restart"/>
          </w:tcPr>
          <w:p w14:paraId="5E04C3CC" w14:textId="77777777" w:rsidR="00B03641" w:rsidRPr="00457CAE" w:rsidRDefault="00B03641" w:rsidP="00113735">
            <w:pPr>
              <w:pStyle w:val="TAH"/>
            </w:pPr>
            <w:r w:rsidRPr="00457CAE">
              <w:t>Parameter name</w:t>
            </w:r>
          </w:p>
        </w:tc>
        <w:tc>
          <w:tcPr>
            <w:tcW w:w="0" w:type="auto"/>
            <w:vMerge w:val="restart"/>
          </w:tcPr>
          <w:p w14:paraId="77D852D5" w14:textId="77777777" w:rsidR="00B03641" w:rsidRPr="00457CAE" w:rsidRDefault="00B03641" w:rsidP="00113735">
            <w:pPr>
              <w:pStyle w:val="TAH"/>
            </w:pPr>
            <w:r w:rsidRPr="00457CAE">
              <w:t>Typical metric (unit)</w:t>
            </w:r>
          </w:p>
        </w:tc>
        <w:tc>
          <w:tcPr>
            <w:tcW w:w="0" w:type="auto"/>
            <w:gridSpan w:val="3"/>
          </w:tcPr>
          <w:p w14:paraId="40EE9A88" w14:textId="77777777" w:rsidR="00B03641" w:rsidRPr="00457CAE" w:rsidRDefault="00B03641" w:rsidP="00113735">
            <w:pPr>
              <w:pStyle w:val="TAH"/>
            </w:pPr>
            <w:r w:rsidRPr="00457CAE">
              <w:t>Traffic class (note)</w:t>
            </w:r>
          </w:p>
        </w:tc>
      </w:tr>
      <w:tr w:rsidR="00B03641" w:rsidRPr="00457CAE" w14:paraId="0DAF6ECB" w14:textId="77777777" w:rsidTr="00CE3A99">
        <w:tc>
          <w:tcPr>
            <w:tcW w:w="0" w:type="auto"/>
            <w:vMerge/>
          </w:tcPr>
          <w:p w14:paraId="6F358D12" w14:textId="77777777" w:rsidR="00B03641" w:rsidRPr="00457CAE" w:rsidRDefault="00B03641" w:rsidP="00113735">
            <w:pPr>
              <w:pStyle w:val="TAH"/>
            </w:pPr>
          </w:p>
        </w:tc>
        <w:tc>
          <w:tcPr>
            <w:tcW w:w="0" w:type="auto"/>
            <w:vMerge/>
          </w:tcPr>
          <w:p w14:paraId="7471EA17" w14:textId="77777777" w:rsidR="00B03641" w:rsidRPr="00457CAE" w:rsidRDefault="00B03641" w:rsidP="00113735">
            <w:pPr>
              <w:pStyle w:val="TAH"/>
            </w:pPr>
          </w:p>
        </w:tc>
        <w:tc>
          <w:tcPr>
            <w:tcW w:w="0" w:type="auto"/>
          </w:tcPr>
          <w:p w14:paraId="512E6C9D" w14:textId="77777777" w:rsidR="00B03641" w:rsidRPr="00457CAE" w:rsidRDefault="00B03641" w:rsidP="00113735">
            <w:pPr>
              <w:pStyle w:val="TAH"/>
            </w:pPr>
            <w:r w:rsidRPr="00457CAE">
              <w:t>Deterministic periodic communication</w:t>
            </w:r>
          </w:p>
        </w:tc>
        <w:tc>
          <w:tcPr>
            <w:tcW w:w="0" w:type="auto"/>
          </w:tcPr>
          <w:p w14:paraId="7D09B167" w14:textId="77777777" w:rsidR="00B03641" w:rsidRPr="00457CAE" w:rsidRDefault="00B03641" w:rsidP="00113735">
            <w:pPr>
              <w:pStyle w:val="TAH"/>
            </w:pPr>
            <w:r w:rsidRPr="00457CAE">
              <w:t>Deterministic aperiodic communication</w:t>
            </w:r>
          </w:p>
        </w:tc>
        <w:tc>
          <w:tcPr>
            <w:tcW w:w="0" w:type="auto"/>
          </w:tcPr>
          <w:p w14:paraId="77E7AB9C" w14:textId="77777777" w:rsidR="00B03641" w:rsidRPr="00457CAE" w:rsidRDefault="00B03641" w:rsidP="00113735">
            <w:pPr>
              <w:pStyle w:val="TAH"/>
            </w:pPr>
            <w:r w:rsidRPr="00457CAE">
              <w:t>Non-deterministic communication</w:t>
            </w:r>
          </w:p>
        </w:tc>
      </w:tr>
      <w:tr w:rsidR="00B03641" w:rsidRPr="00457CAE" w14:paraId="3327A4E3" w14:textId="77777777" w:rsidTr="00CE3A99">
        <w:tc>
          <w:tcPr>
            <w:tcW w:w="0" w:type="auto"/>
          </w:tcPr>
          <w:p w14:paraId="1E3A239C" w14:textId="77777777" w:rsidR="00B03641" w:rsidRPr="00457CAE" w:rsidRDefault="00B03641" w:rsidP="00113735">
            <w:pPr>
              <w:pStyle w:val="TAL"/>
            </w:pPr>
            <w:r w:rsidRPr="00457CAE">
              <w:t>Communication service availability</w:t>
            </w:r>
          </w:p>
        </w:tc>
        <w:tc>
          <w:tcPr>
            <w:tcW w:w="0" w:type="auto"/>
          </w:tcPr>
          <w:p w14:paraId="3774E48D" w14:textId="77777777" w:rsidR="00B03641" w:rsidRPr="00457CAE" w:rsidRDefault="00B03641" w:rsidP="00113735">
            <w:pPr>
              <w:pStyle w:val="TAL"/>
            </w:pPr>
            <w:r w:rsidRPr="00457CAE">
              <w:t>Minimum availability (dimensionless)</w:t>
            </w:r>
          </w:p>
        </w:tc>
        <w:tc>
          <w:tcPr>
            <w:tcW w:w="0" w:type="auto"/>
          </w:tcPr>
          <w:p w14:paraId="1A70B6A3" w14:textId="77777777" w:rsidR="00B03641" w:rsidRPr="00457CAE" w:rsidRDefault="00B03641" w:rsidP="00113735">
            <w:pPr>
              <w:pStyle w:val="TAC"/>
            </w:pPr>
            <w:r w:rsidRPr="00457CAE">
              <w:t>X</w:t>
            </w:r>
          </w:p>
        </w:tc>
        <w:tc>
          <w:tcPr>
            <w:tcW w:w="0" w:type="auto"/>
          </w:tcPr>
          <w:p w14:paraId="711B54A4" w14:textId="77777777" w:rsidR="00B03641" w:rsidRPr="00457CAE" w:rsidRDefault="00B03641" w:rsidP="00113735">
            <w:pPr>
              <w:pStyle w:val="TAC"/>
            </w:pPr>
            <w:r w:rsidRPr="00457CAE">
              <w:t>X</w:t>
            </w:r>
          </w:p>
        </w:tc>
        <w:tc>
          <w:tcPr>
            <w:tcW w:w="0" w:type="auto"/>
          </w:tcPr>
          <w:p w14:paraId="408B1815" w14:textId="77777777" w:rsidR="00B03641" w:rsidRPr="00457CAE" w:rsidRDefault="00B03641" w:rsidP="00113735">
            <w:pPr>
              <w:pStyle w:val="TAC"/>
            </w:pPr>
            <w:r w:rsidRPr="00457CAE">
              <w:t>X</w:t>
            </w:r>
          </w:p>
        </w:tc>
      </w:tr>
      <w:tr w:rsidR="00B03641" w:rsidRPr="00457CAE" w14:paraId="250363AA" w14:textId="77777777" w:rsidTr="00CE3A99">
        <w:tc>
          <w:tcPr>
            <w:tcW w:w="0" w:type="auto"/>
          </w:tcPr>
          <w:p w14:paraId="12ED6857" w14:textId="77777777" w:rsidR="00B03641" w:rsidRPr="00457CAE" w:rsidRDefault="00B03641" w:rsidP="00113735">
            <w:pPr>
              <w:pStyle w:val="TAL"/>
            </w:pPr>
            <w:r w:rsidRPr="00457CAE">
              <w:t>End-to-end latency</w:t>
            </w:r>
          </w:p>
        </w:tc>
        <w:tc>
          <w:tcPr>
            <w:tcW w:w="0" w:type="auto"/>
          </w:tcPr>
          <w:p w14:paraId="38C89D35" w14:textId="77777777" w:rsidR="00B03641" w:rsidRPr="00457CAE" w:rsidRDefault="00B03641" w:rsidP="00113735">
            <w:pPr>
              <w:pStyle w:val="TAL"/>
            </w:pPr>
            <w:r w:rsidRPr="00457CAE">
              <w:t>Target value and timeliness</w:t>
            </w:r>
            <w:r w:rsidR="00152978" w:rsidRPr="00457CAE">
              <w:t xml:space="preserve"> (ms)</w:t>
            </w:r>
          </w:p>
        </w:tc>
        <w:tc>
          <w:tcPr>
            <w:tcW w:w="0" w:type="auto"/>
          </w:tcPr>
          <w:p w14:paraId="0343DEA9" w14:textId="77777777" w:rsidR="00B03641" w:rsidRPr="00457CAE" w:rsidRDefault="00B03641" w:rsidP="00113735">
            <w:pPr>
              <w:pStyle w:val="TAC"/>
            </w:pPr>
            <w:r w:rsidRPr="00457CAE">
              <w:t>X</w:t>
            </w:r>
          </w:p>
        </w:tc>
        <w:tc>
          <w:tcPr>
            <w:tcW w:w="0" w:type="auto"/>
          </w:tcPr>
          <w:p w14:paraId="5DC1BC27" w14:textId="77777777" w:rsidR="00B03641" w:rsidRPr="00457CAE" w:rsidRDefault="00B03641" w:rsidP="00113735">
            <w:pPr>
              <w:pStyle w:val="TAC"/>
            </w:pPr>
            <w:r w:rsidRPr="00457CAE">
              <w:t>X</w:t>
            </w:r>
          </w:p>
        </w:tc>
        <w:tc>
          <w:tcPr>
            <w:tcW w:w="0" w:type="auto"/>
          </w:tcPr>
          <w:p w14:paraId="6C5C1E4D" w14:textId="77777777" w:rsidR="00B03641" w:rsidRPr="00457CAE" w:rsidRDefault="00B03641" w:rsidP="00113735">
            <w:pPr>
              <w:pStyle w:val="TAC"/>
            </w:pPr>
            <w:r w:rsidRPr="00457CAE">
              <w:t>X</w:t>
            </w:r>
          </w:p>
        </w:tc>
      </w:tr>
      <w:tr w:rsidR="00B03641" w:rsidRPr="00457CAE" w14:paraId="6D2532D8" w14:textId="77777777" w:rsidTr="00CE3A99">
        <w:tc>
          <w:tcPr>
            <w:tcW w:w="0" w:type="auto"/>
          </w:tcPr>
          <w:p w14:paraId="0E13359F" w14:textId="77777777" w:rsidR="00B03641" w:rsidRPr="00457CAE" w:rsidRDefault="00152978" w:rsidP="00113735">
            <w:pPr>
              <w:pStyle w:val="TAL"/>
            </w:pPr>
            <w:r w:rsidRPr="00457CAE">
              <w:rPr>
                <w:lang w:eastAsia="en-US"/>
              </w:rPr>
              <w:t>Communication service reliability</w:t>
            </w:r>
          </w:p>
        </w:tc>
        <w:tc>
          <w:tcPr>
            <w:tcW w:w="0" w:type="auto"/>
          </w:tcPr>
          <w:p w14:paraId="11FCC578" w14:textId="77777777" w:rsidR="00B03641" w:rsidRPr="00457CAE" w:rsidRDefault="00B03641" w:rsidP="00113735">
            <w:pPr>
              <w:pStyle w:val="TAL"/>
            </w:pPr>
            <w:r w:rsidRPr="00457CAE">
              <w:t>Mean time between failures (</w:t>
            </w:r>
            <w:r w:rsidR="00152978" w:rsidRPr="00457CAE">
              <w:t>day</w:t>
            </w:r>
            <w:r w:rsidRPr="00457CAE">
              <w:t>s)</w:t>
            </w:r>
          </w:p>
        </w:tc>
        <w:tc>
          <w:tcPr>
            <w:tcW w:w="0" w:type="auto"/>
          </w:tcPr>
          <w:p w14:paraId="2930429E" w14:textId="77777777" w:rsidR="00B03641" w:rsidRPr="00457CAE" w:rsidRDefault="00B03641" w:rsidP="00113735">
            <w:pPr>
              <w:pStyle w:val="TAC"/>
            </w:pPr>
            <w:r w:rsidRPr="00457CAE">
              <w:t>X</w:t>
            </w:r>
          </w:p>
        </w:tc>
        <w:tc>
          <w:tcPr>
            <w:tcW w:w="0" w:type="auto"/>
          </w:tcPr>
          <w:p w14:paraId="3B787FD0" w14:textId="77777777" w:rsidR="00B03641" w:rsidRPr="00457CAE" w:rsidRDefault="00B03641" w:rsidP="00113735">
            <w:pPr>
              <w:pStyle w:val="TAC"/>
            </w:pPr>
            <w:r w:rsidRPr="00457CAE">
              <w:t>X</w:t>
            </w:r>
          </w:p>
        </w:tc>
        <w:tc>
          <w:tcPr>
            <w:tcW w:w="0" w:type="auto"/>
          </w:tcPr>
          <w:p w14:paraId="18CC354B" w14:textId="77777777" w:rsidR="00B03641" w:rsidRPr="00457CAE" w:rsidRDefault="00B03641" w:rsidP="00113735">
            <w:pPr>
              <w:pStyle w:val="TAC"/>
            </w:pPr>
            <w:r w:rsidRPr="00457CAE">
              <w:t>X</w:t>
            </w:r>
          </w:p>
        </w:tc>
      </w:tr>
      <w:tr w:rsidR="00B03641" w:rsidRPr="00457CAE" w14:paraId="0AD04D27" w14:textId="77777777" w:rsidTr="00CE3A99">
        <w:tc>
          <w:tcPr>
            <w:tcW w:w="0" w:type="auto"/>
          </w:tcPr>
          <w:p w14:paraId="471C75F0" w14:textId="77777777" w:rsidR="00B03641" w:rsidRPr="00457CAE" w:rsidRDefault="00B03641" w:rsidP="00113735">
            <w:pPr>
              <w:pStyle w:val="TAL"/>
            </w:pPr>
            <w:r w:rsidRPr="00457CAE">
              <w:t>Service bit rate</w:t>
            </w:r>
          </w:p>
        </w:tc>
        <w:tc>
          <w:tcPr>
            <w:tcW w:w="0" w:type="auto"/>
          </w:tcPr>
          <w:p w14:paraId="29E56090" w14:textId="77777777" w:rsidR="00B03641" w:rsidRPr="00457CAE" w:rsidDel="009F3B19" w:rsidRDefault="00B03641" w:rsidP="00113735">
            <w:pPr>
              <w:pStyle w:val="TAL"/>
            </w:pPr>
            <w:r w:rsidRPr="00457CAE">
              <w:t>Target value (bit/s); user experienced data rate (bit/s); time window (s)</w:t>
            </w:r>
          </w:p>
        </w:tc>
        <w:tc>
          <w:tcPr>
            <w:tcW w:w="0" w:type="auto"/>
          </w:tcPr>
          <w:p w14:paraId="5FB64F20" w14:textId="77777777" w:rsidR="00B03641" w:rsidRPr="00457CAE" w:rsidRDefault="00B03641" w:rsidP="00113735">
            <w:pPr>
              <w:pStyle w:val="TAC"/>
            </w:pPr>
            <w:r w:rsidRPr="00457CAE">
              <w:t>–</w:t>
            </w:r>
          </w:p>
        </w:tc>
        <w:tc>
          <w:tcPr>
            <w:tcW w:w="0" w:type="auto"/>
          </w:tcPr>
          <w:p w14:paraId="70065E28" w14:textId="77777777" w:rsidR="00B03641" w:rsidRPr="00457CAE" w:rsidRDefault="00B03641" w:rsidP="00113735">
            <w:pPr>
              <w:pStyle w:val="TAC"/>
            </w:pPr>
            <w:r w:rsidRPr="00457CAE">
              <w:t>X</w:t>
            </w:r>
          </w:p>
        </w:tc>
        <w:tc>
          <w:tcPr>
            <w:tcW w:w="0" w:type="auto"/>
          </w:tcPr>
          <w:p w14:paraId="3F571513" w14:textId="77777777" w:rsidR="00B03641" w:rsidRPr="00457CAE" w:rsidRDefault="00B03641" w:rsidP="00113735">
            <w:pPr>
              <w:pStyle w:val="TAC"/>
            </w:pPr>
            <w:r w:rsidRPr="00457CAE">
              <w:t>X</w:t>
            </w:r>
          </w:p>
        </w:tc>
      </w:tr>
      <w:tr w:rsidR="00B03641" w:rsidRPr="00457CAE" w14:paraId="1C15D86A" w14:textId="77777777" w:rsidTr="00CE3A99">
        <w:tc>
          <w:tcPr>
            <w:tcW w:w="0" w:type="auto"/>
          </w:tcPr>
          <w:p w14:paraId="742C7D13" w14:textId="77777777" w:rsidR="00B03641" w:rsidRPr="00457CAE" w:rsidRDefault="00B03641" w:rsidP="00113735">
            <w:pPr>
              <w:pStyle w:val="TAL"/>
            </w:pPr>
            <w:r w:rsidRPr="00457CAE">
              <w:t>Update time</w:t>
            </w:r>
          </w:p>
        </w:tc>
        <w:tc>
          <w:tcPr>
            <w:tcW w:w="0" w:type="auto"/>
          </w:tcPr>
          <w:p w14:paraId="69C72CAC" w14:textId="77777777" w:rsidR="00B03641" w:rsidRPr="00457CAE" w:rsidDel="009F3B19" w:rsidRDefault="00B03641" w:rsidP="00113735">
            <w:pPr>
              <w:pStyle w:val="TAL"/>
            </w:pPr>
            <w:r w:rsidRPr="00457CAE">
              <w:t>Target value and timeliness</w:t>
            </w:r>
          </w:p>
        </w:tc>
        <w:tc>
          <w:tcPr>
            <w:tcW w:w="0" w:type="auto"/>
          </w:tcPr>
          <w:p w14:paraId="1909BC8C" w14:textId="77777777" w:rsidR="00B03641" w:rsidRPr="00457CAE" w:rsidRDefault="00B03641" w:rsidP="00113735">
            <w:pPr>
              <w:pStyle w:val="TAC"/>
            </w:pPr>
            <w:r w:rsidRPr="00457CAE">
              <w:t>X</w:t>
            </w:r>
          </w:p>
        </w:tc>
        <w:tc>
          <w:tcPr>
            <w:tcW w:w="0" w:type="auto"/>
          </w:tcPr>
          <w:p w14:paraId="2592F637" w14:textId="77777777" w:rsidR="00B03641" w:rsidRPr="00457CAE" w:rsidRDefault="00B03641" w:rsidP="00113735">
            <w:pPr>
              <w:pStyle w:val="TAC"/>
            </w:pPr>
            <w:r w:rsidRPr="00457CAE">
              <w:t>–</w:t>
            </w:r>
          </w:p>
        </w:tc>
        <w:tc>
          <w:tcPr>
            <w:tcW w:w="0" w:type="auto"/>
          </w:tcPr>
          <w:p w14:paraId="11FC6E08" w14:textId="77777777" w:rsidR="00B03641" w:rsidRPr="00457CAE" w:rsidRDefault="00B03641" w:rsidP="00113735">
            <w:pPr>
              <w:pStyle w:val="TAC"/>
            </w:pPr>
            <w:r w:rsidRPr="00457CAE">
              <w:t>–</w:t>
            </w:r>
          </w:p>
        </w:tc>
      </w:tr>
      <w:tr w:rsidR="00B03641" w:rsidRPr="00457CAE" w14:paraId="093D039E" w14:textId="77777777" w:rsidTr="00CE3A99">
        <w:tc>
          <w:tcPr>
            <w:tcW w:w="0" w:type="auto"/>
            <w:gridSpan w:val="5"/>
          </w:tcPr>
          <w:p w14:paraId="0D1C1422" w14:textId="77777777" w:rsidR="00B03641" w:rsidRPr="00457CAE" w:rsidRDefault="00B03641" w:rsidP="005A2107">
            <w:pPr>
              <w:pStyle w:val="TAN"/>
            </w:pPr>
            <w:r w:rsidRPr="00457CAE">
              <w:t>NOTE:</w:t>
            </w:r>
            <w:r w:rsidR="00AE212F" w:rsidRPr="00457CAE">
              <w:tab/>
            </w:r>
            <w:r w:rsidRPr="00457CAE">
              <w:t>– application requirements (KPIs). X: applies; –: does not apply.</w:t>
            </w:r>
          </w:p>
        </w:tc>
      </w:tr>
    </w:tbl>
    <w:p w14:paraId="04C07EC6" w14:textId="77777777" w:rsidR="00B03641" w:rsidRPr="00457CAE" w:rsidRDefault="00B03641" w:rsidP="00B03641"/>
    <w:p w14:paraId="67CC1226" w14:textId="77777777" w:rsidR="00B03641" w:rsidRPr="00457CAE" w:rsidRDefault="00B03641" w:rsidP="00B03641">
      <w:pPr>
        <w:rPr>
          <w:rFonts w:eastAsia="MS Mincho"/>
          <w:b/>
          <w:lang w:eastAsia="ja-JP"/>
        </w:rPr>
      </w:pPr>
      <w:r w:rsidRPr="00457CAE">
        <w:rPr>
          <w:rFonts w:eastAsia="MS Mincho"/>
          <w:b/>
          <w:lang w:eastAsia="ja-JP"/>
        </w:rPr>
        <w:t>Parameter description</w:t>
      </w:r>
    </w:p>
    <w:p w14:paraId="1AE119B1" w14:textId="77777777" w:rsidR="00B03641" w:rsidRPr="00457CAE" w:rsidRDefault="00B03641" w:rsidP="00B03641">
      <w:pPr>
        <w:rPr>
          <w:rFonts w:eastAsia="MS Mincho"/>
          <w:lang w:eastAsia="ja-JP"/>
        </w:rPr>
      </w:pPr>
      <w:r w:rsidRPr="00457CAE">
        <w:rPr>
          <w:rFonts w:eastAsia="MS Mincho"/>
          <w:i/>
          <w:lang w:eastAsia="ja-JP"/>
        </w:rPr>
        <w:t>Communication service availability</w:t>
      </w:r>
    </w:p>
    <w:p w14:paraId="48A365A1" w14:textId="77777777" w:rsidR="00B03641" w:rsidRPr="00457CAE" w:rsidRDefault="00B03641" w:rsidP="00B03641">
      <w:pPr>
        <w:rPr>
          <w:rFonts w:eastAsia="MS Mincho"/>
          <w:lang w:eastAsia="ja-JP"/>
        </w:rPr>
      </w:pPr>
      <w:r w:rsidRPr="00457CAE">
        <w:rPr>
          <w:rFonts w:eastAsia="MS Mincho"/>
          <w:lang w:eastAsia="ja-JP"/>
        </w:rPr>
        <w:t>This parameter indicates if the communication system works as contracted ("available"/"unavailable" state). The communication system is in the "available" state as long as the availability criteria for transmitted packets are met. The service is unavailable if the packets received at the target are impaired and/or untimely (e.g. update time &gt; stipulated maximum). If the survival time (see Table C.2</w:t>
      </w:r>
      <w:r w:rsidR="00152978" w:rsidRPr="00457CAE">
        <w:rPr>
          <w:rFonts w:eastAsia="MS Mincho"/>
          <w:lang w:eastAsia="ja-JP"/>
        </w:rPr>
        <w:t>.3</w:t>
      </w:r>
      <w:r w:rsidRPr="00457CAE">
        <w:rPr>
          <w:rFonts w:eastAsia="MS Mincho"/>
          <w:lang w:eastAsia="ja-JP"/>
        </w:rPr>
        <w:t>-</w:t>
      </w:r>
      <w:r w:rsidR="00152978" w:rsidRPr="00457CAE">
        <w:rPr>
          <w:rFonts w:eastAsia="MS Mincho"/>
          <w:lang w:eastAsia="ja-JP"/>
        </w:rPr>
        <w:t>1</w:t>
      </w:r>
      <w:r w:rsidRPr="00457CAE">
        <w:rPr>
          <w:rFonts w:eastAsia="MS Mincho"/>
          <w:lang w:eastAsia="ja-JP"/>
        </w:rPr>
        <w:t>) is larger than zero, consecutive impairments and/or delays are ignored until the respective time has expired.</w:t>
      </w:r>
    </w:p>
    <w:p w14:paraId="3F7EB285" w14:textId="77777777" w:rsidR="00B03641" w:rsidRPr="00457CAE" w:rsidRDefault="00B03641" w:rsidP="00B03641">
      <w:pPr>
        <w:rPr>
          <w:rFonts w:eastAsia="MS Mincho"/>
          <w:i/>
          <w:lang w:eastAsia="ja-JP"/>
        </w:rPr>
      </w:pPr>
      <w:r w:rsidRPr="00457CAE">
        <w:rPr>
          <w:rFonts w:eastAsia="MS Mincho"/>
          <w:i/>
          <w:lang w:eastAsia="ja-JP"/>
        </w:rPr>
        <w:t>End-to-end latency</w:t>
      </w:r>
    </w:p>
    <w:p w14:paraId="7A937AC5" w14:textId="77777777" w:rsidR="00B03641" w:rsidRPr="00457CAE" w:rsidRDefault="00B03641" w:rsidP="00B03641">
      <w:pPr>
        <w:rPr>
          <w:rFonts w:eastAsia="MS Mincho"/>
          <w:lang w:eastAsia="ja-JP"/>
        </w:rPr>
      </w:pPr>
      <w:r w:rsidRPr="00457CAE" w:rsidDel="00427756">
        <w:rPr>
          <w:rFonts w:eastAsia="MS Mincho"/>
          <w:lang w:eastAsia="ja-JP"/>
        </w:rPr>
        <w:t>This parameter indicates the time allotted to the communication system for transmitting a message</w:t>
      </w:r>
      <w:r w:rsidRPr="00457CAE">
        <w:rPr>
          <w:rFonts w:eastAsia="MS Mincho"/>
          <w:lang w:eastAsia="ja-JP"/>
        </w:rPr>
        <w:t xml:space="preserve"> and the permitted timeliness.</w:t>
      </w:r>
    </w:p>
    <w:p w14:paraId="06D9CB56" w14:textId="77777777" w:rsidR="00B03641" w:rsidRPr="00457CAE" w:rsidRDefault="00152978" w:rsidP="00B03641">
      <w:pPr>
        <w:rPr>
          <w:rFonts w:eastAsia="MS Mincho"/>
          <w:i/>
          <w:lang w:eastAsia="ja-JP"/>
        </w:rPr>
      </w:pPr>
      <w:r w:rsidRPr="00457CAE">
        <w:rPr>
          <w:i/>
        </w:rPr>
        <w:t>Communication service reliability</w:t>
      </w:r>
    </w:p>
    <w:p w14:paraId="6C5A47C7" w14:textId="77777777" w:rsidR="00B03641" w:rsidRPr="00457CAE" w:rsidRDefault="00152978" w:rsidP="00B03641">
      <w:pPr>
        <w:rPr>
          <w:rFonts w:eastAsia="MS Mincho"/>
          <w:lang w:eastAsia="ja-JP"/>
        </w:rPr>
      </w:pPr>
      <w:r w:rsidRPr="00457CAE">
        <w:t xml:space="preserve">Mean time between failures </w:t>
      </w:r>
      <w:r w:rsidR="00B03641" w:rsidRPr="00457CAE">
        <w:rPr>
          <w:rFonts w:eastAsia="MS Mincho"/>
          <w:lang w:eastAsia="ja-JP"/>
        </w:rPr>
        <w:t xml:space="preserve">is </w:t>
      </w:r>
      <w:r w:rsidRPr="00457CAE">
        <w:t>one of the typical</w:t>
      </w:r>
      <w:r w:rsidRPr="00457CAE" w:rsidDel="00152978">
        <w:rPr>
          <w:rFonts w:eastAsia="MS Mincho"/>
          <w:lang w:eastAsia="ja-JP"/>
        </w:rPr>
        <w:t xml:space="preserve"> </w:t>
      </w:r>
      <w:r w:rsidR="00B03641" w:rsidRPr="00457CAE">
        <w:rPr>
          <w:rFonts w:eastAsia="MS Mincho"/>
          <w:lang w:eastAsia="ja-JP"/>
        </w:rPr>
        <w:t>indicator</w:t>
      </w:r>
      <w:r w:rsidRPr="00457CAE">
        <w:rPr>
          <w:rFonts w:eastAsia="MS Mincho"/>
          <w:lang w:eastAsia="ja-JP"/>
        </w:rPr>
        <w:t>s</w:t>
      </w:r>
      <w:r w:rsidR="00B03641" w:rsidRPr="00457CAE">
        <w:rPr>
          <w:rFonts w:eastAsia="MS Mincho"/>
          <w:lang w:eastAsia="ja-JP"/>
        </w:rPr>
        <w:t xml:space="preserve"> for communication service reliability</w:t>
      </w:r>
      <w:r w:rsidR="00B03641" w:rsidRPr="00457CAE">
        <w:t>. This parameter states</w:t>
      </w:r>
      <w:r w:rsidR="00B03641" w:rsidRPr="00457CAE">
        <w:rPr>
          <w:rFonts w:eastAsia="MS Mincho"/>
          <w:lang w:eastAsia="ja-JP"/>
        </w:rPr>
        <w:t xml:space="preserve"> </w:t>
      </w:r>
      <w:r w:rsidRPr="00457CAE">
        <w:rPr>
          <w:lang w:eastAsia="en-US"/>
        </w:rPr>
        <w:t>the mean value of</w:t>
      </w:r>
      <w:r w:rsidRPr="00457CAE">
        <w:rPr>
          <w:rFonts w:eastAsia="MS Mincho"/>
          <w:lang w:eastAsia="ja-JP"/>
        </w:rPr>
        <w:t xml:space="preserve"> </w:t>
      </w:r>
      <w:r w:rsidR="00B03641" w:rsidRPr="00457CAE">
        <w:rPr>
          <w:rFonts w:eastAsia="MS Mincho"/>
          <w:lang w:eastAsia="ja-JP"/>
        </w:rPr>
        <w:t xml:space="preserve">how long the communication service is available before it becomes unavailable. For instance, a mean time between failures of one </w:t>
      </w:r>
      <w:r w:rsidRPr="00457CAE">
        <w:t xml:space="preserve">month </w:t>
      </w:r>
      <w:r w:rsidR="00B03641" w:rsidRPr="00457CAE">
        <w:rPr>
          <w:rFonts w:eastAsia="MS Mincho"/>
          <w:lang w:eastAsia="ja-JP"/>
        </w:rPr>
        <w:t xml:space="preserve">indicates that a communication service runs error-free for one </w:t>
      </w:r>
      <w:r w:rsidRPr="00457CAE">
        <w:t xml:space="preserve">month on average </w:t>
      </w:r>
      <w:r w:rsidR="00B03641" w:rsidRPr="00457CAE">
        <w:rPr>
          <w:rFonts w:eastAsia="MS Mincho"/>
          <w:lang w:eastAsia="ja-JP"/>
        </w:rPr>
        <w:t xml:space="preserve">before an error/errors make the communication service unavailable. </w:t>
      </w:r>
      <w:r w:rsidRPr="00457CAE">
        <w:t>Usually, an exponential distribution is assumed. This means, there will be several failures where the time between two subsequent errors is below the mean value (1 month in the example).</w:t>
      </w:r>
    </w:p>
    <w:p w14:paraId="5E809D92" w14:textId="77777777" w:rsidR="00325EA8" w:rsidRPr="00457CAE" w:rsidRDefault="00325EA8" w:rsidP="00325EA8">
      <w:r w:rsidRPr="00457CAE">
        <w:t>Communication service availability and communication service reliability (mean time between failures) give an indication on the time between failures and the length of the failures.</w:t>
      </w:r>
    </w:p>
    <w:p w14:paraId="0729C2AF" w14:textId="77777777" w:rsidR="00B03641" w:rsidRPr="00457CAE" w:rsidRDefault="00B03641" w:rsidP="00B03641">
      <w:pPr>
        <w:rPr>
          <w:rFonts w:eastAsia="MS Mincho"/>
          <w:i/>
          <w:lang w:eastAsia="ja-JP"/>
        </w:rPr>
      </w:pPr>
      <w:r w:rsidRPr="00457CAE">
        <w:rPr>
          <w:rFonts w:eastAsia="MS Mincho"/>
          <w:i/>
          <w:lang w:eastAsia="ja-JP"/>
        </w:rPr>
        <w:t>Service bit rate</w:t>
      </w:r>
    </w:p>
    <w:p w14:paraId="681E627A" w14:textId="77777777" w:rsidR="00B03641" w:rsidRPr="00457CAE" w:rsidRDefault="00B03641" w:rsidP="00B03641">
      <w:pPr>
        <w:rPr>
          <w:rFonts w:eastAsia="MS Mincho"/>
          <w:i/>
          <w:lang w:eastAsia="ja-JP"/>
        </w:rPr>
      </w:pPr>
      <w:r w:rsidRPr="00457CAE">
        <w:rPr>
          <w:rFonts w:eastAsia="MS Mincho"/>
          <w:i/>
          <w:lang w:eastAsia="ja-JP"/>
        </w:rPr>
        <w:t>a) deterministic communication</w:t>
      </w:r>
    </w:p>
    <w:p w14:paraId="70B4D748" w14:textId="77777777" w:rsidR="00B03641" w:rsidRPr="00457CAE" w:rsidRDefault="00B03641" w:rsidP="00B03641">
      <w:pPr>
        <w:rPr>
          <w:rFonts w:eastAsia="MS Mincho"/>
          <w:lang w:eastAsia="ja-JP"/>
        </w:rPr>
      </w:pPr>
      <w:r w:rsidRPr="00457CAE">
        <w:rPr>
          <w:rFonts w:eastAsia="MS Mincho"/>
          <w:lang w:eastAsia="ja-JP"/>
        </w:rPr>
        <w:t xml:space="preserve">The target value indicates committed data rate in bit/s sought from the communication service. This is the minimum data rate the communication system guarantees to provide at any time, i.e. in this case target value = user experienced data rate. </w:t>
      </w:r>
    </w:p>
    <w:p w14:paraId="64B3D3C0" w14:textId="77777777" w:rsidR="00B03641" w:rsidRPr="00457CAE" w:rsidRDefault="00B03641" w:rsidP="00B03641">
      <w:pPr>
        <w:rPr>
          <w:rFonts w:eastAsia="MS Mincho"/>
          <w:i/>
          <w:lang w:eastAsia="ja-JP"/>
        </w:rPr>
      </w:pPr>
      <w:r w:rsidRPr="00457CAE">
        <w:rPr>
          <w:rFonts w:eastAsia="MS Mincho"/>
          <w:i/>
          <w:lang w:eastAsia="ja-JP"/>
        </w:rPr>
        <w:t>b) non-deterministic communication</w:t>
      </w:r>
    </w:p>
    <w:p w14:paraId="61CF4A7C" w14:textId="77777777" w:rsidR="00B03641" w:rsidRPr="00457CAE" w:rsidRDefault="00B03641" w:rsidP="00B03641">
      <w:pPr>
        <w:rPr>
          <w:rFonts w:eastAsia="MS Mincho"/>
          <w:lang w:eastAsia="ja-JP"/>
        </w:rPr>
      </w:pPr>
      <w:r w:rsidRPr="00457CAE">
        <w:rPr>
          <w:rFonts w:eastAsia="MS Mincho"/>
          <w:lang w:eastAsia="ja-JP"/>
        </w:rPr>
        <w:t>The target value indicates the target data rate in bit/s. This is the information rate the communication system aims at providing on average during a given (moving) time window (unit: s). The user experienced data rate the lower data rate threshold for any of the time windows.</w:t>
      </w:r>
    </w:p>
    <w:p w14:paraId="686959CD" w14:textId="77777777" w:rsidR="00B03641" w:rsidRPr="00457CAE" w:rsidRDefault="00B03641" w:rsidP="00B03641">
      <w:pPr>
        <w:rPr>
          <w:rFonts w:eastAsia="MS Mincho"/>
          <w:i/>
          <w:lang w:eastAsia="ja-JP"/>
        </w:rPr>
      </w:pPr>
      <w:r w:rsidRPr="00457CAE">
        <w:rPr>
          <w:rFonts w:eastAsia="MS Mincho"/>
          <w:i/>
          <w:lang w:eastAsia="ja-JP"/>
        </w:rPr>
        <w:t>Update time</w:t>
      </w:r>
    </w:p>
    <w:p w14:paraId="2CA6F6C0" w14:textId="77777777" w:rsidR="00B03641" w:rsidRPr="00457CAE" w:rsidRDefault="00B03641" w:rsidP="00B03641">
      <w:pPr>
        <w:rPr>
          <w:rFonts w:eastAsia="MS Mincho"/>
          <w:lang w:eastAsia="ja-JP"/>
        </w:rPr>
      </w:pPr>
      <w:r w:rsidRPr="00457CAE">
        <w:rPr>
          <w:rFonts w:eastAsia="MS Mincho"/>
          <w:lang w:eastAsia="ja-JP"/>
        </w:rPr>
        <w:t>Applicable only to periodic communication, the update time indicates the time interval between any two consecutive messages delivered from the egress (of the communication system) to the application.</w:t>
      </w:r>
    </w:p>
    <w:p w14:paraId="1C54DF19" w14:textId="77777777" w:rsidR="00B03641" w:rsidRPr="00457CAE" w:rsidRDefault="00B03641" w:rsidP="00B03641">
      <w:pPr>
        <w:rPr>
          <w:rFonts w:eastAsia="MS Mincho"/>
          <w:b/>
          <w:lang w:eastAsia="ja-JP"/>
        </w:rPr>
      </w:pPr>
      <w:r w:rsidRPr="00457CAE">
        <w:rPr>
          <w:rFonts w:eastAsia="MS Mincho"/>
          <w:b/>
          <w:lang w:eastAsia="ja-JP"/>
        </w:rPr>
        <w:t>Traffic classes</w:t>
      </w:r>
    </w:p>
    <w:p w14:paraId="7EFF7029" w14:textId="77777777" w:rsidR="00B03641" w:rsidRPr="00457CAE" w:rsidRDefault="00B03641" w:rsidP="00B03641">
      <w:pPr>
        <w:rPr>
          <w:rFonts w:eastAsia="MS Mincho"/>
          <w:lang w:eastAsia="ja-JP"/>
        </w:rPr>
      </w:pPr>
      <w:r w:rsidRPr="00457CAE">
        <w:rPr>
          <w:rFonts w:eastAsia="MS Mincho"/>
          <w:lang w:eastAsia="ja-JP"/>
        </w:rPr>
        <w:t>In practice, vertical communication networks serve applications exhibiting a wide range of communication requirements. In order to facilitate efficient modelling of the communication network during engineering, and for reducing the complexity of network optimisation, disjoint QoS sets have been identified. These sets are referred to as traffic classes [</w:t>
      </w:r>
      <w:r w:rsidR="0070659A" w:rsidRPr="00457CAE">
        <w:rPr>
          <w:rFonts w:eastAsia="MS Mincho"/>
          <w:lang w:eastAsia="ja-JP"/>
        </w:rPr>
        <w:t>6</w:t>
      </w:r>
      <w:r w:rsidRPr="00457CAE">
        <w:rPr>
          <w:rFonts w:eastAsia="MS Mincho"/>
          <w:lang w:eastAsia="ja-JP"/>
        </w:rPr>
        <w:t>]. Typically, only three traffic classes are needed in industrial environments [</w:t>
      </w:r>
      <w:r w:rsidR="0070659A" w:rsidRPr="00457CAE">
        <w:rPr>
          <w:rFonts w:eastAsia="MS Mincho"/>
          <w:lang w:eastAsia="ja-JP"/>
        </w:rPr>
        <w:t>6</w:t>
      </w:r>
      <w:r w:rsidRPr="00457CAE">
        <w:rPr>
          <w:rFonts w:eastAsia="MS Mincho"/>
          <w:lang w:eastAsia="ja-JP"/>
        </w:rPr>
        <w:t>], i.e.</w:t>
      </w:r>
    </w:p>
    <w:p w14:paraId="287EC9EF"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w:t>
      </w:r>
    </w:p>
    <w:p w14:paraId="2315A52D"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aperiodic communication; and </w:t>
      </w:r>
    </w:p>
    <w:p w14:paraId="106E708A"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w:t>
      </w:r>
    </w:p>
    <w:p w14:paraId="77E012A8" w14:textId="77777777" w:rsidR="00B03641" w:rsidRPr="00457CAE" w:rsidRDefault="00B03641" w:rsidP="00B03641">
      <w:pPr>
        <w:rPr>
          <w:rFonts w:eastAsia="MS Mincho"/>
          <w:lang w:eastAsia="ja-JP"/>
        </w:rPr>
      </w:pPr>
      <w:r w:rsidRPr="00457CAE">
        <w:rPr>
          <w:rFonts w:eastAsia="MS Mincho"/>
          <w:lang w:eastAsia="ja-JP"/>
        </w:rPr>
        <w:t>Deterministic periodic communication stands for periodic communication with stringent requirements on timeliness of the transmission.</w:t>
      </w:r>
    </w:p>
    <w:p w14:paraId="6A389D88" w14:textId="77777777" w:rsidR="00B03641" w:rsidRPr="00457CAE" w:rsidRDefault="00B03641" w:rsidP="00B03641">
      <w:pPr>
        <w:rPr>
          <w:rFonts w:eastAsia="MS Mincho"/>
          <w:lang w:eastAsia="ja-JP"/>
        </w:rPr>
      </w:pPr>
      <w:r w:rsidRPr="00457CAE">
        <w:rPr>
          <w:rFonts w:eastAsia="MS Mincho"/>
          <w:lang w:eastAsia="ja-JP"/>
        </w:rPr>
        <w:t xml:space="preserve">Deterministic aperiodic communication stands </w:t>
      </w:r>
      <w:r w:rsidR="00152978" w:rsidRPr="00457CAE">
        <w:rPr>
          <w:rFonts w:eastAsia="MS Mincho"/>
          <w:lang w:eastAsia="ja-JP"/>
        </w:rPr>
        <w:t xml:space="preserve">for </w:t>
      </w:r>
      <w:r w:rsidRPr="00457CAE">
        <w:rPr>
          <w:rFonts w:eastAsia="MS Mincho"/>
          <w:lang w:eastAsia="ja-JP"/>
        </w:rPr>
        <w:t>communication without a pre-set sending time. Typical activity patterns for which this kind of communication is suitable are event-driven actions.</w:t>
      </w:r>
    </w:p>
    <w:p w14:paraId="190056D5" w14:textId="77777777" w:rsidR="00B03641" w:rsidRPr="00457CAE" w:rsidRDefault="00B03641" w:rsidP="00B03641">
      <w:pPr>
        <w:rPr>
          <w:rFonts w:eastAsia="MS Mincho"/>
          <w:lang w:eastAsia="ja-JP"/>
        </w:rPr>
      </w:pPr>
      <w:r w:rsidRPr="00457CAE">
        <w:rPr>
          <w:rFonts w:eastAsia="MS Mincho"/>
          <w:lang w:eastAsia="ja-JP"/>
        </w:rPr>
        <w:t>Non-deterministic communication subsumes all other types of traffic. Periodic non-real time and aperiodic non-real time traffic are subsumed by the non-deterministic traffic class, since periodicity is irrelevant in case the communication is not time-critical.</w:t>
      </w:r>
    </w:p>
    <w:p w14:paraId="3D0FD67C" w14:textId="77777777" w:rsidR="00B03641" w:rsidRPr="00457CAE" w:rsidRDefault="00B03641" w:rsidP="00B03641">
      <w:pPr>
        <w:rPr>
          <w:rFonts w:eastAsia="MS Mincho"/>
          <w:b/>
          <w:bCs/>
          <w:lang w:eastAsia="ja-JP"/>
        </w:rPr>
      </w:pPr>
      <w:r w:rsidRPr="00457CAE">
        <w:rPr>
          <w:b/>
        </w:rPr>
        <w:t>Usage of the parameter</w:t>
      </w:r>
      <w:r w:rsidRPr="00457CAE">
        <w:rPr>
          <w:rFonts w:eastAsia="MS Mincho"/>
          <w:b/>
          <w:bCs/>
          <w:lang w:eastAsia="ja-JP"/>
        </w:rPr>
        <w:t>s in Table C.2.2-1</w:t>
      </w:r>
    </w:p>
    <w:p w14:paraId="23A43A3A" w14:textId="77777777" w:rsidR="00B03641" w:rsidRPr="00457CAE" w:rsidRDefault="00B03641" w:rsidP="00B03641">
      <w:r w:rsidRPr="00457CAE">
        <w:t>Control service request and response; monitoring service response and indication.</w:t>
      </w:r>
    </w:p>
    <w:p w14:paraId="6E5A7B1D" w14:textId="77777777" w:rsidR="00B03641" w:rsidRPr="00457CAE" w:rsidRDefault="00B03641" w:rsidP="00DF3B60">
      <w:pPr>
        <w:pStyle w:val="Heading2"/>
      </w:pPr>
      <w:bookmarkStart w:id="395" w:name="_Toc45387413"/>
      <w:bookmarkStart w:id="396" w:name="_Toc146301617"/>
      <w:r w:rsidRPr="00457CAE">
        <w:t>C</w:t>
      </w:r>
      <w:r w:rsidR="001C613D" w:rsidRPr="00457CAE">
        <w:t>.</w:t>
      </w:r>
      <w:r w:rsidRPr="00457CAE">
        <w:t>2.3</w:t>
      </w:r>
      <w:r w:rsidRPr="00457CAE">
        <w:tab/>
        <w:t>Influence quantities</w:t>
      </w:r>
      <w:bookmarkEnd w:id="395"/>
      <w:bookmarkEnd w:id="396"/>
    </w:p>
    <w:p w14:paraId="203202A5" w14:textId="77777777" w:rsidR="00B03641" w:rsidRPr="00457CAE" w:rsidRDefault="00B03641" w:rsidP="00B03641">
      <w:pPr>
        <w:pStyle w:val="TH"/>
      </w:pPr>
      <w:r w:rsidRPr="00457CAE">
        <w:t>Table C</w:t>
      </w:r>
      <w:r w:rsidR="001C613D" w:rsidRPr="00457CAE">
        <w:rPr>
          <w:b w:val="0"/>
        </w:rPr>
        <w:t>.</w:t>
      </w:r>
      <w:r w:rsidRPr="00457CAE">
        <w:t xml:space="preserve">2.3-1: Candidate application influencing parameters for the dependable communication service interface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771"/>
        <w:gridCol w:w="1657"/>
        <w:gridCol w:w="1662"/>
        <w:gridCol w:w="1636"/>
        <w:gridCol w:w="1707"/>
      </w:tblGrid>
      <w:tr w:rsidR="00B03641" w:rsidRPr="00457CAE" w14:paraId="7448FCB5" w14:textId="77777777" w:rsidTr="00E64845">
        <w:tc>
          <w:tcPr>
            <w:tcW w:w="0" w:type="auto"/>
            <w:vMerge w:val="restart"/>
          </w:tcPr>
          <w:p w14:paraId="399C3834" w14:textId="77777777" w:rsidR="00B03641" w:rsidRPr="00457CAE" w:rsidRDefault="00B03641" w:rsidP="00920D52">
            <w:pPr>
              <w:pStyle w:val="TAH"/>
            </w:pPr>
            <w:r w:rsidRPr="00457CAE">
              <w:t>Parameter name</w:t>
            </w:r>
          </w:p>
        </w:tc>
        <w:tc>
          <w:tcPr>
            <w:tcW w:w="0" w:type="auto"/>
            <w:vMerge w:val="restart"/>
          </w:tcPr>
          <w:p w14:paraId="3924E893" w14:textId="77777777" w:rsidR="00B03641" w:rsidRPr="00457CAE" w:rsidRDefault="00B03641" w:rsidP="00920D52">
            <w:pPr>
              <w:pStyle w:val="TAH"/>
            </w:pPr>
            <w:r w:rsidRPr="00457CAE">
              <w:t>Typical metric (unit)</w:t>
            </w:r>
          </w:p>
        </w:tc>
        <w:tc>
          <w:tcPr>
            <w:tcW w:w="0" w:type="auto"/>
            <w:gridSpan w:val="3"/>
          </w:tcPr>
          <w:p w14:paraId="57FB2665" w14:textId="77777777" w:rsidR="00B03641" w:rsidRPr="00457CAE" w:rsidRDefault="00B03641" w:rsidP="00920D52">
            <w:pPr>
              <w:pStyle w:val="TAH"/>
            </w:pPr>
            <w:r w:rsidRPr="00457CAE">
              <w:t>Traffic class (note)</w:t>
            </w:r>
          </w:p>
        </w:tc>
        <w:tc>
          <w:tcPr>
            <w:tcW w:w="0" w:type="auto"/>
            <w:vMerge w:val="restart"/>
          </w:tcPr>
          <w:p w14:paraId="58FCC61C" w14:textId="77777777" w:rsidR="00B03641" w:rsidRPr="00457CAE" w:rsidRDefault="00B03641" w:rsidP="00920D52">
            <w:pPr>
              <w:pStyle w:val="TAH"/>
            </w:pPr>
            <w:r w:rsidRPr="00457CAE">
              <w:rPr>
                <w:bCs/>
              </w:rPr>
              <w:t>Usage of this parameter</w:t>
            </w:r>
          </w:p>
        </w:tc>
      </w:tr>
      <w:tr w:rsidR="00B03641" w:rsidRPr="00457CAE" w14:paraId="049473B4" w14:textId="77777777" w:rsidTr="00E64845">
        <w:tc>
          <w:tcPr>
            <w:tcW w:w="0" w:type="auto"/>
            <w:vMerge/>
          </w:tcPr>
          <w:p w14:paraId="2F13921B" w14:textId="77777777" w:rsidR="00B03641" w:rsidRPr="00457CAE" w:rsidRDefault="00B03641" w:rsidP="00920D52">
            <w:pPr>
              <w:pStyle w:val="TAH"/>
            </w:pPr>
          </w:p>
        </w:tc>
        <w:tc>
          <w:tcPr>
            <w:tcW w:w="0" w:type="auto"/>
            <w:vMerge/>
          </w:tcPr>
          <w:p w14:paraId="1CD8F472" w14:textId="77777777" w:rsidR="00B03641" w:rsidRPr="00457CAE" w:rsidRDefault="00B03641" w:rsidP="00920D52">
            <w:pPr>
              <w:pStyle w:val="TAH"/>
            </w:pPr>
          </w:p>
        </w:tc>
        <w:tc>
          <w:tcPr>
            <w:tcW w:w="0" w:type="auto"/>
          </w:tcPr>
          <w:p w14:paraId="4A267CB3" w14:textId="77777777" w:rsidR="00B03641" w:rsidRPr="00457CAE" w:rsidRDefault="00B03641" w:rsidP="00920D52">
            <w:pPr>
              <w:pStyle w:val="TAH"/>
            </w:pPr>
            <w:r w:rsidRPr="00457CAE">
              <w:t>Deterministic periodic communication</w:t>
            </w:r>
          </w:p>
        </w:tc>
        <w:tc>
          <w:tcPr>
            <w:tcW w:w="0" w:type="auto"/>
          </w:tcPr>
          <w:p w14:paraId="418ABD36" w14:textId="77777777" w:rsidR="00B03641" w:rsidRPr="00457CAE" w:rsidRDefault="00B03641" w:rsidP="00920D52">
            <w:pPr>
              <w:pStyle w:val="TAH"/>
            </w:pPr>
            <w:r w:rsidRPr="00457CAE">
              <w:t>Deterministic aperiodic communication</w:t>
            </w:r>
          </w:p>
        </w:tc>
        <w:tc>
          <w:tcPr>
            <w:tcW w:w="0" w:type="auto"/>
          </w:tcPr>
          <w:p w14:paraId="0289A6D3" w14:textId="77777777" w:rsidR="00B03641" w:rsidRPr="00457CAE" w:rsidRDefault="00B03641" w:rsidP="00920D52">
            <w:pPr>
              <w:pStyle w:val="TAH"/>
            </w:pPr>
            <w:r w:rsidRPr="00457CAE">
              <w:t>Non-deterministic communication</w:t>
            </w:r>
          </w:p>
        </w:tc>
        <w:tc>
          <w:tcPr>
            <w:tcW w:w="0" w:type="auto"/>
            <w:vMerge/>
          </w:tcPr>
          <w:p w14:paraId="75D196D6" w14:textId="77777777" w:rsidR="00B03641" w:rsidRPr="00457CAE" w:rsidRDefault="00B03641" w:rsidP="00CE3A99">
            <w:pPr>
              <w:keepNext/>
              <w:keepLines/>
              <w:spacing w:after="0"/>
              <w:jc w:val="center"/>
              <w:rPr>
                <w:rFonts w:ascii="Arial" w:hAnsi="Arial"/>
                <w:b/>
                <w:sz w:val="18"/>
              </w:rPr>
            </w:pPr>
          </w:p>
        </w:tc>
      </w:tr>
      <w:tr w:rsidR="00AE212F" w:rsidRPr="00457CAE" w14:paraId="587011B1" w14:textId="77777777" w:rsidTr="00E64845">
        <w:tc>
          <w:tcPr>
            <w:tcW w:w="0" w:type="auto"/>
          </w:tcPr>
          <w:p w14:paraId="4E27706B" w14:textId="77777777" w:rsidR="00AE212F" w:rsidRPr="00457CAE" w:rsidRDefault="00AE212F" w:rsidP="00920D52">
            <w:pPr>
              <w:pStyle w:val="TAL"/>
            </w:pPr>
            <w:r w:rsidRPr="00457CAE">
              <w:t>Burst</w:t>
            </w:r>
          </w:p>
        </w:tc>
        <w:tc>
          <w:tcPr>
            <w:tcW w:w="0" w:type="auto"/>
          </w:tcPr>
          <w:p w14:paraId="5A10A345" w14:textId="77777777" w:rsidR="00AE212F" w:rsidRPr="00457CAE" w:rsidRDefault="00AE212F" w:rsidP="001518F6">
            <w:pPr>
              <w:pStyle w:val="TAL"/>
            </w:pPr>
            <w:r w:rsidRPr="00457CAE">
              <w:t xml:space="preserve">Maximum user data length (byte) and </w:t>
            </w:r>
            <w:r w:rsidR="003D48DC">
              <w:t>line rate of the communication service interface (bit/s)</w:t>
            </w:r>
          </w:p>
        </w:tc>
        <w:tc>
          <w:tcPr>
            <w:tcW w:w="0" w:type="auto"/>
          </w:tcPr>
          <w:p w14:paraId="4B546535" w14:textId="77777777" w:rsidR="00AE212F" w:rsidRPr="00457CAE" w:rsidRDefault="00AE212F" w:rsidP="001518F6">
            <w:pPr>
              <w:pStyle w:val="TAC"/>
            </w:pPr>
            <w:r w:rsidRPr="00457CAE">
              <w:t>–</w:t>
            </w:r>
          </w:p>
        </w:tc>
        <w:tc>
          <w:tcPr>
            <w:tcW w:w="0" w:type="auto"/>
          </w:tcPr>
          <w:p w14:paraId="7FBB859B" w14:textId="77777777" w:rsidR="00AE212F" w:rsidRPr="00457CAE" w:rsidRDefault="00AE212F" w:rsidP="00BE4109">
            <w:pPr>
              <w:pStyle w:val="TAC"/>
            </w:pPr>
            <w:r w:rsidRPr="00457CAE">
              <w:t>X</w:t>
            </w:r>
          </w:p>
        </w:tc>
        <w:tc>
          <w:tcPr>
            <w:tcW w:w="0" w:type="auto"/>
          </w:tcPr>
          <w:p w14:paraId="580185F7" w14:textId="77777777" w:rsidR="00AE212F" w:rsidRPr="00457CAE" w:rsidRDefault="003D48DC" w:rsidP="00720426">
            <w:pPr>
              <w:pStyle w:val="TAC"/>
            </w:pPr>
            <w:r>
              <w:t>X</w:t>
            </w:r>
            <w:r w:rsidRPr="00457CAE">
              <w:t xml:space="preserve"> </w:t>
            </w:r>
          </w:p>
        </w:tc>
        <w:tc>
          <w:tcPr>
            <w:tcW w:w="0" w:type="auto"/>
          </w:tcPr>
          <w:p w14:paraId="4D7D3BE8" w14:textId="77777777" w:rsidR="00AE212F" w:rsidRPr="00457CAE" w:rsidRDefault="00E64845" w:rsidP="00903D1E">
            <w:pPr>
              <w:pStyle w:val="TAL"/>
            </w:pPr>
            <w:r>
              <w:t>S</w:t>
            </w:r>
            <w:r w:rsidR="00AE212F" w:rsidRPr="00457CAE">
              <w:t>ervice request and response; monitoring service response and indication</w:t>
            </w:r>
          </w:p>
        </w:tc>
      </w:tr>
      <w:tr w:rsidR="00E64845" w:rsidRPr="00457CAE" w14:paraId="186A0643" w14:textId="77777777" w:rsidTr="00E64845">
        <w:tc>
          <w:tcPr>
            <w:tcW w:w="0" w:type="auto"/>
          </w:tcPr>
          <w:p w14:paraId="5E63880B" w14:textId="77777777" w:rsidR="00E64845" w:rsidRPr="00457CAE" w:rsidRDefault="00E64845" w:rsidP="00E64845">
            <w:pPr>
              <w:pStyle w:val="TAL"/>
            </w:pPr>
            <w:r w:rsidRPr="00857DA9">
              <w:t>Message size</w:t>
            </w:r>
          </w:p>
        </w:tc>
        <w:tc>
          <w:tcPr>
            <w:tcW w:w="0" w:type="auto"/>
          </w:tcPr>
          <w:p w14:paraId="2B66F88C" w14:textId="77777777" w:rsidR="00E64845" w:rsidRPr="00457CAE" w:rsidRDefault="00E64845" w:rsidP="00E64845">
            <w:pPr>
              <w:pStyle w:val="TAL"/>
            </w:pPr>
            <w:r w:rsidRPr="00857DA9">
              <w:t>Maximum or current value (byte)</w:t>
            </w:r>
          </w:p>
        </w:tc>
        <w:tc>
          <w:tcPr>
            <w:tcW w:w="0" w:type="auto"/>
          </w:tcPr>
          <w:p w14:paraId="2859D193" w14:textId="77777777" w:rsidR="00E64845" w:rsidRPr="00457CAE" w:rsidRDefault="00E64845" w:rsidP="00E64845">
            <w:pPr>
              <w:pStyle w:val="TAC"/>
            </w:pPr>
            <w:r w:rsidRPr="00857DA9">
              <w:t>X</w:t>
            </w:r>
          </w:p>
        </w:tc>
        <w:tc>
          <w:tcPr>
            <w:tcW w:w="0" w:type="auto"/>
          </w:tcPr>
          <w:p w14:paraId="18C9CF85" w14:textId="77777777" w:rsidR="00E64845" w:rsidRPr="00457CAE" w:rsidRDefault="00E64845" w:rsidP="00E64845">
            <w:pPr>
              <w:pStyle w:val="TAC"/>
            </w:pPr>
            <w:r w:rsidRPr="00857DA9">
              <w:t>(X)</w:t>
            </w:r>
          </w:p>
        </w:tc>
        <w:tc>
          <w:tcPr>
            <w:tcW w:w="0" w:type="auto"/>
          </w:tcPr>
          <w:p w14:paraId="112AD000" w14:textId="77777777" w:rsidR="00E64845" w:rsidRDefault="00E64845" w:rsidP="00E64845">
            <w:pPr>
              <w:pStyle w:val="TAC"/>
            </w:pPr>
            <w:r w:rsidRPr="00857DA9">
              <w:t>(X)</w:t>
            </w:r>
          </w:p>
        </w:tc>
        <w:tc>
          <w:tcPr>
            <w:tcW w:w="0" w:type="auto"/>
          </w:tcPr>
          <w:p w14:paraId="327A49B2" w14:textId="77777777" w:rsidR="00E64845" w:rsidRPr="00457CAE" w:rsidDel="00E64845" w:rsidRDefault="00E64845" w:rsidP="00E64845">
            <w:pPr>
              <w:pStyle w:val="TAL"/>
            </w:pPr>
            <w:r w:rsidRPr="00857DA9">
              <w:t>Service request and response; non-deterministic data transmission; deterministic aperiodic data transmission</w:t>
            </w:r>
          </w:p>
        </w:tc>
      </w:tr>
      <w:tr w:rsidR="00E64845" w:rsidRPr="00457CAE" w14:paraId="7766A55E" w14:textId="77777777" w:rsidTr="00E64845">
        <w:tc>
          <w:tcPr>
            <w:tcW w:w="0" w:type="auto"/>
          </w:tcPr>
          <w:p w14:paraId="367EEE97" w14:textId="77777777" w:rsidR="00E64845" w:rsidRPr="00457CAE" w:rsidRDefault="00E64845" w:rsidP="00E64845">
            <w:pPr>
              <w:pStyle w:val="TAL"/>
            </w:pPr>
            <w:r w:rsidRPr="00857DA9">
              <w:t>Service time interval</w:t>
            </w:r>
          </w:p>
        </w:tc>
        <w:tc>
          <w:tcPr>
            <w:tcW w:w="0" w:type="auto"/>
          </w:tcPr>
          <w:p w14:paraId="3E93DDD0" w14:textId="77777777" w:rsidR="00E64845" w:rsidRPr="00457CAE" w:rsidRDefault="00E64845" w:rsidP="00E64845">
            <w:pPr>
              <w:pStyle w:val="TAL"/>
            </w:pPr>
            <w:r w:rsidRPr="00857DA9">
              <w:t>Start (time) and end (time)</w:t>
            </w:r>
          </w:p>
        </w:tc>
        <w:tc>
          <w:tcPr>
            <w:tcW w:w="0" w:type="auto"/>
          </w:tcPr>
          <w:p w14:paraId="49B14EED" w14:textId="77777777" w:rsidR="00E64845" w:rsidRPr="00457CAE" w:rsidRDefault="00E64845" w:rsidP="00E64845">
            <w:pPr>
              <w:pStyle w:val="TAC"/>
            </w:pPr>
            <w:r w:rsidRPr="00857DA9">
              <w:t>X</w:t>
            </w:r>
          </w:p>
        </w:tc>
        <w:tc>
          <w:tcPr>
            <w:tcW w:w="0" w:type="auto"/>
          </w:tcPr>
          <w:p w14:paraId="322DB630" w14:textId="77777777" w:rsidR="00E64845" w:rsidRPr="00457CAE" w:rsidRDefault="00E64845" w:rsidP="00E64845">
            <w:pPr>
              <w:pStyle w:val="TAC"/>
            </w:pPr>
            <w:r w:rsidRPr="00857DA9">
              <w:t>X</w:t>
            </w:r>
          </w:p>
        </w:tc>
        <w:tc>
          <w:tcPr>
            <w:tcW w:w="0" w:type="auto"/>
          </w:tcPr>
          <w:p w14:paraId="1EB30BFB" w14:textId="77777777" w:rsidR="00E64845" w:rsidRDefault="00E64845" w:rsidP="00E64845">
            <w:pPr>
              <w:pStyle w:val="TAC"/>
            </w:pPr>
            <w:r w:rsidRPr="00857DA9">
              <w:t>X</w:t>
            </w:r>
          </w:p>
        </w:tc>
        <w:tc>
          <w:tcPr>
            <w:tcW w:w="0" w:type="auto"/>
          </w:tcPr>
          <w:p w14:paraId="55DF6D08" w14:textId="77777777" w:rsidR="00E64845" w:rsidRPr="00457CAE" w:rsidDel="00E64845" w:rsidRDefault="00E64845" w:rsidP="00E64845">
            <w:pPr>
              <w:pStyle w:val="TAL"/>
            </w:pPr>
            <w:r w:rsidRPr="00857DA9">
              <w:t>Service request and response</w:t>
            </w:r>
          </w:p>
        </w:tc>
      </w:tr>
      <w:tr w:rsidR="003D48DC" w:rsidRPr="00457CAE" w14:paraId="1A19995E" w14:textId="77777777" w:rsidTr="00E64845">
        <w:tc>
          <w:tcPr>
            <w:tcW w:w="0" w:type="auto"/>
          </w:tcPr>
          <w:p w14:paraId="37E302B5" w14:textId="77777777" w:rsidR="003D48DC" w:rsidRPr="00457CAE" w:rsidRDefault="003D48DC" w:rsidP="003D48DC">
            <w:pPr>
              <w:pStyle w:val="TAL"/>
            </w:pPr>
            <w:r w:rsidRPr="00457CAE">
              <w:t>Survival time</w:t>
            </w:r>
          </w:p>
        </w:tc>
        <w:tc>
          <w:tcPr>
            <w:tcW w:w="0" w:type="auto"/>
          </w:tcPr>
          <w:p w14:paraId="1AEBA176" w14:textId="77777777" w:rsidR="003D48DC" w:rsidRPr="00457CAE" w:rsidRDefault="003D48DC" w:rsidP="003D48DC">
            <w:pPr>
              <w:pStyle w:val="TAL"/>
            </w:pPr>
            <w:r w:rsidRPr="00457CAE">
              <w:t>Maximum (s)</w:t>
            </w:r>
          </w:p>
        </w:tc>
        <w:tc>
          <w:tcPr>
            <w:tcW w:w="0" w:type="auto"/>
          </w:tcPr>
          <w:p w14:paraId="5C9DFF30" w14:textId="77777777" w:rsidR="003D48DC" w:rsidRPr="00457CAE" w:rsidRDefault="003D48DC" w:rsidP="003D48DC">
            <w:pPr>
              <w:pStyle w:val="TAC"/>
            </w:pPr>
            <w:r w:rsidRPr="00457CAE">
              <w:t>X</w:t>
            </w:r>
          </w:p>
        </w:tc>
        <w:tc>
          <w:tcPr>
            <w:tcW w:w="0" w:type="auto"/>
          </w:tcPr>
          <w:p w14:paraId="3453ADAE" w14:textId="77777777" w:rsidR="003D48DC" w:rsidRPr="00457CAE" w:rsidRDefault="003D48DC" w:rsidP="003D48DC">
            <w:pPr>
              <w:pStyle w:val="TAC"/>
            </w:pPr>
            <w:r w:rsidRPr="00457CAE">
              <w:t>X</w:t>
            </w:r>
          </w:p>
        </w:tc>
        <w:tc>
          <w:tcPr>
            <w:tcW w:w="0" w:type="auto"/>
          </w:tcPr>
          <w:p w14:paraId="093AAC81" w14:textId="77777777" w:rsidR="003D48DC" w:rsidRPr="00457CAE" w:rsidRDefault="003D48DC" w:rsidP="003D48DC">
            <w:pPr>
              <w:pStyle w:val="TAC"/>
            </w:pPr>
            <w:r w:rsidRPr="00457CAE">
              <w:t>–</w:t>
            </w:r>
          </w:p>
        </w:tc>
        <w:tc>
          <w:tcPr>
            <w:tcW w:w="0" w:type="auto"/>
          </w:tcPr>
          <w:p w14:paraId="2AF87E7F" w14:textId="77777777" w:rsidR="003D48DC" w:rsidRPr="00457CAE" w:rsidRDefault="00E64845" w:rsidP="003D48DC">
            <w:pPr>
              <w:pStyle w:val="TAL"/>
            </w:pPr>
            <w:r>
              <w:t>S</w:t>
            </w:r>
            <w:r w:rsidR="003D48DC" w:rsidRPr="00457CAE">
              <w:t>ervice request and response</w:t>
            </w:r>
          </w:p>
        </w:tc>
      </w:tr>
      <w:tr w:rsidR="003D48DC" w:rsidRPr="00457CAE" w14:paraId="463CB31C" w14:textId="77777777" w:rsidTr="00E64845">
        <w:tc>
          <w:tcPr>
            <w:tcW w:w="0" w:type="auto"/>
          </w:tcPr>
          <w:p w14:paraId="631D6CB5" w14:textId="77777777" w:rsidR="003D48DC" w:rsidRPr="00457CAE" w:rsidRDefault="003D48DC" w:rsidP="003D48DC">
            <w:pPr>
              <w:pStyle w:val="TAL"/>
            </w:pPr>
            <w:r w:rsidRPr="00457CAE">
              <w:t>Transfer interval</w:t>
            </w:r>
          </w:p>
        </w:tc>
        <w:tc>
          <w:tcPr>
            <w:tcW w:w="0" w:type="auto"/>
          </w:tcPr>
          <w:p w14:paraId="7AE0597B" w14:textId="77777777" w:rsidR="003D48DC" w:rsidRPr="00457CAE" w:rsidDel="009F3B19" w:rsidRDefault="003D48DC" w:rsidP="003D48DC">
            <w:pPr>
              <w:pStyle w:val="TAL"/>
            </w:pPr>
            <w:r w:rsidRPr="00457CAE">
              <w:t>Target value and timeliness (s)</w:t>
            </w:r>
          </w:p>
        </w:tc>
        <w:tc>
          <w:tcPr>
            <w:tcW w:w="0" w:type="auto"/>
          </w:tcPr>
          <w:p w14:paraId="0BD5BBF2" w14:textId="77777777" w:rsidR="003D48DC" w:rsidRPr="00457CAE" w:rsidRDefault="003D48DC" w:rsidP="003D48DC">
            <w:pPr>
              <w:pStyle w:val="TAC"/>
            </w:pPr>
            <w:r w:rsidRPr="00457CAE">
              <w:t>X</w:t>
            </w:r>
          </w:p>
        </w:tc>
        <w:tc>
          <w:tcPr>
            <w:tcW w:w="0" w:type="auto"/>
          </w:tcPr>
          <w:p w14:paraId="2197FAEC" w14:textId="77777777" w:rsidR="003D48DC" w:rsidRPr="00457CAE" w:rsidRDefault="003D48DC" w:rsidP="003D48DC">
            <w:pPr>
              <w:pStyle w:val="TAC"/>
            </w:pPr>
            <w:r w:rsidRPr="00457CAE">
              <w:t>–</w:t>
            </w:r>
          </w:p>
        </w:tc>
        <w:tc>
          <w:tcPr>
            <w:tcW w:w="0" w:type="auto"/>
          </w:tcPr>
          <w:p w14:paraId="5E81F890" w14:textId="77777777" w:rsidR="003D48DC" w:rsidRPr="00457CAE" w:rsidRDefault="003D48DC" w:rsidP="003D48DC">
            <w:pPr>
              <w:pStyle w:val="TAC"/>
            </w:pPr>
            <w:r w:rsidRPr="00457CAE">
              <w:t>–</w:t>
            </w:r>
          </w:p>
        </w:tc>
        <w:tc>
          <w:tcPr>
            <w:tcW w:w="0" w:type="auto"/>
          </w:tcPr>
          <w:p w14:paraId="3B299B6F" w14:textId="77777777" w:rsidR="003D48DC" w:rsidRPr="00457CAE" w:rsidRDefault="00E64845" w:rsidP="003D48DC">
            <w:pPr>
              <w:pStyle w:val="TAL"/>
            </w:pPr>
            <w:r>
              <w:t>S</w:t>
            </w:r>
            <w:r w:rsidR="003D48DC" w:rsidRPr="00457CAE">
              <w:t>ervice request and response</w:t>
            </w:r>
          </w:p>
        </w:tc>
      </w:tr>
      <w:tr w:rsidR="003D48DC" w:rsidRPr="00457CAE" w14:paraId="7D994BF2" w14:textId="77777777" w:rsidTr="00E64845">
        <w:tc>
          <w:tcPr>
            <w:tcW w:w="0" w:type="auto"/>
            <w:gridSpan w:val="6"/>
          </w:tcPr>
          <w:p w14:paraId="21B02572" w14:textId="77777777" w:rsidR="003D48DC" w:rsidRPr="00457CAE" w:rsidRDefault="003D48DC" w:rsidP="003D48DC">
            <w:pPr>
              <w:pStyle w:val="TAL"/>
            </w:pPr>
            <w:r w:rsidRPr="003D48DC">
              <w:t>NOTE:</w:t>
            </w:r>
            <w:r w:rsidRPr="003D48DC">
              <w:tab/>
              <w:t>X: applies; (X): usually does not apply; –: does not apply.</w:t>
            </w:r>
          </w:p>
        </w:tc>
      </w:tr>
    </w:tbl>
    <w:p w14:paraId="7D037254" w14:textId="77777777" w:rsidR="003D48DC" w:rsidRDefault="003D48DC" w:rsidP="00B03641">
      <w:pPr>
        <w:rPr>
          <w:b/>
        </w:rPr>
      </w:pPr>
    </w:p>
    <w:p w14:paraId="0846049E" w14:textId="77777777" w:rsidR="00B03641" w:rsidRPr="00457CAE" w:rsidRDefault="00B03641" w:rsidP="00B03641">
      <w:pPr>
        <w:rPr>
          <w:b/>
        </w:rPr>
      </w:pPr>
      <w:r w:rsidRPr="00457CAE">
        <w:rPr>
          <w:b/>
        </w:rPr>
        <w:t>Parameter description</w:t>
      </w:r>
    </w:p>
    <w:p w14:paraId="012BDDDF" w14:textId="77777777" w:rsidR="00B03641" w:rsidRPr="00457CAE" w:rsidRDefault="00B03641" w:rsidP="00B03641">
      <w:pPr>
        <w:rPr>
          <w:i/>
        </w:rPr>
      </w:pPr>
      <w:r w:rsidRPr="00457CAE">
        <w:rPr>
          <w:i/>
        </w:rPr>
        <w:t>Burst</w:t>
      </w:r>
    </w:p>
    <w:p w14:paraId="0AEB5788" w14:textId="77777777" w:rsidR="00B03641" w:rsidRPr="00457CAE" w:rsidRDefault="00B03641" w:rsidP="00B03641">
      <w:r w:rsidRPr="00457CAE">
        <w:t>The transmission of, for instance, program code and configuration data may be handed to the 3GPP system as data burst</w:t>
      </w:r>
      <w:r w:rsidR="005A2107" w:rsidRPr="00457CAE">
        <w:t>.</w:t>
      </w:r>
      <w:r w:rsidRPr="00457CAE">
        <w:t xml:space="preserve"> In this case, the ingress data rate exceeds the capacity of the network, which implies that some of the data has to be stored within the ingress node of the communication system before it can be transmitted to the egress interface(s). However, the </w:t>
      </w:r>
      <w:r w:rsidR="003D48DC">
        <w:t xml:space="preserve">application consuming the communication service requires that the </w:t>
      </w:r>
      <w:r w:rsidRPr="00457CAE">
        <w:t xml:space="preserve">data of </w:t>
      </w:r>
      <w:r w:rsidR="003D48DC">
        <w:t xml:space="preserve">such </w:t>
      </w:r>
      <w:r w:rsidRPr="00457CAE">
        <w:t>a burst needs</w:t>
      </w:r>
      <w:r w:rsidR="003D48DC">
        <w:t xml:space="preserve"> to</w:t>
      </w:r>
      <w:r w:rsidRPr="00457CAE">
        <w:t xml:space="preserve"> be transmitted completely. This is in contrast to periodic data transmission, where new messages overwrite old ones.</w:t>
      </w:r>
    </w:p>
    <w:p w14:paraId="0189B3A2" w14:textId="77777777" w:rsidR="00AE212F" w:rsidRPr="00457CAE" w:rsidRDefault="00AE212F" w:rsidP="00903D1E">
      <w:pPr>
        <w:pStyle w:val="B1"/>
        <w:rPr>
          <w:lang w:eastAsia="en-US"/>
        </w:rPr>
      </w:pPr>
      <w:r w:rsidRPr="00457CAE">
        <w:rPr>
          <w:lang w:eastAsia="en-US"/>
        </w:rPr>
        <w:t>Typical metrices for bursts:</w:t>
      </w:r>
      <w:r w:rsidR="003D48DC">
        <w:rPr>
          <w:lang w:eastAsia="en-US"/>
        </w:rPr>
        <w:t xml:space="preserve"> </w:t>
      </w:r>
      <w:r w:rsidRPr="00457CAE">
        <w:rPr>
          <w:lang w:eastAsia="en-US"/>
        </w:rPr>
        <w:t xml:space="preserve">maximum user data length and line rate of the </w:t>
      </w:r>
      <w:r w:rsidR="003D48DC">
        <w:rPr>
          <w:lang w:eastAsia="en-US"/>
        </w:rPr>
        <w:t xml:space="preserve">communication </w:t>
      </w:r>
      <w:r w:rsidRPr="00457CAE">
        <w:rPr>
          <w:lang w:eastAsia="en-US"/>
        </w:rPr>
        <w:t>service interface.</w:t>
      </w:r>
    </w:p>
    <w:p w14:paraId="1ABD07D0" w14:textId="77777777" w:rsidR="00E64845" w:rsidRPr="00130816" w:rsidRDefault="00E64845" w:rsidP="00E64845">
      <w:pPr>
        <w:keepNext/>
        <w:rPr>
          <w:i/>
        </w:rPr>
      </w:pPr>
      <w:r w:rsidRPr="00130816">
        <w:rPr>
          <w:i/>
        </w:rPr>
        <w:t>Message size</w:t>
      </w:r>
    </w:p>
    <w:p w14:paraId="60E16A00" w14:textId="77777777" w:rsidR="00E64845" w:rsidRPr="00130816" w:rsidRDefault="00E64845" w:rsidP="00E64845">
      <w:r w:rsidRPr="00130816">
        <w:t xml:space="preserve">The user data length indicates the (maximum) size of the user data packet delivered from the application to the ingress of the communication system and from the egress of the communication system to the application. For periodic communication this parameter can be used for calculating the requested user-experienced data rate. If this parameter is not provided, the default is the maximum value supported by the PDU type (e.g. Ethernet PDU: maximum frame length is 1,522 octets, IP PDU: maximum packet length is 65,535 octets). </w:t>
      </w:r>
    </w:p>
    <w:p w14:paraId="42AC6EDF" w14:textId="77777777" w:rsidR="00E64845" w:rsidRPr="001D3E70" w:rsidRDefault="00E64845" w:rsidP="00E64845">
      <w:pPr>
        <w:keepNext/>
        <w:rPr>
          <w:i/>
        </w:rPr>
      </w:pPr>
      <w:r w:rsidRPr="001D3E70">
        <w:rPr>
          <w:i/>
        </w:rPr>
        <w:t>Service time interval</w:t>
      </w:r>
    </w:p>
    <w:p w14:paraId="6C2637ED" w14:textId="77777777" w:rsidR="00E64845" w:rsidRPr="001D3E70" w:rsidRDefault="00E64845" w:rsidP="00E64845">
      <w:pPr>
        <w:keepNext/>
      </w:pPr>
      <w:r w:rsidRPr="001D3E70">
        <w:t>Describes the start</w:t>
      </w:r>
      <w:r>
        <w:t xml:space="preserve"> and end</w:t>
      </w:r>
      <w:r w:rsidRPr="001D3E70">
        <w:t xml:space="preserve"> time of </w:t>
      </w:r>
      <w:r>
        <w:t>a</w:t>
      </w:r>
      <w:r w:rsidRPr="001D3E70">
        <w:t xml:space="preserve"> communication service. Note that there are other ways to describe the service time interval numerically, for instance as the tuple </w:t>
      </w:r>
      <w:r>
        <w:t>[</w:t>
      </w:r>
      <w:r w:rsidRPr="001D3E70">
        <w:t>start time</w:t>
      </w:r>
      <w:r>
        <w:t>,</w:t>
      </w:r>
      <w:r w:rsidRPr="001D3E70">
        <w:t xml:space="preserve"> service duration</w:t>
      </w:r>
      <w:r>
        <w:t>]</w:t>
      </w:r>
      <w:r w:rsidRPr="001D3E70">
        <w:t>.</w:t>
      </w:r>
    </w:p>
    <w:p w14:paraId="113C73EA" w14:textId="77777777" w:rsidR="00B03641" w:rsidRPr="00457CAE" w:rsidRDefault="00B03641" w:rsidP="00903D1E">
      <w:pPr>
        <w:keepNext/>
        <w:rPr>
          <w:i/>
        </w:rPr>
      </w:pPr>
      <w:r w:rsidRPr="00457CAE">
        <w:rPr>
          <w:i/>
        </w:rPr>
        <w:t>Survival time</w:t>
      </w:r>
    </w:p>
    <w:p w14:paraId="57379260" w14:textId="77777777" w:rsidR="00B03641" w:rsidRPr="00457CAE" w:rsidRDefault="00B03641" w:rsidP="00B03641">
      <w:r w:rsidRPr="00457CAE">
        <w:t xml:space="preserve">The maximum survival time indicates the time period the communication service may not meet the application's requirement before the communication service is deemed to be in an unavailable state. </w:t>
      </w:r>
    </w:p>
    <w:p w14:paraId="09F759D3" w14:textId="77777777" w:rsidR="00B03641" w:rsidRPr="00457CAE" w:rsidRDefault="00B03641" w:rsidP="00B03641">
      <w:pPr>
        <w:pStyle w:val="NO"/>
      </w:pPr>
      <w:r w:rsidRPr="00457CAE">
        <w:t>NOTE 1:</w:t>
      </w:r>
      <w:r w:rsidR="005256C2" w:rsidRPr="00457CAE">
        <w:tab/>
      </w:r>
      <w:r w:rsidRPr="00457CAE">
        <w:t>The survival time indicates to the communication service the time available to recover from failure. This parameter is thus tightly related to maintainability [</w:t>
      </w:r>
      <w:r w:rsidR="00190D5D" w:rsidRPr="00457CAE">
        <w:t>7</w:t>
      </w:r>
      <w:r w:rsidRPr="00457CAE">
        <w:t>].</w:t>
      </w:r>
    </w:p>
    <w:p w14:paraId="713DAB2C" w14:textId="77777777" w:rsidR="00B03641" w:rsidRPr="00457CAE" w:rsidRDefault="00B03641" w:rsidP="00B03641">
      <w:pPr>
        <w:rPr>
          <w:i/>
        </w:rPr>
      </w:pPr>
      <w:r w:rsidRPr="00457CAE">
        <w:rPr>
          <w:i/>
        </w:rPr>
        <w:t>Transfer interval</w:t>
      </w:r>
    </w:p>
    <w:p w14:paraId="65DCA7AD" w14:textId="77777777" w:rsidR="00B03641" w:rsidRPr="00457CAE" w:rsidRDefault="00B03641" w:rsidP="00B03641">
      <w:r w:rsidRPr="00457CAE">
        <w:t>Applicable only to periodic communication, the transfer interval indicates the time elapsed between any two consecutive message</w:t>
      </w:r>
      <w:r w:rsidR="000561BA" w:rsidRPr="00457CAE">
        <w:t>s</w:t>
      </w:r>
      <w:r w:rsidRPr="00457CAE">
        <w:t xml:space="preserve"> delivered by the automation application to the ingress of the communication system.</w:t>
      </w:r>
    </w:p>
    <w:p w14:paraId="5D1978E1" w14:textId="77777777" w:rsidR="00B03641" w:rsidRPr="00457CAE" w:rsidRDefault="00B03641" w:rsidP="00B03641">
      <w:r w:rsidRPr="00457CAE">
        <w:t xml:space="preserve"> </w:t>
      </w:r>
    </w:p>
    <w:p w14:paraId="353F3232" w14:textId="77777777" w:rsidR="00B03641" w:rsidRPr="00457CAE" w:rsidRDefault="00B03641" w:rsidP="00DF3B60">
      <w:pPr>
        <w:pStyle w:val="Heading1"/>
        <w:rPr>
          <w:lang w:eastAsia="ja-JP"/>
        </w:rPr>
      </w:pPr>
      <w:bookmarkStart w:id="397" w:name="_Toc45387414"/>
      <w:bookmarkStart w:id="398" w:name="_Toc146301618"/>
      <w:r w:rsidRPr="00457CAE">
        <w:rPr>
          <w:lang w:eastAsia="ja-JP"/>
        </w:rPr>
        <w:t>C</w:t>
      </w:r>
      <w:r w:rsidR="001C613D" w:rsidRPr="00457CAE">
        <w:rPr>
          <w:lang w:eastAsia="ja-JP"/>
        </w:rPr>
        <w:t>.</w:t>
      </w:r>
      <w:r w:rsidRPr="00457CAE">
        <w:rPr>
          <w:lang w:eastAsia="ja-JP"/>
        </w:rPr>
        <w:t>3</w:t>
      </w:r>
      <w:r w:rsidRPr="00457CAE">
        <w:rPr>
          <w:lang w:eastAsia="ja-JP"/>
        </w:rPr>
        <w:tab/>
        <w:t>Up time and up state v</w:t>
      </w:r>
      <w:r w:rsidR="009C6313" w:rsidRPr="00457CAE">
        <w:rPr>
          <w:lang w:eastAsia="ja-JP"/>
        </w:rPr>
        <w:t>s</w:t>
      </w:r>
      <w:r w:rsidRPr="00457CAE">
        <w:rPr>
          <w:lang w:eastAsia="ja-JP"/>
        </w:rPr>
        <w:t>. down state and down time</w:t>
      </w:r>
      <w:bookmarkEnd w:id="397"/>
      <w:bookmarkEnd w:id="398"/>
    </w:p>
    <w:p w14:paraId="54757590" w14:textId="77777777" w:rsidR="009C6313" w:rsidRPr="00457CAE" w:rsidRDefault="00B03641" w:rsidP="00B03641">
      <w:pPr>
        <w:rPr>
          <w:rFonts w:eastAsia="MS Mincho"/>
          <w:lang w:eastAsia="ja-JP"/>
        </w:rPr>
      </w:pPr>
      <w:r w:rsidRPr="00457CAE">
        <w:rPr>
          <w:rFonts w:eastAsia="MS Mincho"/>
          <w:lang w:eastAsia="ja-JP"/>
        </w:rPr>
        <w:t xml:space="preserve">The assessment of </w:t>
      </w:r>
      <w:r w:rsidR="00A2450C">
        <w:rPr>
          <w:rFonts w:eastAsia="MS Mincho"/>
          <w:lang w:eastAsia="ja-JP"/>
        </w:rPr>
        <w:t xml:space="preserve">periodic deterministic </w:t>
      </w:r>
      <w:r w:rsidRPr="00457CAE">
        <w:rPr>
          <w:rFonts w:eastAsia="MS Mincho"/>
          <w:lang w:eastAsia="ja-JP"/>
        </w:rPr>
        <w:t>communication services is based on the assessment of successful message transmission</w:t>
      </w:r>
      <w:r w:rsidR="00A2450C">
        <w:rPr>
          <w:rFonts w:eastAsia="MS Mincho"/>
          <w:lang w:eastAsia="ja-JP"/>
        </w:rPr>
        <w:t xml:space="preserve"> over a logical communication link</w:t>
      </w:r>
      <w:r w:rsidRPr="00457CAE">
        <w:rPr>
          <w:rFonts w:eastAsia="MS Mincho"/>
          <w:lang w:eastAsia="ja-JP"/>
        </w:rPr>
        <w:t xml:space="preserve">. Message transmission </w:t>
      </w:r>
      <w:r w:rsidR="00A2450C">
        <w:rPr>
          <w:rFonts w:eastAsia="MS Mincho"/>
          <w:lang w:eastAsia="ja-JP"/>
        </w:rPr>
        <w:t>is either:</w:t>
      </w:r>
    </w:p>
    <w:p w14:paraId="392C0781" w14:textId="77777777"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Pr>
          <w:rFonts w:eastAsia="MS Mincho"/>
          <w:i/>
          <w:iCs/>
          <w:lang w:eastAsia="ja-JP"/>
        </w:rPr>
        <w:t xml:space="preserve">successful, if it is </w:t>
      </w:r>
      <w:r w:rsidR="00B03641" w:rsidRPr="00457CAE">
        <w:rPr>
          <w:rFonts w:eastAsia="MS Mincho"/>
          <w:i/>
          <w:iCs/>
          <w:lang w:eastAsia="ja-JP"/>
        </w:rPr>
        <w:t xml:space="preserve">correctly </w:t>
      </w:r>
      <w:r w:rsidR="00A2450C">
        <w:rPr>
          <w:rFonts w:eastAsia="MS Mincho"/>
          <w:i/>
          <w:iCs/>
          <w:lang w:eastAsia="ja-JP"/>
        </w:rPr>
        <w:t xml:space="preserve">and timely </w:t>
      </w:r>
      <w:r w:rsidR="00B03641" w:rsidRPr="00457CAE">
        <w:rPr>
          <w:rFonts w:eastAsia="MS Mincho"/>
          <w:i/>
          <w:iCs/>
          <w:lang w:eastAsia="ja-JP"/>
        </w:rPr>
        <w:t xml:space="preserve">received, </w:t>
      </w:r>
      <w:r w:rsidR="00A2450C">
        <w:rPr>
          <w:rFonts w:eastAsia="MS Mincho"/>
          <w:i/>
          <w:iCs/>
          <w:lang w:eastAsia="ja-JP"/>
        </w:rPr>
        <w:t>or</w:t>
      </w:r>
    </w:p>
    <w:p w14:paraId="6928B2CF" w14:textId="77777777"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sidRPr="00566DE6">
        <w:rPr>
          <w:rFonts w:eastAsia="MS Mincho"/>
          <w:i/>
          <w:iCs/>
          <w:lang w:eastAsia="ja-JP"/>
        </w:rPr>
        <w:t>unsuccessful, i</w:t>
      </w:r>
      <w:r w:rsidR="00A2450C">
        <w:rPr>
          <w:rFonts w:eastAsia="MS Mincho"/>
          <w:i/>
          <w:iCs/>
          <w:lang w:eastAsia="ja-JP"/>
        </w:rPr>
        <w:t>f it is</w:t>
      </w:r>
      <w:r w:rsidR="00A2450C" w:rsidRPr="00566DE6">
        <w:rPr>
          <w:rFonts w:eastAsia="MS Mincho"/>
          <w:i/>
          <w:iCs/>
          <w:lang w:eastAsia="ja-JP"/>
        </w:rPr>
        <w:t xml:space="preserve"> incorrectly received, lost or </w:t>
      </w:r>
      <w:r w:rsidR="00A2450C">
        <w:rPr>
          <w:rFonts w:eastAsia="MS Mincho"/>
          <w:i/>
          <w:iCs/>
          <w:lang w:eastAsia="ja-JP"/>
        </w:rPr>
        <w:t>untimely</w:t>
      </w:r>
      <w:r w:rsidR="00A2450C" w:rsidRPr="00566DE6">
        <w:rPr>
          <w:rFonts w:eastAsia="MS Mincho"/>
          <w:i/>
          <w:iCs/>
          <w:lang w:eastAsia="ja-JP"/>
        </w:rPr>
        <w:t>.</w:t>
      </w:r>
    </w:p>
    <w:p w14:paraId="59608BF6" w14:textId="77777777" w:rsidR="00B03641" w:rsidRPr="00457CAE" w:rsidRDefault="00B03641" w:rsidP="00B03641">
      <w:pPr>
        <w:rPr>
          <w:rFonts w:eastAsia="MS Mincho"/>
          <w:lang w:eastAsia="ja-JP"/>
        </w:rPr>
      </w:pPr>
      <w:r w:rsidRPr="00457CAE">
        <w:rPr>
          <w:rFonts w:eastAsia="MS Mincho"/>
          <w:lang w:eastAsia="ja-JP"/>
        </w:rPr>
        <w:t xml:space="preserve">Up time and down time can be derived from </w:t>
      </w:r>
      <w:r w:rsidR="00A2450C">
        <w:rPr>
          <w:rFonts w:eastAsia="MS Mincho"/>
          <w:lang w:eastAsia="ja-JP"/>
        </w:rPr>
        <w:t>received</w:t>
      </w:r>
      <w:r w:rsidR="00A2450C" w:rsidRPr="00457CAE">
        <w:rPr>
          <w:rFonts w:eastAsia="MS Mincho"/>
          <w:lang w:eastAsia="ja-JP"/>
        </w:rPr>
        <w:t xml:space="preserve"> </w:t>
      </w:r>
      <w:r w:rsidRPr="00457CAE">
        <w:rPr>
          <w:rFonts w:eastAsia="MS Mincho"/>
          <w:lang w:eastAsia="ja-JP"/>
        </w:rPr>
        <w:t xml:space="preserve">messages. As far as timely received messages are correct, the </w:t>
      </w:r>
      <w:r w:rsidR="00A2450C">
        <w:rPr>
          <w:rFonts w:eastAsia="MS Mincho"/>
          <w:lang w:eastAsia="ja-JP"/>
        </w:rPr>
        <w:t>logical</w:t>
      </w:r>
      <w:r w:rsidR="00A2450C" w:rsidRPr="00457CAE" w:rsidDel="00566DE6">
        <w:rPr>
          <w:rFonts w:eastAsia="MS Mincho"/>
          <w:lang w:eastAsia="ja-JP"/>
        </w:rPr>
        <w:t xml:space="preserve"> </w:t>
      </w:r>
      <w:r w:rsidRPr="00457CAE">
        <w:rPr>
          <w:rFonts w:eastAsia="MS Mincho"/>
          <w:lang w:eastAsia="ja-JP"/>
        </w:rPr>
        <w:t xml:space="preserve">communication </w:t>
      </w:r>
      <w:r w:rsidR="00A2450C">
        <w:rPr>
          <w:rFonts w:eastAsia="MS Mincho"/>
          <w:lang w:eastAsia="ja-JP"/>
        </w:rPr>
        <w:t xml:space="preserve">link status </w:t>
      </w:r>
      <w:r w:rsidRPr="00457CAE">
        <w:rPr>
          <w:rFonts w:eastAsia="MS Mincho"/>
          <w:lang w:eastAsia="ja-JP"/>
        </w:rPr>
        <w:t xml:space="preserve">is </w:t>
      </w:r>
      <w:r w:rsidRPr="00457CAE">
        <w:rPr>
          <w:rFonts w:eastAsia="MS Mincho"/>
          <w:i/>
          <w:lang w:eastAsia="ja-JP"/>
        </w:rPr>
        <w:t>up</w:t>
      </w:r>
      <w:r w:rsidRPr="00457CAE">
        <w:rPr>
          <w:rFonts w:eastAsia="MS Mincho"/>
          <w:lang w:eastAsia="ja-JP"/>
        </w:rPr>
        <w:t xml:space="preserve">. If a message loss or an incorrectly </w:t>
      </w:r>
      <w:r w:rsidR="00A2450C">
        <w:rPr>
          <w:rFonts w:eastAsia="MS Mincho"/>
          <w:lang w:eastAsia="ja-JP"/>
        </w:rPr>
        <w:t xml:space="preserve">or untimely </w:t>
      </w:r>
      <w:r w:rsidRPr="00457CAE">
        <w:rPr>
          <w:rFonts w:eastAsia="MS Mincho"/>
          <w:lang w:eastAsia="ja-JP"/>
        </w:rPr>
        <w:t xml:space="preserve">received message is detected the </w:t>
      </w:r>
      <w:r w:rsidR="00A2450C">
        <w:rPr>
          <w:rFonts w:eastAsia="MS Mincho"/>
          <w:lang w:eastAsia="ja-JP"/>
        </w:rPr>
        <w:t xml:space="preserve">logical </w:t>
      </w:r>
      <w:r w:rsidRPr="00457CAE">
        <w:rPr>
          <w:rFonts w:eastAsia="MS Mincho"/>
          <w:lang w:eastAsia="ja-JP"/>
        </w:rPr>
        <w:t>communication</w:t>
      </w:r>
      <w:r w:rsidR="00A2450C">
        <w:rPr>
          <w:rFonts w:eastAsia="MS Mincho"/>
          <w:lang w:eastAsia="ja-JP"/>
        </w:rPr>
        <w:t xml:space="preserve"> link status</w:t>
      </w:r>
      <w:r w:rsidRPr="00457CAE">
        <w:rPr>
          <w:rFonts w:eastAsia="MS Mincho"/>
          <w:lang w:eastAsia="ja-JP"/>
        </w:rPr>
        <w:t xml:space="preserve"> is </w:t>
      </w:r>
      <w:r w:rsidRPr="00457CAE">
        <w:rPr>
          <w:rFonts w:eastAsia="MS Mincho"/>
          <w:i/>
          <w:lang w:eastAsia="ja-JP"/>
        </w:rPr>
        <w:t>down</w:t>
      </w:r>
      <w:r w:rsidRPr="00457CAE">
        <w:rPr>
          <w:rFonts w:eastAsia="MS Mincho"/>
          <w:lang w:eastAsia="ja-JP"/>
        </w:rPr>
        <w:t xml:space="preserve">. </w:t>
      </w:r>
      <w:r w:rsidR="00A2450C" w:rsidRPr="006A033D">
        <w:rPr>
          <w:rFonts w:eastAsia="MS Mincho"/>
          <w:lang w:eastAsia="ja-JP"/>
        </w:rPr>
        <w:t xml:space="preserve">To denote up and down states </w:t>
      </w:r>
      <w:r w:rsidRPr="00457CAE">
        <w:rPr>
          <w:rFonts w:eastAsia="MS Mincho"/>
          <w:lang w:eastAsia="ja-JP"/>
        </w:rPr>
        <w:t xml:space="preserve">the terms </w:t>
      </w:r>
      <w:r w:rsidR="00A2450C" w:rsidRPr="0027009C">
        <w:rPr>
          <w:rFonts w:eastAsia="MS Mincho"/>
          <w:lang w:eastAsia="ja-JP"/>
        </w:rPr>
        <w:t>“up time interval” and “down time interval”, or alternatively “</w:t>
      </w:r>
      <w:r w:rsidRPr="00457CAE">
        <w:rPr>
          <w:rFonts w:eastAsia="MS Mincho"/>
          <w:i/>
          <w:lang w:eastAsia="ja-JP"/>
        </w:rPr>
        <w:t>available</w:t>
      </w:r>
      <w:r w:rsidR="00A2450C">
        <w:rPr>
          <w:rFonts w:eastAsia="MS Mincho"/>
          <w:i/>
          <w:lang w:eastAsia="ja-JP"/>
        </w:rPr>
        <w:t>”</w:t>
      </w:r>
      <w:r w:rsidRPr="00457CAE">
        <w:rPr>
          <w:rFonts w:eastAsia="MS Mincho"/>
          <w:lang w:eastAsia="ja-JP"/>
        </w:rPr>
        <w:t xml:space="preserve"> and </w:t>
      </w:r>
      <w:r w:rsidR="00A2450C">
        <w:rPr>
          <w:rFonts w:eastAsia="MS Mincho"/>
          <w:lang w:eastAsia="ja-JP"/>
        </w:rPr>
        <w:t>“</w:t>
      </w:r>
      <w:r w:rsidRPr="00457CAE">
        <w:rPr>
          <w:rFonts w:eastAsia="MS Mincho"/>
          <w:i/>
          <w:lang w:eastAsia="ja-JP"/>
        </w:rPr>
        <w:t>unavailable</w:t>
      </w:r>
      <w:r w:rsidR="00A2450C">
        <w:rPr>
          <w:rFonts w:eastAsia="MS Mincho"/>
          <w:i/>
          <w:lang w:eastAsia="ja-JP"/>
        </w:rPr>
        <w:t>”</w:t>
      </w:r>
      <w:r w:rsidRPr="00457CAE">
        <w:rPr>
          <w:rFonts w:eastAsia="MS Mincho"/>
          <w:lang w:eastAsia="ja-JP"/>
        </w:rPr>
        <w:t xml:space="preserve"> may be used. </w:t>
      </w:r>
      <w:r w:rsidR="00A2450C" w:rsidRPr="0027009C">
        <w:rPr>
          <w:rFonts w:eastAsia="MS Mincho"/>
          <w:lang w:eastAsia="ja-JP"/>
        </w:rPr>
        <w:t xml:space="preserve">An example of the relation between </w:t>
      </w:r>
      <w:r w:rsidR="00A2450C">
        <w:rPr>
          <w:rFonts w:eastAsia="MS Mincho"/>
          <w:lang w:eastAsia="ja-JP"/>
        </w:rPr>
        <w:t>logical communication link</w:t>
      </w:r>
      <w:r w:rsidR="00A2450C" w:rsidRPr="0027009C">
        <w:rPr>
          <w:rFonts w:eastAsia="MS Mincho"/>
          <w:lang w:eastAsia="ja-JP"/>
        </w:rPr>
        <w:t xml:space="preserve"> status, communication service status and application status </w:t>
      </w:r>
      <w:r w:rsidRPr="00457CAE">
        <w:rPr>
          <w:rFonts w:eastAsia="MS Mincho"/>
          <w:lang w:eastAsia="ja-JP"/>
        </w:rPr>
        <w:t xml:space="preserve">is </w:t>
      </w:r>
      <w:r w:rsidR="00A2450C">
        <w:rPr>
          <w:rFonts w:eastAsia="MS Mincho"/>
          <w:lang w:eastAsia="ja-JP"/>
        </w:rPr>
        <w:t>presented</w:t>
      </w:r>
      <w:r w:rsidR="00A2450C" w:rsidRPr="00457CAE">
        <w:rPr>
          <w:rFonts w:eastAsia="MS Mincho"/>
          <w:lang w:eastAsia="ja-JP"/>
        </w:rPr>
        <w:t xml:space="preserve"> </w:t>
      </w:r>
      <w:r w:rsidRPr="00457CAE">
        <w:rPr>
          <w:rFonts w:eastAsia="MS Mincho"/>
          <w:lang w:eastAsia="ja-JP"/>
        </w:rPr>
        <w:t xml:space="preserve">in Figure C.3-1. </w:t>
      </w:r>
    </w:p>
    <w:p w14:paraId="67E63142" w14:textId="77777777" w:rsidR="00B03641" w:rsidRPr="00457CAE" w:rsidRDefault="00A2450C" w:rsidP="00981EBF">
      <w:pPr>
        <w:pStyle w:val="TH"/>
        <w:rPr>
          <w:rFonts w:eastAsia="MS Mincho"/>
        </w:rPr>
      </w:pPr>
      <w:r w:rsidRPr="0079568B">
        <w:object w:dxaOrig="7032" w:dyaOrig="5100" w14:anchorId="65EE5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97.25pt;height:358.5pt" o:ole="">
            <v:imagedata r:id="rId35" o:title=""/>
          </v:shape>
          <o:OLEObject Type="Embed" ProgID="PowerPoint.Slide.12" ShapeID="_x0000_i1042" DrawAspect="Content" ObjectID="_1770620862" r:id="rId36"/>
        </w:object>
      </w:r>
    </w:p>
    <w:p w14:paraId="04FCA977" w14:textId="77777777" w:rsidR="00B03641" w:rsidRPr="00457CAE" w:rsidRDefault="00B03641" w:rsidP="00981EBF">
      <w:pPr>
        <w:pStyle w:val="TF"/>
      </w:pPr>
      <w:bookmarkStart w:id="399" w:name="_Ref498436843"/>
      <w:r w:rsidRPr="00457CAE">
        <w:rPr>
          <w:rFonts w:eastAsia="MS Mincho"/>
        </w:rPr>
        <w:t>Figure C.3-</w:t>
      </w:r>
      <w:bookmarkEnd w:id="399"/>
      <w:r w:rsidRPr="00457CAE">
        <w:rPr>
          <w:rFonts w:eastAsia="MS Mincho"/>
        </w:rPr>
        <w:t xml:space="preserve">1: </w:t>
      </w:r>
      <w:r w:rsidR="00A2450C" w:rsidRPr="001D52C4">
        <w:rPr>
          <w:rFonts w:eastAsia="MS Mincho"/>
        </w:rPr>
        <w:t xml:space="preserve">Relation between </w:t>
      </w:r>
      <w:r w:rsidR="00A2450C">
        <w:rPr>
          <w:rFonts w:eastAsia="MS Mincho"/>
        </w:rPr>
        <w:t>logical communication link</w:t>
      </w:r>
      <w:r w:rsidR="00A2450C" w:rsidRPr="001D52C4">
        <w:rPr>
          <w:rFonts w:eastAsia="MS Mincho"/>
        </w:rPr>
        <w:t>, communication service and application statuses</w:t>
      </w:r>
      <w:r w:rsidR="00A2450C">
        <w:rPr>
          <w:rFonts w:eastAsia="MS Mincho"/>
        </w:rPr>
        <w:t xml:space="preserve"> (example with lost messages)</w:t>
      </w:r>
    </w:p>
    <w:p w14:paraId="6BFDF0B3" w14:textId="77777777" w:rsidR="009C6313" w:rsidRPr="00457CAE" w:rsidRDefault="00B03641" w:rsidP="00B03641">
      <w:pPr>
        <w:rPr>
          <w:rFonts w:eastAsia="MS Mincho"/>
          <w:lang w:eastAsia="ja-JP"/>
        </w:rPr>
      </w:pPr>
      <w:r w:rsidRPr="00457CAE">
        <w:rPr>
          <w:rFonts w:eastAsia="MS Mincho"/>
          <w:lang w:eastAsia="ja-JP"/>
        </w:rPr>
        <w:t>The flow of events in Figure C.3-1 is as follows</w:t>
      </w:r>
      <w:r w:rsidR="009C6313" w:rsidRPr="00457CAE">
        <w:rPr>
          <w:rFonts w:eastAsia="MS Mincho"/>
          <w:lang w:eastAsia="ja-JP"/>
        </w:rPr>
        <w:t>:</w:t>
      </w:r>
      <w:r w:rsidRPr="00457CAE">
        <w:rPr>
          <w:rFonts w:eastAsia="MS Mincho"/>
          <w:lang w:eastAsia="ja-JP"/>
        </w:rPr>
        <w:t xml:space="preserve"> </w:t>
      </w:r>
    </w:p>
    <w:p w14:paraId="08080542" w14:textId="77777777" w:rsidR="009C6313" w:rsidRPr="00457CAE" w:rsidRDefault="009C6313" w:rsidP="009C6313">
      <w:pPr>
        <w:pStyle w:val="B1"/>
        <w:rPr>
          <w:rFonts w:eastAsia="MS Mincho"/>
          <w:lang w:eastAsia="ja-JP"/>
        </w:rPr>
      </w:pPr>
      <w:r w:rsidRPr="00457CAE">
        <w:rPr>
          <w:rFonts w:eastAsia="MS Mincho"/>
          <w:lang w:eastAsia="ja-JP"/>
        </w:rPr>
        <w:t>a)</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logical communication link</w:t>
      </w:r>
      <w:r w:rsidR="00A2450C" w:rsidRPr="00457CAE">
        <w:rPr>
          <w:rFonts w:eastAsia="MS Mincho"/>
          <w:lang w:eastAsia="ja-JP"/>
        </w:rPr>
        <w:t xml:space="preserve"> </w:t>
      </w:r>
      <w:r w:rsidR="00B03641" w:rsidRPr="00457CAE">
        <w:rPr>
          <w:rFonts w:eastAsia="MS Mincho"/>
          <w:lang w:eastAsia="ja-JP"/>
        </w:rPr>
        <w:t>is up and running (blue line</w:t>
      </w:r>
      <w:r w:rsidR="00A2450C">
        <w:rPr>
          <w:rFonts w:eastAsia="MS Mincho"/>
          <w:lang w:eastAsia="ja-JP"/>
        </w:rPr>
        <w:t xml:space="preserve"> is UP</w:t>
      </w:r>
      <w:r w:rsidR="00B03641" w:rsidRPr="00457CAE">
        <w:rPr>
          <w:rFonts w:eastAsia="MS Mincho"/>
          <w:lang w:eastAsia="ja-JP"/>
        </w:rPr>
        <w:t xml:space="preserve">). A source device starts sending </w:t>
      </w:r>
      <w:r w:rsidR="00A2450C">
        <w:rPr>
          <w:rFonts w:eastAsia="MS Mincho"/>
          <w:lang w:eastAsia="ja-JP"/>
        </w:rPr>
        <w:t xml:space="preserve">periodic </w:t>
      </w:r>
      <w:r w:rsidR="00B03641" w:rsidRPr="00457CAE">
        <w:rPr>
          <w:rFonts w:eastAsia="MS Mincho"/>
          <w:lang w:eastAsia="ja-JP"/>
        </w:rPr>
        <w:t>messages to a target device (orange arrows), on which an automation function (application) is running. The communication service is, from the point of view of the target application, in an up state (</w:t>
      </w:r>
      <w:r w:rsidR="00A2450C">
        <w:rPr>
          <w:rFonts w:eastAsia="MS Mincho"/>
          <w:lang w:eastAsia="ja-JP"/>
        </w:rPr>
        <w:t>violet</w:t>
      </w:r>
      <w:r w:rsidR="00A2450C" w:rsidRPr="00457CAE">
        <w:rPr>
          <w:rFonts w:eastAsia="MS Mincho"/>
          <w:lang w:eastAsia="ja-JP"/>
        </w:rPr>
        <w:t xml:space="preserve"> </w:t>
      </w:r>
      <w:r w:rsidR="00B03641" w:rsidRPr="00457CAE">
        <w:rPr>
          <w:rFonts w:eastAsia="MS Mincho"/>
          <w:lang w:eastAsia="ja-JP"/>
        </w:rPr>
        <w:t>line is UP)</w:t>
      </w:r>
      <w:r w:rsidR="00A2450C">
        <w:rPr>
          <w:rFonts w:eastAsia="MS Mincho"/>
          <w:lang w:eastAsia="ja-JP"/>
        </w:rPr>
        <w:t xml:space="preserve"> and so is</w:t>
      </w:r>
      <w:r w:rsidR="00B03641" w:rsidRPr="00457CAE">
        <w:rPr>
          <w:rFonts w:eastAsia="MS Mincho"/>
          <w:lang w:eastAsia="ja-JP"/>
        </w:rPr>
        <w:t xml:space="preserve"> the application</w:t>
      </w:r>
      <w:r w:rsidR="00A2450C">
        <w:rPr>
          <w:rFonts w:eastAsia="MS Mincho"/>
          <w:lang w:eastAsia="ja-JP"/>
        </w:rPr>
        <w:t xml:space="preserve"> (green line is UP)</w:t>
      </w:r>
      <w:r w:rsidR="00B03641" w:rsidRPr="00457CAE">
        <w:rPr>
          <w:rFonts w:eastAsia="MS Mincho"/>
          <w:lang w:eastAsia="ja-JP"/>
        </w:rPr>
        <w:t xml:space="preserve">. </w:t>
      </w:r>
    </w:p>
    <w:p w14:paraId="36BE5CC4" w14:textId="77777777" w:rsidR="009C6313" w:rsidRPr="00457CAE" w:rsidRDefault="009C6313" w:rsidP="009C6313">
      <w:pPr>
        <w:pStyle w:val="B1"/>
        <w:rPr>
          <w:rFonts w:eastAsia="MS Mincho"/>
          <w:lang w:eastAsia="ja-JP"/>
        </w:rPr>
      </w:pPr>
      <w:r w:rsidRPr="00457CAE">
        <w:rPr>
          <w:rFonts w:eastAsia="MS Mincho"/>
          <w:lang w:eastAsia="ja-JP"/>
        </w:rPr>
        <w:t>b)</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 xml:space="preserve">logical communication link status changes to </w:t>
      </w:r>
      <w:r w:rsidR="00B03641" w:rsidRPr="00457CAE">
        <w:rPr>
          <w:rFonts w:eastAsia="MS Mincho"/>
          <w:lang w:eastAsia="ja-JP"/>
        </w:rPr>
        <w:t xml:space="preserve">down state if it no longer can support end-to-end transmission of the source device's messages to the target device </w:t>
      </w:r>
      <w:r w:rsidR="00A2450C">
        <w:rPr>
          <w:rFonts w:eastAsia="MS Mincho"/>
          <w:lang w:eastAsia="ja-JP"/>
        </w:rPr>
        <w:t>in agreement with</w:t>
      </w:r>
      <w:r w:rsidR="00B03641" w:rsidRPr="00457CAE">
        <w:rPr>
          <w:rFonts w:eastAsia="MS Mincho"/>
          <w:lang w:eastAsia="ja-JP"/>
        </w:rPr>
        <w:t xml:space="preserve"> the negotiated communication requirements. Once the application on the target device senses the absence </w:t>
      </w:r>
      <w:r w:rsidR="00A2450C">
        <w:rPr>
          <w:rFonts w:eastAsia="MS Mincho"/>
          <w:lang w:eastAsia="ja-JP"/>
        </w:rPr>
        <w:t xml:space="preserve">(or unsuccessful reception) </w:t>
      </w:r>
      <w:r w:rsidR="00B03641" w:rsidRPr="00457CAE">
        <w:rPr>
          <w:rFonts w:eastAsia="MS Mincho"/>
          <w:lang w:eastAsia="ja-JP"/>
        </w:rPr>
        <w:t>of expected messages ("Deadline for expected message" in Figure C.3-1), it will wait a pre-set period before it considers the communication service to be unavailable</w:t>
      </w:r>
      <w:r w:rsidR="00A2450C" w:rsidRPr="00A2450C">
        <w:rPr>
          <w:rFonts w:eastAsia="MS Mincho"/>
          <w:lang w:eastAsia="ja-JP"/>
        </w:rPr>
        <w:t xml:space="preserve"> </w:t>
      </w:r>
      <w:r w:rsidR="00A2450C">
        <w:rPr>
          <w:rFonts w:eastAsia="MS Mincho"/>
          <w:lang w:eastAsia="ja-JP"/>
        </w:rPr>
        <w:t>;</w:t>
      </w:r>
      <w:r w:rsidR="00B03641" w:rsidRPr="00457CAE">
        <w:rPr>
          <w:rFonts w:eastAsia="MS Mincho"/>
          <w:lang w:eastAsia="ja-JP"/>
        </w:rPr>
        <w:t xml:space="preserve"> </w:t>
      </w:r>
      <w:r w:rsidR="00A2450C">
        <w:rPr>
          <w:rFonts w:eastAsia="MS Mincho"/>
          <w:lang w:eastAsia="ja-JP"/>
        </w:rPr>
        <w:t>t</w:t>
      </w:r>
      <w:r w:rsidR="00B03641" w:rsidRPr="00457CAE">
        <w:rPr>
          <w:rFonts w:eastAsia="MS Mincho"/>
          <w:lang w:eastAsia="ja-JP"/>
        </w:rPr>
        <w:t xml:space="preserve">his is the so-called survival time. The survival time can be expressed as </w:t>
      </w:r>
    </w:p>
    <w:p w14:paraId="3FF98FFD" w14:textId="77777777"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Pr="00457CAE">
        <w:rPr>
          <w:rFonts w:eastAsia="MS Mincho"/>
          <w:lang w:eastAsia="ja-JP"/>
        </w:rPr>
        <w:tab/>
      </w:r>
      <w:r w:rsidR="00B03641" w:rsidRPr="00457CAE">
        <w:rPr>
          <w:rFonts w:eastAsia="MS Mincho"/>
          <w:lang w:eastAsia="ja-JP"/>
        </w:rPr>
        <w:t xml:space="preserve">a period or, </w:t>
      </w:r>
    </w:p>
    <w:p w14:paraId="6415AD02" w14:textId="77777777"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00B03641" w:rsidRPr="00457CAE">
        <w:rPr>
          <w:rFonts w:eastAsia="MS Mincho"/>
          <w:lang w:eastAsia="ja-JP"/>
        </w:rPr>
        <w:t xml:space="preserve">especially with cyclic traffic, as maximum number of consecutive incorrectly received or lost messages. </w:t>
      </w:r>
    </w:p>
    <w:p w14:paraId="2E9B063C" w14:textId="77777777" w:rsidR="004B4609" w:rsidRPr="00457CAE" w:rsidRDefault="009C6313" w:rsidP="009C6313">
      <w:pPr>
        <w:pStyle w:val="B1"/>
        <w:rPr>
          <w:rFonts w:eastAsia="MS Mincho"/>
          <w:lang w:eastAsia="ja-JP"/>
        </w:rPr>
      </w:pPr>
      <w:r w:rsidRPr="00457CAE">
        <w:rPr>
          <w:rFonts w:eastAsia="MS Mincho"/>
          <w:lang w:eastAsia="ja-JP"/>
        </w:rPr>
        <w:t>c)</w:t>
      </w:r>
      <w:r w:rsidRPr="00457CAE">
        <w:rPr>
          <w:rFonts w:eastAsia="MS Mincho"/>
          <w:lang w:eastAsia="ja-JP"/>
        </w:rPr>
        <w:tab/>
      </w:r>
      <w:r w:rsidR="00B03641" w:rsidRPr="00457CAE">
        <w:rPr>
          <w:rFonts w:eastAsia="MS Mincho"/>
          <w:lang w:eastAsia="ja-JP"/>
        </w:rPr>
        <w:t xml:space="preserve">If the survival time has been exceeded, </w:t>
      </w:r>
      <w:r w:rsidR="00A2450C" w:rsidRPr="001D52C4">
        <w:rPr>
          <w:rFonts w:eastAsia="MS Mincho"/>
          <w:lang w:eastAsia="ja-JP"/>
        </w:rPr>
        <w:t xml:space="preserve">both the communication service and </w:t>
      </w:r>
      <w:r w:rsidR="00B03641" w:rsidRPr="00457CAE">
        <w:rPr>
          <w:rFonts w:eastAsia="MS Mincho"/>
          <w:lang w:eastAsia="ja-JP"/>
        </w:rPr>
        <w:t>the application transition into a down state (</w:t>
      </w:r>
      <w:r w:rsidR="00A2450C">
        <w:rPr>
          <w:rFonts w:eastAsia="MS Mincho"/>
          <w:lang w:eastAsia="ja-JP"/>
        </w:rPr>
        <w:t xml:space="preserve">violet and </w:t>
      </w:r>
      <w:r w:rsidR="00B03641" w:rsidRPr="00457CAE">
        <w:rPr>
          <w:rFonts w:eastAsia="MS Mincho"/>
          <w:lang w:eastAsia="ja-JP"/>
        </w:rPr>
        <w:t>green line</w:t>
      </w:r>
      <w:r w:rsidR="00A2450C">
        <w:rPr>
          <w:rFonts w:eastAsia="MS Mincho"/>
          <w:lang w:eastAsia="ja-JP"/>
        </w:rPr>
        <w:t>s</w:t>
      </w:r>
      <w:r w:rsidR="00B03641" w:rsidRPr="00457CAE">
        <w:rPr>
          <w:rFonts w:eastAsia="MS Mincho"/>
          <w:lang w:eastAsia="ja-JP"/>
        </w:rPr>
        <w:t xml:space="preserve"> change to DOWN in Figure C.3-1). The application will usually take corresponding actions for handling such situations of unavailable communication services. For instance, it will commence an emergency shutdown. Note that this does not imply that the target application is </w:t>
      </w:r>
      <w:r w:rsidR="004B4609" w:rsidRPr="00457CAE">
        <w:rPr>
          <w:rFonts w:eastAsia="MS Mincho"/>
          <w:lang w:eastAsia="ja-JP"/>
        </w:rPr>
        <w:t>"</w:t>
      </w:r>
      <w:r w:rsidR="00B03641" w:rsidRPr="00457CAE">
        <w:rPr>
          <w:rFonts w:eastAsia="MS Mincho"/>
          <w:lang w:eastAsia="ja-JP"/>
        </w:rPr>
        <w:t>shut off</w:t>
      </w:r>
      <w:r w:rsidR="004B4609" w:rsidRPr="00457CAE">
        <w:rPr>
          <w:rFonts w:eastAsia="MS Mincho"/>
          <w:lang w:eastAsia="ja-JP"/>
        </w:rPr>
        <w:t>"</w:t>
      </w:r>
      <w:r w:rsidR="00B03641" w:rsidRPr="00457CAE">
        <w:rPr>
          <w:rFonts w:eastAsia="MS Mincho"/>
          <w:lang w:eastAsia="ja-JP"/>
        </w:rPr>
        <w:t xml:space="preserve">; rather it transitions into a pre-defined state, e.g. a safe state. </w:t>
      </w:r>
      <w:r w:rsidR="004B4609" w:rsidRPr="00457CAE">
        <w:t>In the safe state</w:t>
      </w:r>
      <w:r w:rsidR="00B03641" w:rsidRPr="00457CAE">
        <w:rPr>
          <w:rFonts w:eastAsia="MS Mincho"/>
          <w:lang w:eastAsia="ja-JP"/>
        </w:rPr>
        <w:t xml:space="preserve">, the target application </w:t>
      </w:r>
      <w:r w:rsidR="004B4609" w:rsidRPr="00457CAE">
        <w:t xml:space="preserve">might </w:t>
      </w:r>
      <w:r w:rsidR="00B03641" w:rsidRPr="00457CAE">
        <w:rPr>
          <w:rFonts w:eastAsia="MS Mincho"/>
          <w:lang w:eastAsia="ja-JP"/>
        </w:rPr>
        <w:t xml:space="preserve">still listen to incoming packets or may try to send messages to the source application. </w:t>
      </w:r>
    </w:p>
    <w:p w14:paraId="0C4B03D7" w14:textId="77777777" w:rsidR="00B03641" w:rsidRPr="00457CAE" w:rsidRDefault="004B4609" w:rsidP="00903D1E">
      <w:pPr>
        <w:pStyle w:val="B1"/>
        <w:rPr>
          <w:rFonts w:eastAsia="MS Mincho"/>
          <w:lang w:eastAsia="ja-JP"/>
        </w:rPr>
      </w:pPr>
      <w:r w:rsidRPr="00457CAE">
        <w:rPr>
          <w:rFonts w:eastAsia="MS Mincho"/>
          <w:lang w:eastAsia="ja-JP"/>
        </w:rPr>
        <w:t>d)</w:t>
      </w:r>
      <w:r w:rsidRPr="00457CAE">
        <w:rPr>
          <w:rFonts w:eastAsia="MS Mincho"/>
          <w:lang w:eastAsia="ja-JP"/>
        </w:rPr>
        <w:tab/>
      </w:r>
      <w:r w:rsidR="00B03641" w:rsidRPr="00457CAE">
        <w:rPr>
          <w:rFonts w:eastAsia="MS Mincho"/>
          <w:lang w:eastAsia="ja-JP"/>
        </w:rPr>
        <w:t xml:space="preserve">Once the </w:t>
      </w:r>
      <w:r w:rsidR="000B49E5">
        <w:rPr>
          <w:rFonts w:eastAsia="MS Mincho"/>
          <w:lang w:eastAsia="ja-JP"/>
        </w:rPr>
        <w:t>logical communication link status</w:t>
      </w:r>
      <w:r w:rsidR="000B49E5" w:rsidRPr="00457CAE">
        <w:rPr>
          <w:rFonts w:eastAsia="MS Mincho"/>
          <w:lang w:eastAsia="ja-JP"/>
        </w:rPr>
        <w:t xml:space="preserve"> </w:t>
      </w:r>
      <w:r w:rsidR="00B03641" w:rsidRPr="00457CAE">
        <w:rPr>
          <w:rFonts w:eastAsia="MS Mincho"/>
          <w:lang w:eastAsia="ja-JP"/>
        </w:rPr>
        <w:t>is in the up state again (blue line in Figure C.3-1 changes to UP), the communication service state as perceived by the target application will change to the up state. The communication service is thus again perceived as available (</w:t>
      </w:r>
      <w:r w:rsidR="000B49E5">
        <w:rPr>
          <w:rFonts w:eastAsia="MS Mincho"/>
          <w:lang w:eastAsia="ja-JP"/>
        </w:rPr>
        <w:t>violet</w:t>
      </w:r>
      <w:r w:rsidR="000B49E5" w:rsidRPr="00457CAE">
        <w:rPr>
          <w:rFonts w:eastAsia="MS Mincho"/>
          <w:lang w:eastAsia="ja-JP"/>
        </w:rPr>
        <w:t xml:space="preserve"> </w:t>
      </w:r>
      <w:r w:rsidR="00B03641" w:rsidRPr="00457CAE">
        <w:rPr>
          <w:rFonts w:eastAsia="MS Mincho"/>
          <w:lang w:eastAsia="ja-JP"/>
        </w:rPr>
        <w:t>line changes to UP in Figure C.3-1). The state of the application, however, depends on the counter measures taken by the application. The application might stay in down state if it is in a safe state due to an emergency shutdown. Or, the application may do a recovery and change to up state again.</w:t>
      </w:r>
      <w:r w:rsidR="000B49E5">
        <w:rPr>
          <w:rFonts w:eastAsia="MS Mincho"/>
          <w:lang w:eastAsia="ja-JP"/>
        </w:rPr>
        <w:t xml:space="preserve"> </w:t>
      </w:r>
      <w:r w:rsidR="000B49E5" w:rsidRPr="00103AFA">
        <w:rPr>
          <w:rFonts w:eastAsia="MS Mincho"/>
          <w:lang w:eastAsia="ja-JP"/>
        </w:rPr>
        <w:t xml:space="preserve">The time needed for the application to </w:t>
      </w:r>
      <w:r w:rsidR="000B49E5">
        <w:rPr>
          <w:rFonts w:eastAsia="MS Mincho"/>
          <w:lang w:eastAsia="ja-JP"/>
        </w:rPr>
        <w:t>return</w:t>
      </w:r>
      <w:r w:rsidR="000B49E5" w:rsidRPr="00103AFA">
        <w:rPr>
          <w:rFonts w:eastAsia="MS Mincho"/>
          <w:lang w:eastAsia="ja-JP"/>
        </w:rPr>
        <w:t xml:space="preserve"> to </w:t>
      </w:r>
      <w:r w:rsidR="000B49E5">
        <w:rPr>
          <w:rFonts w:eastAsia="MS Mincho"/>
          <w:lang w:eastAsia="ja-JP"/>
        </w:rPr>
        <w:t xml:space="preserve">the </w:t>
      </w:r>
      <w:r w:rsidR="000B49E5" w:rsidRPr="00103AFA">
        <w:rPr>
          <w:rFonts w:eastAsia="MS Mincho"/>
          <w:lang w:eastAsia="ja-JP"/>
        </w:rPr>
        <w:t>up state after the communication service is restored is shown as “</w:t>
      </w:r>
      <w:r w:rsidR="000B49E5">
        <w:rPr>
          <w:rFonts w:eastAsia="MS Mincho"/>
          <w:lang w:eastAsia="ja-JP"/>
        </w:rPr>
        <w:t>A</w:t>
      </w:r>
      <w:r w:rsidR="000B49E5" w:rsidRPr="00103AFA">
        <w:rPr>
          <w:rFonts w:eastAsia="MS Mincho"/>
          <w:lang w:eastAsia="ja-JP"/>
        </w:rPr>
        <w:t>pplication recovery time” in Figure C.3-1.</w:t>
      </w:r>
    </w:p>
    <w:p w14:paraId="34DF12FE" w14:textId="77777777" w:rsidR="00B03641" w:rsidRPr="00457CAE" w:rsidRDefault="004B4609" w:rsidP="00B03641">
      <w:pPr>
        <w:rPr>
          <w:rFonts w:eastAsia="MS Mincho"/>
          <w:lang w:eastAsia="ja-JP"/>
        </w:rPr>
      </w:pPr>
      <w:r w:rsidRPr="00457CAE">
        <w:t xml:space="preserve">The availability of the communication service is calculated using the </w:t>
      </w:r>
      <w:r w:rsidR="000B49E5">
        <w:t xml:space="preserve">accumulated </w:t>
      </w:r>
      <w:r w:rsidRPr="00457CAE">
        <w:t xml:space="preserve">down time. </w:t>
      </w:r>
      <w:r w:rsidR="00B03641" w:rsidRPr="00457CAE">
        <w:rPr>
          <w:rFonts w:eastAsia="MS Mincho"/>
          <w:lang w:eastAsia="ja-JP"/>
        </w:rPr>
        <w:t xml:space="preserve">For instance, in case the communication service is expected to run for a time </w:t>
      </w:r>
      <w:r w:rsidR="00B03641" w:rsidRPr="00457CAE">
        <w:rPr>
          <w:rFonts w:eastAsia="MS Mincho"/>
          <w:i/>
          <w:lang w:eastAsia="ja-JP"/>
        </w:rPr>
        <w:t>T</w:t>
      </w:r>
      <w:r w:rsidR="00B03641" w:rsidRPr="00457CAE">
        <w:rPr>
          <w:rFonts w:eastAsia="MS Mincho"/>
          <w:lang w:eastAsia="ja-JP"/>
        </w:rPr>
        <w:t xml:space="preserve">, the unavailability </w:t>
      </w:r>
      <w:r w:rsidR="00B03641" w:rsidRPr="00457CAE">
        <w:rPr>
          <w:rFonts w:eastAsia="MS Mincho"/>
          <w:i/>
          <w:lang w:eastAsia="ja-JP"/>
        </w:rPr>
        <w:t>U</w:t>
      </w:r>
      <w:r w:rsidR="00B03641" w:rsidRPr="00457CAE">
        <w:rPr>
          <w:rFonts w:eastAsia="MS Mincho"/>
          <w:lang w:eastAsia="ja-JP"/>
        </w:rPr>
        <w:t xml:space="preserve"> of the communication service can be calculated as</w:t>
      </w:r>
    </w:p>
    <w:p w14:paraId="6CE8637A" w14:textId="2E374DE0" w:rsidR="00B03641" w:rsidRPr="00746C5E" w:rsidRDefault="00746C5E" w:rsidP="00B03641">
      <w:pPr>
        <w:rPr>
          <w:rFonts w:eastAsia="MS Mincho"/>
          <w:lang w:eastAsia="ja-JP"/>
        </w:rPr>
      </w:pPr>
      <m:oMathPara>
        <m:oMath>
          <m:r>
            <w:ins w:id="400" w:author="Joachim W. Walewski" w:date="2018-08-10T23:17:00Z">
              <w:rPr>
                <w:rFonts w:ascii="Cambria Math" w:eastAsia="Calibri" w:hAnsi="Cambria Math"/>
                <w:sz w:val="22"/>
                <w:szCs w:val="22"/>
                <w:lang w:val="en-US"/>
              </w:rPr>
              <m:t>U=</m:t>
            </w:ins>
          </m:r>
          <m:f>
            <m:fPr>
              <m:ctrlPr>
                <w:ins w:id="401" w:author="Joachim W. Walewski" w:date="2018-08-10T23:17:00Z">
                  <w:rPr>
                    <w:rFonts w:ascii="Cambria Math" w:eastAsia="Calibri" w:hAnsi="Cambria Math"/>
                    <w:i/>
                    <w:sz w:val="22"/>
                    <w:szCs w:val="22"/>
                    <w:lang w:val="en-US"/>
                  </w:rPr>
                </w:ins>
              </m:ctrlPr>
            </m:fPr>
            <m:num>
              <m:nary>
                <m:naryPr>
                  <m:chr m:val="∑"/>
                  <m:limLoc m:val="subSup"/>
                  <m:supHide m:val="1"/>
                  <m:ctrlPr>
                    <w:ins w:id="402" w:author="Joachim W. Walewski" w:date="2018-08-10T23:17:00Z">
                      <w:rPr>
                        <w:rFonts w:ascii="Cambria Math" w:eastAsia="Calibri" w:hAnsi="Cambria Math"/>
                        <w:i/>
                        <w:sz w:val="22"/>
                        <w:szCs w:val="22"/>
                        <w:lang w:val="en-US"/>
                      </w:rPr>
                    </w:ins>
                  </m:ctrlPr>
                </m:naryPr>
                <m:sub>
                  <m:r>
                    <w:ins w:id="403" w:author="Joachim W. Walewski" w:date="2018-08-10T23:17:00Z">
                      <w:rPr>
                        <w:rFonts w:ascii="Cambria Math" w:eastAsia="Calibri" w:hAnsi="Cambria Math"/>
                        <w:sz w:val="22"/>
                        <w:szCs w:val="22"/>
                        <w:lang w:val="en-US"/>
                      </w:rPr>
                      <m:t>i</m:t>
                    </w:ins>
                  </m:r>
                </m:sub>
                <m:sup/>
                <m:e>
                  <m:sSub>
                    <m:sSubPr>
                      <m:ctrlPr>
                        <w:ins w:id="404" w:author="Joachim W. Walewski" w:date="2018-08-10T23:17:00Z">
                          <w:rPr>
                            <w:rFonts w:ascii="Cambria Math" w:eastAsia="Calibri" w:hAnsi="Cambria Math"/>
                            <w:i/>
                            <w:sz w:val="22"/>
                            <w:szCs w:val="22"/>
                            <w:lang w:val="en-US"/>
                          </w:rPr>
                        </w:ins>
                      </m:ctrlPr>
                    </m:sSubPr>
                    <m:e>
                      <m:r>
                        <w:ins w:id="405" w:author="Joachim W. Walewski" w:date="2018-08-10T23:17:00Z">
                          <w:rPr>
                            <w:rFonts w:ascii="Cambria Math" w:eastAsia="Calibri" w:hAnsi="Cambria Math"/>
                            <w:sz w:val="22"/>
                            <w:szCs w:val="22"/>
                            <w:lang w:val="en-US"/>
                          </w:rPr>
                          <m:t>∆t</m:t>
                        </w:ins>
                      </m:r>
                    </m:e>
                    <m:sub>
                      <m:r>
                        <w:ins w:id="406" w:author="Joachim W. Walewski" w:date="2018-08-10T23:17:00Z">
                          <w:rPr>
                            <w:rFonts w:ascii="Cambria Math" w:eastAsia="Calibri" w:hAnsi="Cambria Math"/>
                            <w:sz w:val="22"/>
                            <w:szCs w:val="22"/>
                            <w:lang w:val="en-US"/>
                          </w:rPr>
                          <m:t>i</m:t>
                        </w:ins>
                      </m:r>
                    </m:sub>
                  </m:sSub>
                </m:e>
              </m:nary>
            </m:num>
            <m:den>
              <m:r>
                <w:ins w:id="407" w:author="Joachim W. Walewski" w:date="2018-08-10T23:17:00Z">
                  <w:rPr>
                    <w:rFonts w:ascii="Cambria Math" w:eastAsia="Calibri" w:hAnsi="Cambria Math"/>
                    <w:sz w:val="22"/>
                    <w:szCs w:val="22"/>
                    <w:lang w:val="en-US"/>
                  </w:rPr>
                  <m:t>T</m:t>
                </w:ins>
              </m:r>
            </m:den>
          </m:f>
        </m:oMath>
      </m:oMathPara>
    </w:p>
    <w:p w14:paraId="2A3D2AEB" w14:textId="77777777" w:rsidR="004B4609" w:rsidRPr="00457CAE" w:rsidRDefault="00B03641" w:rsidP="00B03641">
      <w:pPr>
        <w:rPr>
          <w:rFonts w:eastAsia="MS Mincho"/>
          <w:lang w:eastAsia="ja-JP"/>
        </w:rPr>
      </w:pPr>
      <w:r w:rsidRPr="00457CAE">
        <w:rPr>
          <w:rFonts w:eastAsia="MS Mincho"/>
          <w:lang w:eastAsia="ja-JP"/>
        </w:rPr>
        <w:t>Where Δ</w:t>
      </w:r>
      <w:r w:rsidRPr="00457CAE">
        <w:rPr>
          <w:rFonts w:eastAsia="MS Mincho"/>
          <w:i/>
          <w:lang w:eastAsia="ja-JP"/>
        </w:rPr>
        <w:t>t</w:t>
      </w:r>
      <w:r w:rsidRPr="00457CAE">
        <w:rPr>
          <w:rFonts w:eastAsia="MS Mincho"/>
          <w:i/>
          <w:vertAlign w:val="subscript"/>
          <w:lang w:eastAsia="ja-JP"/>
        </w:rPr>
        <w:t>i</w:t>
      </w:r>
      <w:r w:rsidRPr="00457CAE">
        <w:rPr>
          <w:rFonts w:eastAsia="MS Mincho"/>
          <w:i/>
          <w:lang w:eastAsia="ja-JP"/>
        </w:rPr>
        <w:t xml:space="preserve"> </w:t>
      </w:r>
      <w:r w:rsidRPr="00457CAE">
        <w:rPr>
          <w:rFonts w:eastAsia="MS Mincho"/>
          <w:lang w:eastAsia="ja-JP"/>
        </w:rPr>
        <w:t xml:space="preserve">is the length of the </w:t>
      </w:r>
      <w:r w:rsidRPr="00457CAE">
        <w:rPr>
          <w:rFonts w:eastAsia="MS Mincho"/>
          <w:i/>
          <w:lang w:eastAsia="ja-JP"/>
        </w:rPr>
        <w:t>i</w:t>
      </w:r>
      <w:r w:rsidRPr="00457CAE">
        <w:rPr>
          <w:rFonts w:eastAsia="MS Mincho"/>
          <w:lang w:eastAsia="ja-JP"/>
        </w:rPr>
        <w:t xml:space="preserve">-th downtime interval </w:t>
      </w:r>
      <w:r w:rsidR="000B49E5">
        <w:rPr>
          <w:rFonts w:eastAsia="MS Mincho"/>
          <w:lang w:eastAsia="ja-JP"/>
        </w:rPr>
        <w:t xml:space="preserve">of the communication service </w:t>
      </w:r>
      <w:r w:rsidRPr="00457CAE">
        <w:rPr>
          <w:rFonts w:eastAsia="MS Mincho"/>
          <w:lang w:eastAsia="ja-JP"/>
        </w:rPr>
        <w:t xml:space="preserve">within the time period </w:t>
      </w:r>
      <w:r w:rsidRPr="00457CAE">
        <w:rPr>
          <w:rFonts w:eastAsia="MS Mincho"/>
          <w:i/>
          <w:lang w:eastAsia="ja-JP"/>
        </w:rPr>
        <w:t xml:space="preserve">T. </w:t>
      </w:r>
      <w:r w:rsidRPr="00457CAE">
        <w:rPr>
          <w:rFonts w:eastAsia="MS Mincho"/>
          <w:lang w:eastAsia="ja-JP"/>
        </w:rPr>
        <w:t xml:space="preserve">The communication service availability </w:t>
      </w:r>
      <w:r w:rsidRPr="00457CAE">
        <w:rPr>
          <w:rFonts w:eastAsia="MS Mincho"/>
          <w:i/>
          <w:lang w:eastAsia="ja-JP"/>
        </w:rPr>
        <w:t xml:space="preserve">A </w:t>
      </w:r>
      <w:r w:rsidRPr="00457CAE">
        <w:rPr>
          <w:rFonts w:eastAsia="MS Mincho"/>
          <w:lang w:eastAsia="ja-JP"/>
        </w:rPr>
        <w:t xml:space="preserve">can then be calculated as </w:t>
      </w:r>
    </w:p>
    <w:p w14:paraId="07A44CEB" w14:textId="77777777" w:rsidR="00B03641" w:rsidRPr="00457CAE" w:rsidRDefault="00B03641" w:rsidP="00B03641">
      <w:pPr>
        <w:rPr>
          <w:rFonts w:eastAsia="MS Mincho"/>
          <w:lang w:eastAsia="ja-JP"/>
        </w:rPr>
      </w:pPr>
      <w:r w:rsidRPr="00457CAE">
        <w:rPr>
          <w:rFonts w:eastAsia="MS Mincho"/>
          <w:i/>
          <w:lang w:eastAsia="ja-JP"/>
        </w:rPr>
        <w:t>A = </w:t>
      </w:r>
      <w:r w:rsidRPr="00457CAE">
        <w:rPr>
          <w:rFonts w:eastAsia="MS Mincho"/>
          <w:lang w:eastAsia="ja-JP"/>
        </w:rPr>
        <w:t>1–</w:t>
      </w:r>
      <w:r w:rsidRPr="00457CAE">
        <w:rPr>
          <w:rFonts w:eastAsia="MS Mincho"/>
          <w:i/>
          <w:lang w:eastAsia="ja-JP"/>
        </w:rPr>
        <w:t>U.</w:t>
      </w:r>
      <w:r w:rsidRPr="00457CAE">
        <w:rPr>
          <w:rFonts w:eastAsia="MS Mincho"/>
          <w:lang w:eastAsia="ja-JP"/>
        </w:rPr>
        <w:t xml:space="preserve"> </w:t>
      </w:r>
    </w:p>
    <w:p w14:paraId="45279B27" w14:textId="77777777" w:rsidR="00B03641" w:rsidRPr="00457CAE" w:rsidRDefault="00B03641" w:rsidP="00DF3B60">
      <w:pPr>
        <w:pStyle w:val="Heading1"/>
      </w:pPr>
      <w:bookmarkStart w:id="408" w:name="_Toc45387415"/>
      <w:bookmarkStart w:id="409" w:name="_Toc146301619"/>
      <w:r w:rsidRPr="00457CAE">
        <w:t>C</w:t>
      </w:r>
      <w:r w:rsidR="001C613D" w:rsidRPr="00457CAE">
        <w:t>.</w:t>
      </w:r>
      <w:r w:rsidRPr="00457CAE">
        <w:t>4</w:t>
      </w:r>
      <w:r w:rsidR="004B4609" w:rsidRPr="00457CAE">
        <w:tab/>
      </w:r>
      <w:r w:rsidRPr="00457CAE">
        <w:t>Timeliness as an attribute for timing accuracy</w:t>
      </w:r>
      <w:bookmarkEnd w:id="408"/>
      <w:bookmarkEnd w:id="409"/>
    </w:p>
    <w:p w14:paraId="1B780176" w14:textId="77777777" w:rsidR="00B03641" w:rsidRPr="00457CAE" w:rsidRDefault="00B03641" w:rsidP="00DF3B60">
      <w:pPr>
        <w:pStyle w:val="Heading2"/>
      </w:pPr>
      <w:bookmarkStart w:id="410" w:name="_Toc45387416"/>
      <w:bookmarkStart w:id="411" w:name="_Toc146301620"/>
      <w:r w:rsidRPr="00457CAE">
        <w:t>C</w:t>
      </w:r>
      <w:r w:rsidR="001C613D" w:rsidRPr="00457CAE">
        <w:t>.</w:t>
      </w:r>
      <w:r w:rsidRPr="00457CAE">
        <w:t>4.1</w:t>
      </w:r>
      <w:r w:rsidRPr="00457CAE">
        <w:tab/>
        <w:t>Overview</w:t>
      </w:r>
      <w:bookmarkEnd w:id="410"/>
      <w:bookmarkEnd w:id="411"/>
    </w:p>
    <w:p w14:paraId="65DCBA9F" w14:textId="77777777" w:rsidR="00B03641" w:rsidRPr="00457CAE" w:rsidRDefault="00B03641" w:rsidP="00B03641">
      <w:pPr>
        <w:rPr>
          <w:i/>
        </w:rPr>
      </w:pPr>
      <w:r w:rsidRPr="00457CAE">
        <w:t xml:space="preserve">There are several time parameters in dependability assessment. A required value is specified for every time parameter. This value can be a maximum, mean, modal, minimum etc. </w:t>
      </w:r>
      <w:r w:rsidR="00325EA8" w:rsidRPr="00457CAE">
        <w:t xml:space="preserve">Typically, there </w:t>
      </w:r>
      <w:r w:rsidRPr="00457CAE">
        <w:t>is a deviation from the desired value to the actual value. Jitter is often used to characterise this variation. Since jitter generally is used for characterising the behaviour of a measured parameter, for instance the scatter of measured end-to-end latencies ("the world as it is"), it can be quite confusing to use it for formulating service performance requirements ("the world as we want it to be"). What is needed is a concept and related parameters that allow for formulating and talking about the end-to-end latency requirements in Clause 5 and Annex A.</w:t>
      </w:r>
    </w:p>
    <w:p w14:paraId="5FF04CC9" w14:textId="77777777" w:rsidR="00B03641" w:rsidRPr="00457CAE" w:rsidRDefault="00B03641" w:rsidP="00B03641">
      <w:r w:rsidRPr="00457CAE">
        <w:t>The most important attribute is timeliness. Timeliness can be formulated a permitted interval for the actual value of the time parameter. Accuracy, earliness and lateness describe the allowed deviation from a target value. Accuracy is the magnitude of deviation. It can be negative (early) or positive (tardy).</w:t>
      </w:r>
    </w:p>
    <w:p w14:paraId="20BEB1DC" w14:textId="77777777" w:rsidR="00B03641" w:rsidRPr="00457CAE" w:rsidRDefault="00B03641" w:rsidP="00DF3B60">
      <w:pPr>
        <w:pStyle w:val="Heading2"/>
      </w:pPr>
      <w:bookmarkStart w:id="412" w:name="_Toc45387417"/>
      <w:bookmarkStart w:id="413" w:name="_Toc146301621"/>
      <w:r w:rsidRPr="00457CAE">
        <w:t>C</w:t>
      </w:r>
      <w:r w:rsidR="001C613D" w:rsidRPr="00457CAE">
        <w:t>.</w:t>
      </w:r>
      <w:r w:rsidRPr="00457CAE">
        <w:t>4.2</w:t>
      </w:r>
      <w:r w:rsidRPr="00457CAE">
        <w:tab/>
        <w:t>Network latency requirement formulated by use of timeliness</w:t>
      </w:r>
      <w:bookmarkEnd w:id="412"/>
      <w:bookmarkEnd w:id="413"/>
    </w:p>
    <w:p w14:paraId="4EB9FB8B" w14:textId="77777777" w:rsidR="00B03641" w:rsidRPr="00457CAE" w:rsidRDefault="00B03641" w:rsidP="00B03641">
      <w:pPr>
        <w:rPr>
          <w:rFonts w:eastAsia="SimSun"/>
          <w:lang w:eastAsia="zh-CN"/>
        </w:rPr>
      </w:pPr>
      <w:r w:rsidRPr="00457CAE">
        <w:rPr>
          <w:lang w:eastAsia="ko-KR"/>
        </w:rPr>
        <w:t xml:space="preserve">In 5G networks, the end-to-end latency KPI is a critical KPI in order to ensure that the network can deliver the packet within a time limit specified by an application: not too early and not too late. </w:t>
      </w:r>
    </w:p>
    <w:p w14:paraId="4FF3ED4B" w14:textId="77777777" w:rsidR="00B03641" w:rsidRPr="00457CAE" w:rsidRDefault="00B03641" w:rsidP="00B03641">
      <w:r w:rsidRPr="00457CAE">
        <w:t xml:space="preserve">In cyber-physical automation, </w:t>
      </w:r>
      <w:r w:rsidRPr="00457CAE">
        <w:rPr>
          <w:rFonts w:eastAsia="SimSun"/>
        </w:rPr>
        <w:t xml:space="preserve">the arrival time of a specific packet should be strictly inside a prescribed time window. In other words, a strict time boundary applies: [minimum end-to-end latency, maximum end-to-end latency]. Otherwise, the transmission is erroneous. </w:t>
      </w:r>
      <w:r w:rsidRPr="00457CAE">
        <w:t xml:space="preserve">Although most use cases that require timely delivery only specify the maximum end-to-end latency, the minimum latency is also sometimes prescribed. In the latter case, a communication error occurs if the packet is delivered earlier than the minimum end-to-end latency. An example for a related application is putting labels at a specific location on moving objects, and the arrival of a message is interpreted as a trigger for this action. In other words, the application does not keep its own time, but interprets the message arrival as clock signal. Maximum and minimum end-to-end latency alone do not disclose which value is preferred, i.e. target value. The next three subclauses introduce concepts help with relating maximum end-to-end latency, minimum end-to-end latency, and target vale to each other. </w:t>
      </w:r>
    </w:p>
    <w:p w14:paraId="5BE3425E" w14:textId="77777777" w:rsidR="00B03641" w:rsidRPr="00457CAE" w:rsidRDefault="00B03641" w:rsidP="00DF3B60">
      <w:pPr>
        <w:pStyle w:val="Heading2"/>
      </w:pPr>
      <w:bookmarkStart w:id="414" w:name="_Toc45387418"/>
      <w:bookmarkStart w:id="415" w:name="_Toc146301622"/>
      <w:r w:rsidRPr="00457CAE">
        <w:t>C.4.3</w:t>
      </w:r>
      <w:r w:rsidRPr="00457CAE">
        <w:tab/>
        <w:t>Timeliness</w:t>
      </w:r>
      <w:bookmarkEnd w:id="414"/>
      <w:bookmarkEnd w:id="415"/>
    </w:p>
    <w:p w14:paraId="3875EE1C" w14:textId="77777777" w:rsidR="00B03641" w:rsidRPr="00457CAE" w:rsidRDefault="00B03641" w:rsidP="00B03641">
      <w:r w:rsidRPr="00457CAE">
        <w:t>Timeliness is described by a time interval (see</w:t>
      </w:r>
      <w:r w:rsidR="004B4609" w:rsidRPr="00457CAE">
        <w:t xml:space="preserve"> </w:t>
      </w:r>
      <w:r w:rsidR="004B4609" w:rsidRPr="00457CAE">
        <w:rPr>
          <w:lang w:eastAsia="en-US"/>
        </w:rPr>
        <w:t>Figure C.4.3-1</w:t>
      </w:r>
      <w:r w:rsidRPr="00457CAE">
        <w:t>). The interval is restricted by a lower bound (</w:t>
      </w:r>
      <w:r w:rsidRPr="00457CAE">
        <w:rPr>
          <w:i/>
        </w:rPr>
        <w:t>t</w:t>
      </w:r>
      <w:r w:rsidRPr="00457CAE">
        <w:rPr>
          <w:vertAlign w:val="subscript"/>
        </w:rPr>
        <w:t>LB</w:t>
      </w:r>
      <w:r w:rsidRPr="00457CAE">
        <w:t>) and an upper bound (</w:t>
      </w:r>
      <w:r w:rsidRPr="00457CAE">
        <w:rPr>
          <w:i/>
        </w:rPr>
        <w:t>t</w:t>
      </w:r>
      <w:r w:rsidRPr="00457CAE">
        <w:rPr>
          <w:vertAlign w:val="subscript"/>
        </w:rPr>
        <w:t>UB</w:t>
      </w:r>
      <w:r w:rsidRPr="00457CAE">
        <w:t xml:space="preserve">). This interval contains all values </w:t>
      </w:r>
      <w:r w:rsidRPr="00457CAE">
        <w:rPr>
          <w:i/>
        </w:rPr>
        <w:t>t</w:t>
      </w:r>
      <w:r w:rsidRPr="00457CAE">
        <w:rPr>
          <w:vertAlign w:val="subscript"/>
        </w:rPr>
        <w:t>A</w:t>
      </w:r>
      <w:r w:rsidRPr="00457CAE">
        <w:t xml:space="preserve"> that are within an accepted "distance" to the target value </w:t>
      </w:r>
      <w:r w:rsidRPr="00457CAE">
        <w:rPr>
          <w:i/>
        </w:rPr>
        <w:t>t</w:t>
      </w:r>
      <w:r w:rsidRPr="00457CAE">
        <w:rPr>
          <w:vertAlign w:val="subscript"/>
        </w:rPr>
        <w:t>R</w:t>
      </w:r>
      <w:r w:rsidRPr="00457CAE">
        <w:t xml:space="preserve">. </w:t>
      </w:r>
    </w:p>
    <w:p w14:paraId="1F3C7979" w14:textId="4D0CF418" w:rsidR="00B03641" w:rsidRPr="00457CAE" w:rsidRDefault="00746C5E" w:rsidP="005256C2">
      <w:pPr>
        <w:pStyle w:val="TH"/>
      </w:pPr>
      <w:bookmarkStart w:id="416" w:name="_Ref504141469"/>
      <w:r w:rsidRPr="00457CAE">
        <w:rPr>
          <w:noProof/>
          <w:lang w:val="de-DE"/>
        </w:rPr>
        <w:drawing>
          <wp:inline distT="0" distB="0" distL="0" distR="0" wp14:anchorId="1AB353A9" wp14:editId="7D7D5AAF">
            <wp:extent cx="4836795" cy="2543175"/>
            <wp:effectExtent l="0" t="0" r="0" b="0"/>
            <wp:docPr id="20" name="Diagramm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0CCD81" w14:textId="77777777" w:rsidR="00B03641" w:rsidRPr="00457CAE" w:rsidRDefault="00B03641" w:rsidP="00B03641">
      <w:pPr>
        <w:pStyle w:val="TF"/>
      </w:pPr>
      <w:r w:rsidRPr="00457CAE">
        <w:t>Figure </w:t>
      </w:r>
      <w:bookmarkEnd w:id="416"/>
      <w:r w:rsidRPr="00457CAE">
        <w:t xml:space="preserve">C.4.3-1: Timeliness function </w:t>
      </w:r>
    </w:p>
    <w:p w14:paraId="7C34B0B1" w14:textId="77777777" w:rsidR="00B03641" w:rsidRPr="00457CAE" w:rsidRDefault="00B03641" w:rsidP="00B03641">
      <w:r w:rsidRPr="00457CAE">
        <w:t xml:space="preserve">A message reception is considered in time, if it is received within the timeliness interval. If it is received outside the timeliness interval, the message reception is considered invalid. This is related to the communication error "unacceptable deviation from target end-to-end latency" (see Subclause B.6). In other words, maximum end-to-end latency = </w:t>
      </w:r>
      <w:r w:rsidRPr="00457CAE">
        <w:rPr>
          <w:i/>
        </w:rPr>
        <w:t>t</w:t>
      </w:r>
      <w:r w:rsidRPr="00457CAE">
        <w:rPr>
          <w:vertAlign w:val="subscript"/>
        </w:rPr>
        <w:t>UB</w:t>
      </w:r>
      <w:r w:rsidRPr="00457CAE">
        <w:t xml:space="preserve"> and minimum end-to-end latency = </w:t>
      </w:r>
      <w:r w:rsidRPr="00457CAE">
        <w:rPr>
          <w:i/>
        </w:rPr>
        <w:t>t</w:t>
      </w:r>
      <w:r w:rsidRPr="00457CAE">
        <w:rPr>
          <w:vertAlign w:val="subscript"/>
        </w:rPr>
        <w:t>LB</w:t>
      </w:r>
      <w:r w:rsidRPr="00457CAE">
        <w:t>.</w:t>
      </w:r>
    </w:p>
    <w:p w14:paraId="0C6B669F" w14:textId="77777777" w:rsidR="00B03641" w:rsidRPr="00457CAE" w:rsidRDefault="00B03641" w:rsidP="00B03641">
      <w:r w:rsidRPr="00457CAE">
        <w:t>Timeliness is related to deviation (see Subclause C.</w:t>
      </w:r>
      <w:r w:rsidR="00CE189F" w:rsidRPr="00457CAE">
        <w:t>4</w:t>
      </w:r>
      <w:r w:rsidRPr="00457CAE">
        <w:t xml:space="preserve">.4), the lower bound </w:t>
      </w:r>
      <w:r w:rsidRPr="00457CAE">
        <w:rPr>
          <w:i/>
        </w:rPr>
        <w:t>t</w:t>
      </w:r>
      <w:r w:rsidRPr="00457CAE">
        <w:rPr>
          <w:vertAlign w:val="subscript"/>
        </w:rPr>
        <w:t>LB</w:t>
      </w:r>
      <w:r w:rsidRPr="00457CAE">
        <w:t xml:space="preserve"> is related to earliness (see </w:t>
      </w:r>
      <w:r w:rsidR="00CE189F" w:rsidRPr="00457CAE">
        <w:t xml:space="preserve">Subclause </w:t>
      </w:r>
      <w:r w:rsidRPr="00457CAE">
        <w:t>C.</w:t>
      </w:r>
      <w:r w:rsidR="00CE189F" w:rsidRPr="00457CAE">
        <w:t>4</w:t>
      </w:r>
      <w:r w:rsidRPr="00457CAE">
        <w:t xml:space="preserve">.5), and the upper bound </w:t>
      </w:r>
      <w:r w:rsidRPr="00457CAE">
        <w:rPr>
          <w:i/>
        </w:rPr>
        <w:t>t</w:t>
      </w:r>
      <w:r w:rsidRPr="00457CAE">
        <w:rPr>
          <w:vertAlign w:val="subscript"/>
        </w:rPr>
        <w:t>UB</w:t>
      </w:r>
      <w:r w:rsidRPr="00457CAE">
        <w:t xml:space="preserve"> is related to lateness (see </w:t>
      </w:r>
      <w:r w:rsidR="00CE189F" w:rsidRPr="00457CAE">
        <w:t xml:space="preserve">Subclause </w:t>
      </w:r>
      <w:r w:rsidRPr="00457CAE">
        <w:t>C.</w:t>
      </w:r>
      <w:r w:rsidR="00CE189F" w:rsidRPr="00457CAE">
        <w:t>4</w:t>
      </w:r>
      <w:r w:rsidRPr="00457CAE">
        <w:t>.6).</w:t>
      </w:r>
    </w:p>
    <w:p w14:paraId="0F4CA008" w14:textId="77777777" w:rsidR="00B03641" w:rsidRPr="00457CAE" w:rsidRDefault="00B03641" w:rsidP="00DF3B60">
      <w:pPr>
        <w:pStyle w:val="Heading2"/>
      </w:pPr>
      <w:bookmarkStart w:id="417" w:name="_Ref519093754"/>
      <w:bookmarkStart w:id="418" w:name="_Toc45387419"/>
      <w:bookmarkStart w:id="419" w:name="_Toc146301623"/>
      <w:r w:rsidRPr="00457CAE">
        <w:t>C</w:t>
      </w:r>
      <w:r w:rsidR="001C613D" w:rsidRPr="00457CAE">
        <w:t>.</w:t>
      </w:r>
      <w:r w:rsidRPr="00457CAE">
        <w:t>4.4</w:t>
      </w:r>
      <w:r w:rsidRPr="00457CAE">
        <w:tab/>
      </w:r>
      <w:bookmarkEnd w:id="417"/>
      <w:r w:rsidRPr="00457CAE">
        <w:t>Deviation</w:t>
      </w:r>
      <w:bookmarkEnd w:id="418"/>
      <w:bookmarkEnd w:id="419"/>
    </w:p>
    <w:p w14:paraId="09A40436" w14:textId="77777777" w:rsidR="00B03641" w:rsidRPr="00457CAE" w:rsidRDefault="00B03641" w:rsidP="00B03641">
      <w:r w:rsidRPr="00457CAE">
        <w:t>The term deviation describes the discrepancy between an actual value (</w:t>
      </w:r>
      <w:r w:rsidRPr="00457CAE">
        <w:rPr>
          <w:i/>
        </w:rPr>
        <w:t>t</w:t>
      </w:r>
      <w:r w:rsidRPr="00457CAE">
        <w:rPr>
          <w:vertAlign w:val="subscript"/>
        </w:rPr>
        <w:t>A</w:t>
      </w:r>
      <w:r w:rsidRPr="00457CAE">
        <w:t>) and a target value (</w:t>
      </w:r>
      <w:r w:rsidRPr="00457CAE">
        <w:rPr>
          <w:i/>
        </w:rPr>
        <w:t>t</w:t>
      </w:r>
      <w:r w:rsidRPr="00457CAE">
        <w:rPr>
          <w:vertAlign w:val="subscript"/>
        </w:rPr>
        <w:t>R</w:t>
      </w:r>
      <w:r w:rsidRPr="00457CAE">
        <w:t xml:space="preserve">). </w:t>
      </w:r>
    </w:p>
    <w:p w14:paraId="74425305" w14:textId="77777777" w:rsidR="00B03641" w:rsidRPr="00457CAE" w:rsidRDefault="00B03641" w:rsidP="00B03641">
      <w:r w:rsidRPr="00457CAE">
        <w:t>Deviation(</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w:t>
      </w:r>
    </w:p>
    <w:p w14:paraId="2F77EAFE" w14:textId="77777777" w:rsidR="00B03641" w:rsidRPr="00457CAE" w:rsidRDefault="00CE189F" w:rsidP="00B03641">
      <w:r w:rsidRPr="00457CAE">
        <w:rPr>
          <w:lang w:eastAsia="en-US"/>
        </w:rPr>
        <w:t xml:space="preserve">Figure C.4.4-1 </w:t>
      </w:r>
      <w:r w:rsidR="00B03641" w:rsidRPr="00457CAE">
        <w:t>shows two examples. The target value is 10 time units (</w:t>
      </w:r>
      <w:r w:rsidR="00B03641" w:rsidRPr="00457CAE">
        <w:rPr>
          <w:i/>
        </w:rPr>
        <w:t>t</w:t>
      </w:r>
      <w:r w:rsidR="00B03641" w:rsidRPr="00457CAE">
        <w:rPr>
          <w:vertAlign w:val="subscript"/>
        </w:rPr>
        <w:t>R</w:t>
      </w:r>
      <w:r w:rsidR="00B03641" w:rsidRPr="00457CAE">
        <w:t> = 10) in both cases. In the first case (blue) the actual value measures 12 time units (</w:t>
      </w:r>
      <w:r w:rsidR="00B03641" w:rsidRPr="00457CAE">
        <w:rPr>
          <w:i/>
        </w:rPr>
        <w:t>t</w:t>
      </w:r>
      <w:r w:rsidR="00B03641" w:rsidRPr="00457CAE">
        <w:rPr>
          <w:vertAlign w:val="subscript"/>
        </w:rPr>
        <w:t>A</w:t>
      </w:r>
      <w:r w:rsidR="00B03641" w:rsidRPr="00457CAE">
        <w:t> = 12). The difference of both amounts to +2 time units, which means that the deviation is 2 time units [Accurracy(</w:t>
      </w:r>
      <w:r w:rsidR="00B03641" w:rsidRPr="00457CAE">
        <w:rPr>
          <w:i/>
        </w:rPr>
        <w:t>t</w:t>
      </w:r>
      <w:r w:rsidR="00B03641" w:rsidRPr="00457CAE">
        <w:rPr>
          <w:vertAlign w:val="subscript"/>
        </w:rPr>
        <w:t>A</w:t>
      </w:r>
      <w:r w:rsidR="00B03641" w:rsidRPr="00457CAE">
        <w:t>) = 2]. The second case (purple) shows the actual value as 9 time units (</w:t>
      </w:r>
      <w:r w:rsidR="00B03641" w:rsidRPr="00457CAE">
        <w:rPr>
          <w:i/>
        </w:rPr>
        <w:t>t</w:t>
      </w:r>
      <w:r w:rsidR="00B03641" w:rsidRPr="00457CAE">
        <w:rPr>
          <w:vertAlign w:val="subscript"/>
        </w:rPr>
        <w:t>A</w:t>
      </w:r>
      <w:r w:rsidR="00B03641" w:rsidRPr="00457CAE">
        <w:t> = 9). The difference of both amounts to -1 time unit, which means that the deviation is –1 time units [Accuracy(</w:t>
      </w:r>
      <w:r w:rsidR="00B03641" w:rsidRPr="00457CAE">
        <w:rPr>
          <w:i/>
        </w:rPr>
        <w:t>t</w:t>
      </w:r>
      <w:r w:rsidR="00B03641" w:rsidRPr="00457CAE">
        <w:rPr>
          <w:vertAlign w:val="subscript"/>
        </w:rPr>
        <w:t>A</w:t>
      </w:r>
      <w:r w:rsidR="00B03641" w:rsidRPr="00457CAE">
        <w:t xml:space="preserve">) = –1]. </w:t>
      </w:r>
    </w:p>
    <w:p w14:paraId="267ED5A3" w14:textId="77777777" w:rsidR="00B03641" w:rsidRPr="00457CAE" w:rsidRDefault="00B03641" w:rsidP="005256C2">
      <w:pPr>
        <w:pStyle w:val="TH"/>
      </w:pPr>
      <w:r w:rsidRPr="00457CAE">
        <w:object w:dxaOrig="3957" w:dyaOrig="846" w14:anchorId="6C9D373C">
          <v:shape id="_x0000_i1045" type="#_x0000_t75" style="width:396.75pt;height:84.75pt" o:ole="">
            <v:imagedata r:id="rId38" o:title=""/>
          </v:shape>
          <o:OLEObject Type="Embed" ProgID="PowerPoint.Slide.12" ShapeID="_x0000_i1045" DrawAspect="Content" ObjectID="_1770620863" r:id="rId39"/>
        </w:object>
      </w:r>
    </w:p>
    <w:p w14:paraId="6AD68D01" w14:textId="77777777" w:rsidR="00B03641" w:rsidRPr="00457CAE" w:rsidRDefault="00B03641" w:rsidP="00B03641">
      <w:pPr>
        <w:pStyle w:val="TF"/>
      </w:pPr>
      <w:bookmarkStart w:id="420" w:name="_Ref504141434"/>
      <w:r w:rsidRPr="00457CAE">
        <w:t>Figure </w:t>
      </w:r>
      <w:bookmarkEnd w:id="420"/>
      <w:r w:rsidRPr="00457CAE">
        <w:t>C</w:t>
      </w:r>
      <w:r w:rsidR="001C613D" w:rsidRPr="00457CAE">
        <w:rPr>
          <w:b w:val="0"/>
        </w:rPr>
        <w:t>.</w:t>
      </w:r>
      <w:r w:rsidRPr="00457CAE">
        <w:t xml:space="preserve">4.4-1: Examples for accuracy values </w:t>
      </w:r>
    </w:p>
    <w:p w14:paraId="43EC4172" w14:textId="77777777" w:rsidR="00B03641" w:rsidRPr="00457CAE" w:rsidRDefault="00CE189F" w:rsidP="00B03641">
      <w:r w:rsidRPr="00457CAE">
        <w:rPr>
          <w:lang w:eastAsia="en-US"/>
        </w:rPr>
        <w:t xml:space="preserve">Figure C.4.4-2 </w:t>
      </w:r>
      <w:r w:rsidR="00B03641" w:rsidRPr="00457CAE">
        <w:t>shows the deviation with respect to the target time (t). The following applies:</w:t>
      </w:r>
    </w:p>
    <w:p w14:paraId="59978369" w14:textId="77777777" w:rsidR="00B03641" w:rsidRPr="00457CAE" w:rsidRDefault="00B03641" w:rsidP="00B03641">
      <w:pPr>
        <w:pStyle w:val="EQ"/>
      </w:pPr>
      <w:r w:rsidRPr="00457CAE">
        <w:t>Deviation(</w:t>
      </w:r>
      <w:r w:rsidRPr="00457CAE">
        <w:rPr>
          <w:i/>
        </w:rPr>
        <w:t>t</w:t>
      </w:r>
      <w:r w:rsidRPr="00457CAE">
        <w:t xml:space="preserve">) &lt; 0 for </w:t>
      </w:r>
      <w:r w:rsidRPr="00457CAE">
        <w:rPr>
          <w:i/>
        </w:rPr>
        <w:t>t</w:t>
      </w:r>
      <w:r w:rsidRPr="00457CAE">
        <w:t xml:space="preserve"> &lt; </w:t>
      </w:r>
      <w:r w:rsidRPr="00457CAE">
        <w:rPr>
          <w:i/>
        </w:rPr>
        <w:t>t</w:t>
      </w:r>
      <w:r w:rsidRPr="00457CAE">
        <w:rPr>
          <w:vertAlign w:val="subscript"/>
        </w:rPr>
        <w:t>R</w:t>
      </w:r>
      <w:r w:rsidRPr="00457CAE">
        <w:t>; that is, the arrival is early.</w:t>
      </w:r>
    </w:p>
    <w:p w14:paraId="24993A8C" w14:textId="77777777" w:rsidR="00B03641" w:rsidRPr="00457CAE" w:rsidRDefault="00B03641" w:rsidP="00B03641">
      <w:pPr>
        <w:pStyle w:val="EQ"/>
      </w:pPr>
      <w:r w:rsidRPr="00457CAE">
        <w:t>Deviation(</w:t>
      </w:r>
      <w:r w:rsidRPr="00457CAE">
        <w:rPr>
          <w:i/>
        </w:rPr>
        <w:t>t</w:t>
      </w:r>
      <w:r w:rsidRPr="00457CAE">
        <w:t xml:space="preserve">) = 0 for </w:t>
      </w:r>
      <w:r w:rsidRPr="00457CAE">
        <w:rPr>
          <w:i/>
        </w:rPr>
        <w:t>t</w:t>
      </w:r>
      <w:r w:rsidRPr="00457CAE">
        <w:t xml:space="preserve"> = </w:t>
      </w:r>
      <w:r w:rsidRPr="00457CAE">
        <w:rPr>
          <w:i/>
        </w:rPr>
        <w:t>t</w:t>
      </w:r>
      <w:r w:rsidRPr="00457CAE">
        <w:rPr>
          <w:vertAlign w:val="subscript"/>
        </w:rPr>
        <w:t>R</w:t>
      </w:r>
      <w:r w:rsidRPr="00457CAE">
        <w:t>; that is, the arrival is as</w:t>
      </w:r>
      <w:r w:rsidR="00F641B7" w:rsidRPr="00457CAE">
        <w:t xml:space="preserve"> </w:t>
      </w:r>
      <w:r w:rsidRPr="00457CAE">
        <w:t>desired, i.e. on time.</w:t>
      </w:r>
    </w:p>
    <w:p w14:paraId="2567D9D0" w14:textId="77777777" w:rsidR="00B03641" w:rsidRPr="00457CAE" w:rsidRDefault="00B03641" w:rsidP="00B03641">
      <w:pPr>
        <w:pStyle w:val="EQ"/>
      </w:pPr>
      <w:r w:rsidRPr="00457CAE">
        <w:t>Deviation(</w:t>
      </w:r>
      <w:r w:rsidRPr="00457CAE">
        <w:rPr>
          <w:i/>
        </w:rPr>
        <w:t>t</w:t>
      </w:r>
      <w:r w:rsidRPr="00457CAE">
        <w:t xml:space="preserve">) &gt; 0 for </w:t>
      </w:r>
      <w:r w:rsidRPr="00457CAE">
        <w:rPr>
          <w:i/>
        </w:rPr>
        <w:t>t</w:t>
      </w:r>
      <w:r w:rsidRPr="00457CAE">
        <w:t xml:space="preserve"> &gt; </w:t>
      </w:r>
      <w:r w:rsidRPr="00457CAE">
        <w:rPr>
          <w:i/>
        </w:rPr>
        <w:t>t</w:t>
      </w:r>
      <w:r w:rsidRPr="00457CAE">
        <w:rPr>
          <w:vertAlign w:val="subscript"/>
        </w:rPr>
        <w:t>R</w:t>
      </w:r>
      <w:r w:rsidRPr="00457CAE">
        <w:t xml:space="preserve">; that is, the arrival is late (see also </w:t>
      </w:r>
      <w:r w:rsidR="00CE189F" w:rsidRPr="00457CAE">
        <w:t>C.</w:t>
      </w:r>
      <w:r w:rsidRPr="00457CAE">
        <w:t>4.</w:t>
      </w:r>
      <w:r w:rsidR="00CE189F" w:rsidRPr="00457CAE">
        <w:t>6</w:t>
      </w:r>
      <w:r w:rsidRPr="00457CAE">
        <w:t>)</w:t>
      </w:r>
    </w:p>
    <w:p w14:paraId="1C1BC8F2" w14:textId="6733435D" w:rsidR="00B03641" w:rsidRPr="00457CAE" w:rsidRDefault="00746C5E" w:rsidP="005256C2">
      <w:pPr>
        <w:pStyle w:val="TH"/>
      </w:pPr>
      <w:r w:rsidRPr="00457CAE">
        <w:rPr>
          <w:noProof/>
          <w:lang w:val="de-DE"/>
        </w:rPr>
        <w:drawing>
          <wp:inline distT="0" distB="0" distL="0" distR="0" wp14:anchorId="665CE584" wp14:editId="4E27C812">
            <wp:extent cx="3266440" cy="2305050"/>
            <wp:effectExtent l="0" t="0" r="0" b="0"/>
            <wp:docPr id="22" name="Diagramm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0F8B138" w14:textId="77777777" w:rsidR="00B03641" w:rsidRPr="00457CAE" w:rsidRDefault="00B03641" w:rsidP="00B03641">
      <w:pPr>
        <w:pStyle w:val="TF"/>
      </w:pPr>
      <w:bookmarkStart w:id="421" w:name="_Ref504141451"/>
      <w:r w:rsidRPr="00457CAE">
        <w:t>Figure </w:t>
      </w:r>
      <w:bookmarkEnd w:id="421"/>
      <w:r w:rsidRPr="00457CAE">
        <w:t>C</w:t>
      </w:r>
      <w:r w:rsidR="00F641B7" w:rsidRPr="00457CAE">
        <w:rPr>
          <w:b w:val="0"/>
        </w:rPr>
        <w:t>.</w:t>
      </w:r>
      <w:r w:rsidRPr="00457CAE">
        <w:t xml:space="preserve">4.4-2: Accuracy function </w:t>
      </w:r>
    </w:p>
    <w:p w14:paraId="0FB3B239" w14:textId="77777777" w:rsidR="00B03641" w:rsidRPr="00457CAE" w:rsidRDefault="00B03641" w:rsidP="00DF3B60">
      <w:pPr>
        <w:pStyle w:val="Heading2"/>
      </w:pPr>
      <w:bookmarkStart w:id="422" w:name="_Toc45387420"/>
      <w:bookmarkStart w:id="423" w:name="_Toc146301624"/>
      <w:r w:rsidRPr="00457CAE">
        <w:t>C</w:t>
      </w:r>
      <w:r w:rsidR="00F641B7" w:rsidRPr="00457CAE">
        <w:t>.</w:t>
      </w:r>
      <w:r w:rsidRPr="00457CAE">
        <w:t>4.5</w:t>
      </w:r>
      <w:r w:rsidRPr="00457CAE">
        <w:tab/>
        <w:t>Earliness</w:t>
      </w:r>
      <w:bookmarkEnd w:id="422"/>
      <w:bookmarkEnd w:id="423"/>
    </w:p>
    <w:p w14:paraId="7BC8F85D" w14:textId="77777777" w:rsidR="00B03641" w:rsidRPr="00457CAE" w:rsidRDefault="00B03641" w:rsidP="00B03641">
      <w:bookmarkStart w:id="424" w:name="_Ref443211292"/>
      <w:r w:rsidRPr="00457CAE">
        <w:t>Earliness describes how early the actual value is: earliness is greater than 0 if the actual value is less than the target value (see</w:t>
      </w:r>
      <w:r w:rsidR="00CE189F" w:rsidRPr="00457CAE">
        <w:rPr>
          <w:lang w:eastAsia="en-US"/>
        </w:rPr>
        <w:t xml:space="preserve"> Figure C.4.5-1</w:t>
      </w:r>
      <w:r w:rsidRPr="00457CAE">
        <w:t>). The following applies:</w:t>
      </w:r>
    </w:p>
    <w:p w14:paraId="67ED08CF"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 xml:space="preserve"> – </w:t>
      </w:r>
      <w:r w:rsidRPr="00457CAE">
        <w:rPr>
          <w:i/>
        </w:rPr>
        <w:t>t</w:t>
      </w:r>
      <w:r w:rsidRPr="00457CAE">
        <w:rPr>
          <w:vertAlign w:val="subscript"/>
        </w:rPr>
        <w:t>A</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&lt; </w:t>
      </w:r>
      <w:r w:rsidRPr="00457CAE">
        <w:rPr>
          <w:i/>
        </w:rPr>
        <w:t>t</w:t>
      </w:r>
      <w:r w:rsidRPr="00457CAE">
        <w:rPr>
          <w:vertAlign w:val="subscript"/>
        </w:rPr>
        <w:t>R;</w:t>
      </w:r>
    </w:p>
    <w:p w14:paraId="0B77E550"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B3"/>
      </w:r>
      <w:r w:rsidRPr="00457CAE">
        <w:t xml:space="preserve"> </w:t>
      </w:r>
      <w:r w:rsidRPr="00457CAE">
        <w:rPr>
          <w:i/>
        </w:rPr>
        <w:t>t</w:t>
      </w:r>
      <w:r w:rsidRPr="00457CAE">
        <w:rPr>
          <w:vertAlign w:val="subscript"/>
        </w:rPr>
        <w:t>R</w:t>
      </w:r>
      <w:r w:rsidRPr="00457CAE">
        <w:t>.</w:t>
      </w:r>
    </w:p>
    <w:p w14:paraId="11A4E80F"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is 7 time units (</w:t>
      </w:r>
      <w:r w:rsidRPr="00457CAE">
        <w:rPr>
          <w:i/>
        </w:rPr>
        <w:t>t</w:t>
      </w:r>
      <w:r w:rsidRPr="00457CAE">
        <w:rPr>
          <w:vertAlign w:val="subscript"/>
        </w:rPr>
        <w:t>A</w:t>
      </w:r>
      <w:r w:rsidRPr="00457CAE">
        <w:t> = 7). The difference of both is 3 time units with respect to being early. That means that the earliness is 3 time units [Eearliness(t</w:t>
      </w:r>
      <w:r w:rsidRPr="00457CAE">
        <w:rPr>
          <w:vertAlign w:val="subscript"/>
        </w:rPr>
        <w:t>A</w:t>
      </w:r>
      <w:r w:rsidRPr="00457CAE">
        <w:t>) = 3].</w:t>
      </w:r>
    </w:p>
    <w:p w14:paraId="7E67518D" w14:textId="3AC0C714" w:rsidR="00B03641" w:rsidRPr="00457CAE" w:rsidRDefault="00746C5E" w:rsidP="005256C2">
      <w:pPr>
        <w:pStyle w:val="TH"/>
      </w:pPr>
      <w:r w:rsidRPr="00457CAE">
        <w:rPr>
          <w:noProof/>
          <w:lang w:val="de-DE"/>
        </w:rPr>
        <w:drawing>
          <wp:inline distT="0" distB="0" distL="0" distR="0" wp14:anchorId="14DDE860" wp14:editId="5FA43CE3">
            <wp:extent cx="2781300" cy="1616710"/>
            <wp:effectExtent l="0" t="0" r="0" b="0"/>
            <wp:docPr id="23" name="Diagramm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CB080B6" w14:textId="77777777" w:rsidR="00B03641" w:rsidRPr="00457CAE" w:rsidRDefault="00B03641" w:rsidP="00B03641">
      <w:pPr>
        <w:pStyle w:val="TF"/>
      </w:pPr>
      <w:bookmarkStart w:id="425" w:name="_Ref504141484"/>
      <w:bookmarkEnd w:id="424"/>
      <w:r w:rsidRPr="00457CAE">
        <w:t>Figure </w:t>
      </w:r>
      <w:bookmarkEnd w:id="425"/>
      <w:r w:rsidRPr="00457CAE">
        <w:t>C</w:t>
      </w:r>
      <w:r w:rsidR="00F641B7" w:rsidRPr="00457CAE">
        <w:rPr>
          <w:b w:val="0"/>
        </w:rPr>
        <w:t>.</w:t>
      </w:r>
      <w:r w:rsidRPr="00457CAE">
        <w:t xml:space="preserve">4.5-1: Earliness function </w:t>
      </w:r>
    </w:p>
    <w:p w14:paraId="7A46B4EF" w14:textId="77777777" w:rsidR="00B03641" w:rsidRPr="00457CAE" w:rsidRDefault="00B03641" w:rsidP="00DF3B60">
      <w:pPr>
        <w:pStyle w:val="Heading2"/>
      </w:pPr>
      <w:bookmarkStart w:id="426" w:name="_Toc45387421"/>
      <w:bookmarkStart w:id="427" w:name="_Toc146301625"/>
      <w:r w:rsidRPr="00457CAE">
        <w:t>C</w:t>
      </w:r>
      <w:r w:rsidR="00F641B7" w:rsidRPr="00457CAE">
        <w:t>.</w:t>
      </w:r>
      <w:r w:rsidRPr="00457CAE">
        <w:t>4.6</w:t>
      </w:r>
      <w:r w:rsidRPr="00457CAE">
        <w:tab/>
        <w:t>Lateness</w:t>
      </w:r>
      <w:bookmarkEnd w:id="426"/>
      <w:bookmarkEnd w:id="427"/>
    </w:p>
    <w:p w14:paraId="05982778" w14:textId="77777777" w:rsidR="00B03641" w:rsidRPr="00457CAE" w:rsidRDefault="00B03641" w:rsidP="00B03641">
      <w:r w:rsidRPr="00457CAE">
        <w:t>Lateness describes how much greater the actual value is than the target value: lateness is greater than 0 if the actual value is greater than the desired value (see</w:t>
      </w:r>
      <w:r w:rsidR="00CE189F" w:rsidRPr="00457CAE">
        <w:t xml:space="preserve"> </w:t>
      </w:r>
      <w:r w:rsidR="00CE189F" w:rsidRPr="00457CAE">
        <w:rPr>
          <w:lang w:eastAsia="en-US"/>
        </w:rPr>
        <w:t>Figure C.4.6-1</w:t>
      </w:r>
      <w:r w:rsidRPr="00457CAE">
        <w:t>). The following applies:</w:t>
      </w:r>
    </w:p>
    <w:p w14:paraId="392ED6C6"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A3"/>
      </w:r>
      <w:r w:rsidRPr="00457CAE">
        <w:t xml:space="preserve"> </w:t>
      </w:r>
      <w:r w:rsidRPr="00457CAE">
        <w:rPr>
          <w:i/>
        </w:rPr>
        <w:t>t</w:t>
      </w:r>
      <w:r w:rsidRPr="00457CAE">
        <w:rPr>
          <w:vertAlign w:val="subscript"/>
        </w:rPr>
        <w:t>R;</w:t>
      </w:r>
    </w:p>
    <w:p w14:paraId="54F23BE6"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–t</w:t>
      </w:r>
      <w:r w:rsidRPr="00457CAE">
        <w:rPr>
          <w:vertAlign w:val="subscript"/>
        </w:rPr>
        <w:t>R</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&gt; </w:t>
      </w:r>
      <w:r w:rsidRPr="00457CAE">
        <w:rPr>
          <w:i/>
        </w:rPr>
        <w:t>t</w:t>
      </w:r>
      <w:r w:rsidRPr="00457CAE">
        <w:rPr>
          <w:vertAlign w:val="subscript"/>
        </w:rPr>
        <w:t>R</w:t>
      </w:r>
      <w:r w:rsidRPr="00457CAE">
        <w:t>.</w:t>
      </w:r>
    </w:p>
    <w:p w14:paraId="6BF0DBD1"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measures 14 time units (</w:t>
      </w:r>
      <w:r w:rsidRPr="00457CAE">
        <w:rPr>
          <w:i/>
        </w:rPr>
        <w:t>t</w:t>
      </w:r>
      <w:r w:rsidRPr="00457CAE">
        <w:rPr>
          <w:vertAlign w:val="subscript"/>
        </w:rPr>
        <w:t>A</w:t>
      </w:r>
      <w:r w:rsidRPr="00457CAE">
        <w:t> = 14). The difference of both is 4 time units with respect to being late. That means that the lateness is 4 time units [L(</w:t>
      </w:r>
      <w:r w:rsidRPr="00457CAE">
        <w:rPr>
          <w:i/>
        </w:rPr>
        <w:t>t</w:t>
      </w:r>
      <w:r w:rsidRPr="00457CAE">
        <w:rPr>
          <w:vertAlign w:val="subscript"/>
        </w:rPr>
        <w:t>A</w:t>
      </w:r>
      <w:r w:rsidRPr="00457CAE">
        <w:t>) = 4].</w:t>
      </w:r>
    </w:p>
    <w:p w14:paraId="122DC508" w14:textId="129EAB6F" w:rsidR="00B03641" w:rsidRPr="00457CAE" w:rsidRDefault="00746C5E" w:rsidP="005256C2">
      <w:pPr>
        <w:pStyle w:val="TH"/>
      </w:pPr>
      <w:r w:rsidRPr="00457CAE">
        <w:rPr>
          <w:noProof/>
          <w:lang w:eastAsia="en-US"/>
        </w:rPr>
        <w:drawing>
          <wp:inline distT="0" distB="0" distL="0" distR="0" wp14:anchorId="2028622D" wp14:editId="009FEEF4">
            <wp:extent cx="2295525" cy="153352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525" cy="1533525"/>
                    </a:xfrm>
                    <a:prstGeom prst="rect">
                      <a:avLst/>
                    </a:prstGeom>
                    <a:noFill/>
                    <a:ln>
                      <a:noFill/>
                    </a:ln>
                  </pic:spPr>
                </pic:pic>
              </a:graphicData>
            </a:graphic>
          </wp:inline>
        </w:drawing>
      </w:r>
    </w:p>
    <w:p w14:paraId="00EC9129" w14:textId="77777777" w:rsidR="00B03641" w:rsidRPr="00457CAE" w:rsidRDefault="00B03641" w:rsidP="00B03641">
      <w:pPr>
        <w:pStyle w:val="TF"/>
      </w:pPr>
      <w:bookmarkStart w:id="428" w:name="_Ref300916032"/>
      <w:r w:rsidRPr="00457CAE">
        <w:t>Figure </w:t>
      </w:r>
      <w:bookmarkEnd w:id="428"/>
      <w:r w:rsidRPr="00457CAE">
        <w:t>C</w:t>
      </w:r>
      <w:r w:rsidR="00F641B7" w:rsidRPr="00457CAE">
        <w:rPr>
          <w:b w:val="0"/>
        </w:rPr>
        <w:t>.</w:t>
      </w:r>
      <w:r w:rsidRPr="00457CAE">
        <w:t xml:space="preserve">4.6-1: Lateness function </w:t>
      </w:r>
    </w:p>
    <w:p w14:paraId="0E898FCA" w14:textId="77777777" w:rsidR="00B03641" w:rsidRPr="00457CAE" w:rsidRDefault="00B03641" w:rsidP="00DF3B60">
      <w:pPr>
        <w:pStyle w:val="Heading2"/>
      </w:pPr>
      <w:bookmarkStart w:id="429" w:name="_Toc45387422"/>
      <w:bookmarkStart w:id="430" w:name="_Toc146301626"/>
      <w:r w:rsidRPr="00457CAE">
        <w:t>C</w:t>
      </w:r>
      <w:r w:rsidR="00F641B7" w:rsidRPr="00457CAE">
        <w:t>.</w:t>
      </w:r>
      <w:r w:rsidRPr="00457CAE">
        <w:t>4.7</w:t>
      </w:r>
      <w:r w:rsidRPr="00457CAE">
        <w:tab/>
        <w:t>Conclusion</w:t>
      </w:r>
      <w:bookmarkEnd w:id="429"/>
      <w:bookmarkEnd w:id="430"/>
    </w:p>
    <w:p w14:paraId="4E5DED35" w14:textId="77777777" w:rsidR="00B03641" w:rsidRPr="00457CAE" w:rsidRDefault="00B03641" w:rsidP="00113735">
      <w:r w:rsidRPr="00457CAE">
        <w:rPr>
          <w:rFonts w:eastAsia="MS Mincho"/>
          <w:lang w:eastAsia="ja-JP"/>
        </w:rPr>
        <w:t>Using the concepts of earliness and lateness (see Su</w:t>
      </w:r>
      <w:r w:rsidR="000C24A8" w:rsidRPr="00457CAE">
        <w:rPr>
          <w:rFonts w:eastAsia="MS Mincho"/>
          <w:lang w:eastAsia="ja-JP"/>
        </w:rPr>
        <w:t>b</w:t>
      </w:r>
      <w:r w:rsidRPr="00457CAE">
        <w:rPr>
          <w:rFonts w:eastAsia="MS Mincho"/>
          <w:lang w:eastAsia="ja-JP"/>
        </w:rPr>
        <w:t>clauses C.</w:t>
      </w:r>
      <w:r w:rsidR="00CE189F" w:rsidRPr="00457CAE">
        <w:rPr>
          <w:rFonts w:eastAsia="MS Mincho"/>
          <w:lang w:eastAsia="ja-JP"/>
        </w:rPr>
        <w:t>4</w:t>
      </w:r>
      <w:r w:rsidRPr="00457CAE">
        <w:rPr>
          <w:rFonts w:eastAsia="MS Mincho"/>
          <w:lang w:eastAsia="ja-JP"/>
        </w:rPr>
        <w:t>.5 and C.</w:t>
      </w:r>
      <w:r w:rsidR="00CE189F" w:rsidRPr="00457CAE">
        <w:rPr>
          <w:rFonts w:eastAsia="MS Mincho"/>
          <w:lang w:eastAsia="ja-JP"/>
        </w:rPr>
        <w:t>4</w:t>
      </w:r>
      <w:r w:rsidRPr="00457CAE">
        <w:rPr>
          <w:rFonts w:eastAsia="MS Mincho"/>
          <w:lang w:eastAsia="ja-JP"/>
        </w:rPr>
        <w:t>.6, respectively), the maximum and minimum end-to-end latency can be rewritten as follows.</w:t>
      </w:r>
    </w:p>
    <w:p w14:paraId="0461F1C5" w14:textId="77777777" w:rsidR="00B03641" w:rsidRPr="00457CAE" w:rsidRDefault="00B03641" w:rsidP="000561BA">
      <w:pPr>
        <w:rPr>
          <w:rFonts w:eastAsia="SimSun"/>
          <w:i/>
          <w:lang w:eastAsia="zh-CN"/>
        </w:rPr>
      </w:pPr>
      <w:r w:rsidRPr="00457CAE">
        <w:rPr>
          <w:rFonts w:eastAsia="SimSun"/>
          <w:i/>
          <w:lang w:eastAsia="zh-CN"/>
        </w:rPr>
        <w:t>Maximum end-to-end latency = target end-to-end latency + maximum lateness;</w:t>
      </w:r>
    </w:p>
    <w:p w14:paraId="3C84D6C0" w14:textId="77777777" w:rsidR="00B03641" w:rsidRPr="00457CAE" w:rsidRDefault="00B03641" w:rsidP="000561BA">
      <w:pPr>
        <w:rPr>
          <w:rFonts w:eastAsia="SimSun"/>
          <w:i/>
          <w:lang w:eastAsia="zh-CN"/>
        </w:rPr>
      </w:pPr>
      <w:r w:rsidRPr="00457CAE">
        <w:rPr>
          <w:rFonts w:eastAsia="SimSun"/>
          <w:i/>
          <w:lang w:eastAsia="zh-CN"/>
        </w:rPr>
        <w:t>Minimum end-to-end latency = target end-to-end latency – maximum earliness.</w:t>
      </w:r>
    </w:p>
    <w:p w14:paraId="4F2F68D4" w14:textId="77777777" w:rsidR="005A15A9" w:rsidRPr="00457CAE" w:rsidRDefault="005A15A9" w:rsidP="00DF3B60">
      <w:pPr>
        <w:pStyle w:val="Heading1"/>
        <w:rPr>
          <w:rFonts w:eastAsia="SimSun"/>
        </w:rPr>
      </w:pPr>
      <w:bookmarkStart w:id="431" w:name="historyclause"/>
      <w:bookmarkStart w:id="432" w:name="_Toc45387423"/>
      <w:bookmarkStart w:id="433" w:name="_Toc146301627"/>
      <w:r w:rsidRPr="00457CAE">
        <w:rPr>
          <w:rFonts w:eastAsia="SimSun"/>
        </w:rPr>
        <w:t>C</w:t>
      </w:r>
      <w:r w:rsidR="00F641B7" w:rsidRPr="00457CAE">
        <w:rPr>
          <w:rFonts w:eastAsia="SimSun"/>
        </w:rPr>
        <w:t>.</w:t>
      </w:r>
      <w:r w:rsidRPr="00457CAE">
        <w:rPr>
          <w:rFonts w:eastAsia="SimSun"/>
        </w:rPr>
        <w:t>5</w:t>
      </w:r>
      <w:r w:rsidRPr="00457CAE">
        <w:rPr>
          <w:rFonts w:eastAsia="SimSun"/>
        </w:rPr>
        <w:tab/>
      </w:r>
      <w:bookmarkStart w:id="434" w:name="_Hlk528937977"/>
      <w:r w:rsidRPr="00457CAE">
        <w:rPr>
          <w:rFonts w:eastAsia="SimSun"/>
        </w:rPr>
        <w:t>Communication service terminology w.r.t. 5G network and vertical applications</w:t>
      </w:r>
      <w:bookmarkEnd w:id="432"/>
      <w:bookmarkEnd w:id="433"/>
      <w:bookmarkEnd w:id="434"/>
    </w:p>
    <w:p w14:paraId="68D56820" w14:textId="77777777" w:rsidR="005A15A9" w:rsidRPr="00457CAE" w:rsidRDefault="005A15A9" w:rsidP="005A15A9">
      <w:pPr>
        <w:rPr>
          <w:rFonts w:eastAsia="SimSun"/>
          <w:lang w:eastAsia="en-US"/>
        </w:rPr>
      </w:pPr>
      <w:r w:rsidRPr="00457CAE">
        <w:rPr>
          <w:rFonts w:eastAsia="SimSun"/>
          <w:lang w:eastAsia="en-US"/>
        </w:rPr>
        <w:t>This section clarifies the wording and terminology with respect to communication interfaces that are relevant for vertical applications.</w:t>
      </w:r>
      <w:r w:rsidR="00322142">
        <w:rPr>
          <w:rFonts w:eastAsia="SimSun"/>
          <w:lang w:eastAsia="en-US"/>
        </w:rPr>
        <w:t xml:space="preserve"> </w:t>
      </w:r>
      <w:r w:rsidRPr="00457CAE">
        <w:rPr>
          <w:rFonts w:eastAsia="SimSun"/>
          <w:lang w:eastAsia="en-US"/>
        </w:rPr>
        <w:t>Because the 3GPP network does not cover the complete ISO-OSI communication stack, it is important to distinguish between</w:t>
      </w:r>
    </w:p>
    <w:p w14:paraId="5E088F08"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vertical applications’ point of view, and </w:t>
      </w:r>
    </w:p>
    <w:p w14:paraId="096405F8"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3GPP network’s point of view. </w:t>
      </w:r>
    </w:p>
    <w:p w14:paraId="5D45A953" w14:textId="77777777" w:rsidR="005A15A9" w:rsidRPr="00457CAE" w:rsidRDefault="005A15A9" w:rsidP="005A15A9">
      <w:pPr>
        <w:rPr>
          <w:rFonts w:eastAsia="SimSun"/>
          <w:lang w:eastAsia="en-US"/>
        </w:rPr>
      </w:pPr>
      <w:r w:rsidRPr="00457CAE">
        <w:rPr>
          <w:rFonts w:eastAsia="SimSun"/>
          <w:lang w:eastAsia="en-US"/>
        </w:rPr>
        <w:t>In this section, the relation between those two is clarified.</w:t>
      </w:r>
    </w:p>
    <w:p w14:paraId="547DB1C3" w14:textId="77777777" w:rsidR="005A15A9" w:rsidRPr="00457CAE" w:rsidRDefault="005A15A9" w:rsidP="005A15A9">
      <w:pPr>
        <w:rPr>
          <w:rFonts w:eastAsia="SimSun"/>
          <w:lang w:eastAsia="en-US"/>
        </w:rPr>
      </w:pPr>
      <w:r w:rsidRPr="00457CAE">
        <w:rPr>
          <w:rFonts w:eastAsia="SimSun"/>
          <w:lang w:eastAsia="en-US"/>
        </w:rPr>
        <w:t>Figure C.5-1 shows a simplified version of the communication stack. The PHY layer, the MAC layer</w:t>
      </w:r>
      <w:r w:rsidRPr="00457CAE">
        <w:rPr>
          <w:rFonts w:eastAsia="SimSun"/>
        </w:rPr>
        <w:t xml:space="preserve"> </w:t>
      </w:r>
      <w:r w:rsidRPr="00457CAE">
        <w:rPr>
          <w:rFonts w:eastAsia="SimSun"/>
          <w:lang w:eastAsia="en-US"/>
        </w:rPr>
        <w:t>and some parts of the IP layer are part of the 3GPP network. The layers that are part of the 3GPP network are referred to as lower communication layers (LCL). The communication stack also includes an application. The OSI layers related to providing data to the application are referred to as the higher communication layers (HCL). The interface between LCL and HCL is referred to as communication service interface (CSIF).</w:t>
      </w:r>
    </w:p>
    <w:p w14:paraId="75197328" w14:textId="77777777" w:rsidR="005A15A9" w:rsidRPr="00457CAE" w:rsidRDefault="005A15A9" w:rsidP="005A15A9">
      <w:pPr>
        <w:rPr>
          <w:rFonts w:eastAsia="SimSun"/>
          <w:lang w:eastAsia="en-US"/>
        </w:rPr>
      </w:pPr>
      <w:r w:rsidRPr="00457CAE">
        <w:rPr>
          <w:rFonts w:eastAsia="SimSun"/>
          <w:lang w:eastAsia="en-US"/>
        </w:rPr>
        <w:t>For the assessment of the overall system performance, it is important to differentiate between the 3GPP network’s performance (i.e., including only the LCL and measured at the CSIF) and the overall system performance including the application layer (i.e., including both, the LCL and the HCL). In Figure C.5-1, the orange arrow depicts the vertical application’s point of view. The blue arrows indicate two options to measure the 3GPP network’s performance, i.e., including and excluding the IP layer.</w:t>
      </w:r>
    </w:p>
    <w:p w14:paraId="6C63C641" w14:textId="53685A01" w:rsidR="005A15A9" w:rsidRPr="00457CAE" w:rsidRDefault="00746C5E" w:rsidP="005350DF">
      <w:pPr>
        <w:pStyle w:val="TH"/>
        <w:rPr>
          <w:rFonts w:ascii="NimbusRomNo9L-Regu" w:eastAsia="Calibri" w:hAnsi="NimbusRomNo9L-Regu" w:cs="NimbusRomNo9L-Regu"/>
          <w:lang w:val="en-US" w:eastAsia="en-US"/>
        </w:rPr>
      </w:pPr>
      <w:r w:rsidRPr="00457CAE">
        <w:rPr>
          <w:noProof/>
        </w:rPr>
        <w:drawing>
          <wp:inline distT="0" distB="0" distL="0" distR="0" wp14:anchorId="484B0DC5" wp14:editId="24A46FF9">
            <wp:extent cx="6172200" cy="260985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2609850"/>
                    </a:xfrm>
                    <a:prstGeom prst="rect">
                      <a:avLst/>
                    </a:prstGeom>
                    <a:noFill/>
                    <a:ln>
                      <a:noFill/>
                    </a:ln>
                  </pic:spPr>
                </pic:pic>
              </a:graphicData>
            </a:graphic>
          </wp:inline>
        </w:drawing>
      </w:r>
    </w:p>
    <w:p w14:paraId="4AB9AE37" w14:textId="77777777" w:rsidR="005A15A9" w:rsidRPr="00457CAE" w:rsidRDefault="005A15A9" w:rsidP="005A15A9">
      <w:pPr>
        <w:pStyle w:val="TF"/>
        <w:rPr>
          <w:rFonts w:eastAsia="Calibri"/>
          <w:lang w:val="en-US" w:eastAsia="en-US"/>
        </w:rPr>
      </w:pPr>
      <w:r w:rsidRPr="00457CAE">
        <w:rPr>
          <w:rFonts w:eastAsia="Calibri"/>
          <w:lang w:val="en-US" w:eastAsia="en-US"/>
        </w:rPr>
        <w:t>Figure C</w:t>
      </w:r>
      <w:r w:rsidR="00F641B7" w:rsidRPr="00457CAE">
        <w:rPr>
          <w:rFonts w:eastAsia="Calibri"/>
          <w:b w:val="0"/>
          <w:lang w:val="en-US"/>
        </w:rPr>
        <w:t>.</w:t>
      </w:r>
      <w:r w:rsidRPr="00457CAE">
        <w:rPr>
          <w:rFonts w:eastAsia="Calibri"/>
          <w:lang w:val="en-US" w:eastAsia="en-US"/>
        </w:rPr>
        <w:t>5-1: Network performance measurements at different communication system interfaces (CSIF)</w:t>
      </w:r>
    </w:p>
    <w:p w14:paraId="505D3E89" w14:textId="77777777" w:rsidR="005A15A9" w:rsidRPr="00457CAE" w:rsidRDefault="005A15A9" w:rsidP="005A15A9">
      <w:pPr>
        <w:rPr>
          <w:rFonts w:eastAsia="SimSun"/>
          <w:lang w:eastAsia="en-US"/>
        </w:rPr>
      </w:pPr>
      <w:r w:rsidRPr="00457CAE">
        <w:rPr>
          <w:rFonts w:eastAsia="SimSun"/>
          <w:lang w:eastAsia="en-US"/>
        </w:rPr>
        <w:t>Figure C</w:t>
      </w:r>
      <w:r w:rsidR="00F641B7" w:rsidRPr="00457CAE">
        <w:rPr>
          <w:rFonts w:eastAsia="SimSun"/>
        </w:rPr>
        <w:t>.</w:t>
      </w:r>
      <w:r w:rsidRPr="00457CAE">
        <w:rPr>
          <w:rFonts w:eastAsia="SimSun"/>
          <w:lang w:eastAsia="en-US"/>
        </w:rPr>
        <w:t>5-2 illustrates how messages are transmitted from a source application device (e.g., a programmable logic controller) to a target application device (e.g. an industrial robot). The source application function (AF) is executed in the source operating system (OS) and hands over a message to the application layer interface of the source communication device. In the higher communication layers (HCL), which are not part of the 3GPP system, the data is processed. From the HCL the data is transferred to the lower communication layers (LCL), which are part of the 3GPP system. After transmission through the physical communication channel and the LCL of the target communication device, the data is passed to the HCL and lastly to the target application device. Characteristic parameters with respect to time are defined in Figure C.5-2.</w:t>
      </w:r>
    </w:p>
    <w:p w14:paraId="2434DD58" w14:textId="77777777" w:rsidR="005A15A9" w:rsidRPr="00457CAE" w:rsidRDefault="005A15A9" w:rsidP="005A15A9">
      <w:pPr>
        <w:rPr>
          <w:rFonts w:eastAsia="SimSun"/>
          <w:lang w:eastAsia="en-US"/>
        </w:rPr>
      </w:pPr>
      <w:r w:rsidRPr="00457CAE">
        <w:rPr>
          <w:rFonts w:eastAsia="SimSun"/>
          <w:lang w:eastAsia="en-US"/>
        </w:rPr>
        <w:t>From 3GPP system point of view:</w:t>
      </w:r>
    </w:p>
    <w:p w14:paraId="1B1C4F10"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Transfer interval of 5G system: Time between the arrival of two pieces of data at the source CSIF.</w:t>
      </w:r>
    </w:p>
    <w:p w14:paraId="2811E757"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End-to-end latency: Time measured from the point when a piece of data received at the CSIF in the source communication device until the same piece of data is passed to the CSIF in the target communication device.</w:t>
      </w:r>
    </w:p>
    <w:p w14:paraId="51E4B5DE" w14:textId="77777777" w:rsidR="005A15A9" w:rsidRPr="00457CAE" w:rsidRDefault="005A15A9" w:rsidP="005A15A9">
      <w:pPr>
        <w:rPr>
          <w:rFonts w:eastAsia="SimSun"/>
          <w:lang w:eastAsia="en-US"/>
        </w:rPr>
      </w:pPr>
      <w:r w:rsidRPr="00457CAE">
        <w:rPr>
          <w:rFonts w:eastAsia="SimSun"/>
          <w:lang w:eastAsia="en-US"/>
        </w:rPr>
        <w:t>From vertical application point of view:</w:t>
      </w:r>
    </w:p>
    <w:p w14:paraId="4E21E781" w14:textId="77777777" w:rsidR="005A15A9" w:rsidRPr="00457CAE" w:rsidRDefault="005A15A9" w:rsidP="005A15A9">
      <w:pPr>
        <w:pStyle w:val="B1"/>
        <w:rPr>
          <w:rFonts w:ascii="NimbusRomNo9L-Regu" w:eastAsia="Calibri" w:hAnsi="NimbusRomNo9L-Regu" w:cs="NimbusRomNo9L-Regu"/>
          <w:lang w:val="en-US" w:eastAsia="en-US"/>
        </w:rPr>
      </w:pPr>
      <w:r w:rsidRPr="00457CAE">
        <w:rPr>
          <w:rFonts w:eastAsia="SimSun"/>
          <w:lang w:eastAsia="en-US"/>
        </w:rPr>
        <w:t>-</w:t>
      </w:r>
      <w:r w:rsidRPr="00457CAE">
        <w:rPr>
          <w:rFonts w:eastAsia="SimSun"/>
          <w:lang w:eastAsia="en-US"/>
        </w:rPr>
        <w:tab/>
        <w:t>Transfer interval of vertical application: Time between the transmission of two successive pieces of data from the source application.</w:t>
      </w:r>
    </w:p>
    <w:p w14:paraId="05BB223F"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Transmission time: Time measured from the point when a piece of data is handed from the application layer interface of the source application device, until the same piece of data is received at the application layer interface of the target application device.</w:t>
      </w:r>
    </w:p>
    <w:p w14:paraId="771D9151"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Update time: Time between the reception of two consecutive pieces of data at the application layer interface to the target application device.</w:t>
      </w:r>
    </w:p>
    <w:p w14:paraId="445CC6BD" w14:textId="77777777" w:rsidR="005A15A9" w:rsidRPr="00457CAE" w:rsidRDefault="005A15A9" w:rsidP="005A15A9">
      <w:pPr>
        <w:rPr>
          <w:rFonts w:eastAsia="SimSun"/>
          <w:lang w:eastAsia="en-US"/>
        </w:rPr>
      </w:pPr>
      <w:r w:rsidRPr="00457CAE">
        <w:rPr>
          <w:rFonts w:eastAsia="SimSun"/>
          <w:lang w:eastAsia="en-US"/>
        </w:rPr>
        <w:t xml:space="preserve">If not stated otherwise, the terms </w:t>
      </w:r>
      <w:r w:rsidR="00501EF3" w:rsidRPr="00457CAE">
        <w:rPr>
          <w:rFonts w:eastAsia="SimSun"/>
          <w:lang w:eastAsia="en-US"/>
        </w:rPr>
        <w:t>"</w:t>
      </w:r>
      <w:r w:rsidRPr="00457CAE">
        <w:rPr>
          <w:rFonts w:eastAsia="SimSun"/>
          <w:lang w:eastAsia="en-US"/>
        </w:rPr>
        <w:t>end-to-end latency</w:t>
      </w:r>
      <w:r w:rsidR="00501EF3" w:rsidRPr="00457CAE">
        <w:rPr>
          <w:rFonts w:eastAsia="SimSun"/>
          <w:lang w:eastAsia="en-US"/>
        </w:rPr>
        <w:t>"</w:t>
      </w:r>
      <w:r w:rsidRPr="00457CAE">
        <w:rPr>
          <w:rFonts w:eastAsia="SimSun"/>
          <w:lang w:eastAsia="en-US"/>
        </w:rPr>
        <w:t xml:space="preserve"> and </w:t>
      </w:r>
      <w:r w:rsidR="00501EF3" w:rsidRPr="00457CAE">
        <w:rPr>
          <w:rFonts w:eastAsia="SimSun"/>
          <w:lang w:eastAsia="en-US"/>
        </w:rPr>
        <w:t>"</w:t>
      </w:r>
      <w:r w:rsidRPr="00457CAE">
        <w:rPr>
          <w:rFonts w:eastAsia="SimSun"/>
          <w:lang w:eastAsia="en-US"/>
        </w:rPr>
        <w:t>transfer interval</w:t>
      </w:r>
      <w:r w:rsidR="00501EF3" w:rsidRPr="00457CAE">
        <w:rPr>
          <w:rFonts w:eastAsia="SimSun"/>
          <w:lang w:eastAsia="en-US"/>
        </w:rPr>
        <w:t>"</w:t>
      </w:r>
      <w:r w:rsidRPr="00457CAE">
        <w:rPr>
          <w:rFonts w:eastAsia="SimSun"/>
          <w:lang w:eastAsia="en-US"/>
        </w:rPr>
        <w:t xml:space="preserve"> refer to the 3GPP system / 5G network parameters in this document.</w:t>
      </w:r>
    </w:p>
    <w:p w14:paraId="3641134F" w14:textId="7CF4B91C" w:rsidR="005A15A9" w:rsidRPr="00457CAE" w:rsidRDefault="00746C5E" w:rsidP="005A15A9">
      <w:pPr>
        <w:pStyle w:val="TH"/>
        <w:rPr>
          <w:rFonts w:ascii="NimbusRomNo9L-Regu" w:eastAsia="Calibri" w:hAnsi="NimbusRomNo9L-Regu" w:cs="NimbusRomNo9L-Regu"/>
          <w:lang w:val="en-US" w:eastAsia="en-US"/>
        </w:rPr>
      </w:pPr>
      <w:r w:rsidRPr="00457CAE">
        <w:rPr>
          <w:noProof/>
        </w:rPr>
        <w:drawing>
          <wp:inline distT="0" distB="0" distL="0" distR="0" wp14:anchorId="025C2BF7" wp14:editId="7086C306">
            <wp:extent cx="6162675" cy="384810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62675" cy="3848100"/>
                    </a:xfrm>
                    <a:prstGeom prst="rect">
                      <a:avLst/>
                    </a:prstGeom>
                    <a:noFill/>
                    <a:ln>
                      <a:noFill/>
                    </a:ln>
                  </pic:spPr>
                </pic:pic>
              </a:graphicData>
            </a:graphic>
          </wp:inline>
        </w:drawing>
      </w:r>
    </w:p>
    <w:p w14:paraId="798E7E95" w14:textId="77777777" w:rsidR="005A15A9" w:rsidRPr="00457CAE" w:rsidRDefault="005A15A9" w:rsidP="005A15A9">
      <w:pPr>
        <w:pStyle w:val="TF"/>
        <w:rPr>
          <w:rFonts w:eastAsia="Calibri"/>
          <w:lang w:val="en-US" w:eastAsia="en-US"/>
        </w:rPr>
      </w:pPr>
      <w:r w:rsidRPr="00457CAE">
        <w:rPr>
          <w:rFonts w:eastAsia="Calibri"/>
          <w:lang w:val="en-US" w:eastAsia="en-US"/>
        </w:rPr>
        <w:t xml:space="preserve">Figure </w:t>
      </w:r>
      <w:r w:rsidRPr="00457CAE">
        <w:rPr>
          <w:rFonts w:eastAsia="Calibri"/>
          <w:sz w:val="18"/>
          <w:szCs w:val="18"/>
          <w:lang w:val="en-US" w:eastAsia="en-US"/>
        </w:rPr>
        <w:t>C</w:t>
      </w:r>
      <w:r w:rsidR="00F641B7" w:rsidRPr="00457CAE">
        <w:rPr>
          <w:rFonts w:eastAsia="Calibri"/>
          <w:b w:val="0"/>
          <w:sz w:val="18"/>
          <w:szCs w:val="18"/>
          <w:lang w:val="en-US"/>
        </w:rPr>
        <w:t>.</w:t>
      </w:r>
      <w:r w:rsidRPr="00457CAE">
        <w:rPr>
          <w:rFonts w:eastAsia="Calibri"/>
          <w:sz w:val="18"/>
          <w:szCs w:val="18"/>
          <w:lang w:val="en-US" w:eastAsia="en-US"/>
        </w:rPr>
        <w:t>5-2</w:t>
      </w:r>
      <w:r w:rsidRPr="00457CAE">
        <w:rPr>
          <w:rFonts w:eastAsia="Calibri"/>
          <w:lang w:val="en-US" w:eastAsia="en-US"/>
        </w:rPr>
        <w:t>: Relation between application device and communication device (downlink example).</w:t>
      </w:r>
    </w:p>
    <w:p w14:paraId="6A9B25DE" w14:textId="77777777" w:rsidR="00871795" w:rsidRPr="00457CAE" w:rsidRDefault="00080512" w:rsidP="00DF3B60">
      <w:pPr>
        <w:pStyle w:val="Heading8"/>
      </w:pPr>
      <w:r w:rsidRPr="00457CAE">
        <w:br w:type="page"/>
      </w:r>
      <w:bookmarkStart w:id="435" w:name="_Toc45387424"/>
      <w:bookmarkStart w:id="436" w:name="_Toc146301628"/>
      <w:r w:rsidR="00871795" w:rsidRPr="00457CAE">
        <w:t>Annex D (informative):</w:t>
      </w:r>
      <w:r w:rsidR="00871795" w:rsidRPr="00457CAE">
        <w:br/>
        <w:t>5G in industrial automation: different and multiple time domains for synchronization</w:t>
      </w:r>
      <w:bookmarkEnd w:id="435"/>
      <w:bookmarkEnd w:id="436"/>
    </w:p>
    <w:p w14:paraId="5D08ACB5" w14:textId="77777777" w:rsidR="00871795" w:rsidRPr="00457CAE" w:rsidRDefault="00871795" w:rsidP="00DF3B60">
      <w:pPr>
        <w:pStyle w:val="Heading1"/>
        <w:rPr>
          <w:lang w:eastAsia="en-US"/>
        </w:rPr>
      </w:pPr>
      <w:bookmarkStart w:id="437" w:name="_Toc45387425"/>
      <w:bookmarkStart w:id="438" w:name="_Toc146301629"/>
      <w:r w:rsidRPr="00457CAE">
        <w:rPr>
          <w:lang w:eastAsia="en-US"/>
        </w:rPr>
        <w:t>D</w:t>
      </w:r>
      <w:r w:rsidR="00F641B7" w:rsidRPr="00457CAE">
        <w:t>.</w:t>
      </w:r>
      <w:r w:rsidRPr="00457CAE">
        <w:rPr>
          <w:lang w:eastAsia="en-US"/>
        </w:rPr>
        <w:t>1</w:t>
      </w:r>
      <w:r w:rsidRPr="00457CAE">
        <w:rPr>
          <w:lang w:eastAsia="en-US"/>
        </w:rPr>
        <w:tab/>
        <w:t>Description</w:t>
      </w:r>
      <w:bookmarkEnd w:id="437"/>
      <w:bookmarkEnd w:id="438"/>
    </w:p>
    <w:p w14:paraId="30D68DA5" w14:textId="77777777" w:rsidR="00871795" w:rsidRPr="00457CAE" w:rsidRDefault="00871795" w:rsidP="00B43BF6">
      <w:pPr>
        <w:rPr>
          <w:lang w:eastAsia="en-US"/>
        </w:rPr>
      </w:pPr>
      <w:r w:rsidRPr="00457CAE">
        <w:rPr>
          <w:lang w:eastAsia="en-US"/>
        </w:rPr>
        <w:t xml:space="preserve">The required synchronization precision is usually given as the maximum absolute value of the time difference between sync master and any device in the synchronisation domain (time domain or clock domain). A common example is a synchronisation precision of ≤ 1 µs. This is equivalent to ± the precision value, so ±1 µs between sync master and any device in the synchronisation domain, resulting in two times this value as maximum absolute time difference between any two devices in the synchronisation domain (2 µs in the example). </w:t>
      </w:r>
    </w:p>
    <w:p w14:paraId="3204D061" w14:textId="77777777" w:rsidR="00871795" w:rsidRPr="00457CAE" w:rsidRDefault="00871795" w:rsidP="00B43BF6">
      <w:pPr>
        <w:rPr>
          <w:lang w:eastAsia="en-US"/>
        </w:rPr>
      </w:pPr>
      <w:r w:rsidRPr="00457CAE">
        <w:rPr>
          <w:lang w:eastAsia="en-US"/>
        </w:rPr>
        <w:t xml:space="preserve">An industrial automation network generally consists of two distinct time domains. </w:t>
      </w:r>
    </w:p>
    <w:p w14:paraId="7DBAE01E" w14:textId="77777777" w:rsidR="00871795" w:rsidRPr="00457CAE" w:rsidRDefault="00871795" w:rsidP="00B43BF6">
      <w:pPr>
        <w:rPr>
          <w:lang w:eastAsia="en-US"/>
        </w:rPr>
      </w:pPr>
      <w:r w:rsidRPr="00457CAE">
        <w:rPr>
          <w:lang w:eastAsia="en-US"/>
        </w:rPr>
        <w:t xml:space="preserve">First is the </w:t>
      </w:r>
      <w:r w:rsidRPr="00457CAE">
        <w:rPr>
          <w:i/>
          <w:lang w:eastAsia="en-US"/>
        </w:rPr>
        <w:t>global time domain</w:t>
      </w:r>
      <w:r w:rsidRPr="00457CAE">
        <w:rPr>
          <w:lang w:eastAsia="en-US"/>
        </w:rPr>
        <w:t xml:space="preserve">. This is the time used for overall synchronization in the system (e.g. the factory). It is used to align operations and events chronologically. Industrial automation uses the term </w:t>
      </w:r>
      <w:r w:rsidRPr="00457CAE">
        <w:rPr>
          <w:i/>
          <w:iCs/>
          <w:lang w:eastAsia="en-US"/>
        </w:rPr>
        <w:t>universal time domain</w:t>
      </w:r>
      <w:r w:rsidRPr="00457CAE">
        <w:rPr>
          <w:lang w:eastAsia="en-US"/>
        </w:rPr>
        <w:t xml:space="preserve"> </w:t>
      </w:r>
      <w:r w:rsidR="00D8592D" w:rsidRPr="00457CAE">
        <w:rPr>
          <w:lang w:eastAsia="en-US"/>
        </w:rPr>
        <w:t>[20]</w:t>
      </w:r>
      <w:r w:rsidRPr="00457CAE">
        <w:rPr>
          <w:lang w:eastAsia="en-US"/>
        </w:rPr>
        <w:t xml:space="preserve"> for the global time domain described in this document. Global time is known as a synonym for universal time in industrial automation. Global time is called wall clock in certain areas and standards.</w:t>
      </w:r>
    </w:p>
    <w:p w14:paraId="0534D8A9" w14:textId="77777777" w:rsidR="00871795" w:rsidRPr="00457CAE" w:rsidRDefault="00871795" w:rsidP="00B43BF6">
      <w:pPr>
        <w:rPr>
          <w:lang w:eastAsia="en-US"/>
        </w:rPr>
      </w:pPr>
      <w:r w:rsidRPr="00457CAE">
        <w:rPr>
          <w:lang w:eastAsia="en-US"/>
        </w:rPr>
        <w:t xml:space="preserve">The synchronization precision is typically ≤ 1µs </w:t>
      </w:r>
      <w:r w:rsidR="00D8592D" w:rsidRPr="00457CAE">
        <w:rPr>
          <w:lang w:eastAsia="en-US"/>
        </w:rPr>
        <w:t>[20]</w:t>
      </w:r>
      <w:r w:rsidRPr="00457CAE">
        <w:rPr>
          <w:lang w:eastAsia="en-US"/>
        </w:rPr>
        <w:t>. In some areas, a precision of ≤ 100 µs might be sufficient for the global time domain if a working clock with precision of ≤</w:t>
      </w:r>
      <w:r w:rsidR="00422B9E" w:rsidRPr="00457CAE">
        <w:rPr>
          <w:lang w:eastAsia="en-US"/>
        </w:rPr>
        <w:t> </w:t>
      </w:r>
      <w:r w:rsidRPr="00457CAE">
        <w:rPr>
          <w:lang w:eastAsia="en-US"/>
        </w:rPr>
        <w:t xml:space="preserve">1 µs is available. The assigned timescale is usually the International Atomic Time (TAI, </w:t>
      </w:r>
      <w:r w:rsidRPr="00457CAE">
        <w:rPr>
          <w:i/>
          <w:lang w:eastAsia="en-US"/>
        </w:rPr>
        <w:t>temps atomique international</w:t>
      </w:r>
      <w:r w:rsidRPr="00457CAE">
        <w:rPr>
          <w:lang w:eastAsia="en-US"/>
        </w:rPr>
        <w:t xml:space="preserve">), based on the precision time protocol (PTP) epoch (starting from 1 January 1970 00:00:00 TAI) </w:t>
      </w:r>
      <w:r w:rsidR="00D8592D" w:rsidRPr="00457CAE">
        <w:rPr>
          <w:lang w:eastAsia="en-US"/>
        </w:rPr>
        <w:t>[22]</w:t>
      </w:r>
      <w:r w:rsidRPr="00457CAE">
        <w:rPr>
          <w:lang w:eastAsia="en-US"/>
        </w:rPr>
        <w:t>. While there is usually only one global time, multiple global time domains are possible.</w:t>
      </w:r>
    </w:p>
    <w:p w14:paraId="57688550" w14:textId="77777777" w:rsidR="00871795" w:rsidRPr="00457CAE" w:rsidRDefault="00871795" w:rsidP="00B43BF6">
      <w:pPr>
        <w:rPr>
          <w:lang w:eastAsia="en-US"/>
        </w:rPr>
      </w:pPr>
      <w:r w:rsidRPr="00457CAE">
        <w:rPr>
          <w:lang w:eastAsia="en-US"/>
        </w:rPr>
        <w:t>Clock synchronization in the global time domain usually applies to all UEs within the industrial facility in industrial automation. That is, a global time domain covers usually the industrial facility.</w:t>
      </w:r>
    </w:p>
    <w:p w14:paraId="5FCF378F" w14:textId="77777777" w:rsidR="00871795" w:rsidRPr="00457CAE" w:rsidRDefault="00871795" w:rsidP="00B43BF6">
      <w:pPr>
        <w:rPr>
          <w:lang w:eastAsia="en-US"/>
        </w:rPr>
      </w:pPr>
      <w:r w:rsidRPr="00457CAE">
        <w:rPr>
          <w:lang w:eastAsia="en-US"/>
        </w:rPr>
        <w:t xml:space="preserve">Second is the </w:t>
      </w:r>
      <w:r w:rsidRPr="00457CAE">
        <w:rPr>
          <w:i/>
          <w:lang w:eastAsia="en-US"/>
        </w:rPr>
        <w:t>working clock domain</w:t>
      </w:r>
      <w:r w:rsidRPr="00457CAE">
        <w:rPr>
          <w:lang w:eastAsia="en-US"/>
        </w:rPr>
        <w:t>. Working clock domains are constrained in size. They often consist of a single machine or a set of neighbouring machines that physically collaborate. The restricted size allows very precise time synchronization (≤1µs) with efficient network components. Synchronisation to a working clock is used to align e.g. production lines, production cells, or machines/functional units. In these cases, the application synchronizes locally within the working clock domains (</w:t>
      </w:r>
      <w:r w:rsidR="00A259AE" w:rsidRPr="00457CAE">
        <w:rPr>
          <w:lang w:eastAsia="en-US"/>
        </w:rPr>
        <w:t>F</w:t>
      </w:r>
      <w:r w:rsidRPr="00457CAE">
        <w:rPr>
          <w:lang w:eastAsia="en-US"/>
        </w:rPr>
        <w:t>igure D.1-1), allowing precise synchronization with more efficient components. A global time domain usually contains multiple working clock domains. The starting point (epoch) is the start of the working clock domain.</w:t>
      </w:r>
    </w:p>
    <w:p w14:paraId="2B935F90" w14:textId="43C58B7E" w:rsidR="00871795" w:rsidRPr="00457CAE" w:rsidRDefault="00746C5E" w:rsidP="00B43BF6">
      <w:pPr>
        <w:pStyle w:val="TH"/>
      </w:pPr>
      <w:r w:rsidRPr="00457CAE">
        <w:rPr>
          <w:noProof/>
        </w:rPr>
        <w:drawing>
          <wp:inline distT="0" distB="0" distL="0" distR="0" wp14:anchorId="250F5DB3" wp14:editId="1F48B7F2">
            <wp:extent cx="3638550" cy="2809875"/>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8550" cy="2809875"/>
                    </a:xfrm>
                    <a:prstGeom prst="rect">
                      <a:avLst/>
                    </a:prstGeom>
                    <a:noFill/>
                    <a:ln>
                      <a:noFill/>
                    </a:ln>
                  </pic:spPr>
                </pic:pic>
              </a:graphicData>
            </a:graphic>
          </wp:inline>
        </w:drawing>
      </w:r>
    </w:p>
    <w:p w14:paraId="4FC5DF65" w14:textId="77777777" w:rsidR="00871795" w:rsidRPr="00457CAE" w:rsidRDefault="00871795" w:rsidP="00B43BF6">
      <w:pPr>
        <w:pStyle w:val="TF"/>
      </w:pPr>
      <w:r w:rsidRPr="00457CAE">
        <w:t>Figure D</w:t>
      </w:r>
      <w:r w:rsidR="00F641B7" w:rsidRPr="00457CAE">
        <w:rPr>
          <w:b w:val="0"/>
        </w:rPr>
        <w:t>.</w:t>
      </w:r>
      <w:r w:rsidRPr="00457CAE">
        <w:t>1-1: Global time domain and working clock domains</w:t>
      </w:r>
    </w:p>
    <w:p w14:paraId="7517F57D" w14:textId="77777777" w:rsidR="00871795" w:rsidRPr="00457CAE" w:rsidRDefault="00871795" w:rsidP="005F359B">
      <w:r w:rsidRPr="00457CAE">
        <w:t xml:space="preserve">The assigned timescale of a working clock domain is arbitrary (timescale ARB </w:t>
      </w:r>
      <w:r w:rsidR="00D8592D" w:rsidRPr="00457CAE">
        <w:t>[22]</w:t>
      </w:r>
      <w:r w:rsidRPr="00457CAE">
        <w:t>). Therefore, different working clock domains may have different timescales and different synchronisation accuracy and precision. Robots, motion control applications, numeric control, and any kind of clocked / isochronous application rely on the timescale of the working clock domain to make sure that actions are precisely interwoven as needed.</w:t>
      </w:r>
    </w:p>
    <w:p w14:paraId="3331A769" w14:textId="77777777" w:rsidR="00871795" w:rsidRPr="00457CAE" w:rsidRDefault="00871795" w:rsidP="005F359B">
      <w:pPr>
        <w:rPr>
          <w:lang w:val="en-US" w:eastAsia="en-US"/>
        </w:rPr>
      </w:pPr>
      <w:r w:rsidRPr="00457CAE">
        <w:rPr>
          <w:lang w:eastAsia="en-US"/>
        </w:rPr>
        <w:t>Clock synchronization in the working clock domain is constraint in size. A specific working clock domain will contain only a subset of the UEs within the industrial facility. Often, the UEs of the working clock domain are connected to the same gNB. However, it is also possible that a working clock domain contains multiple neighbouring gNBs. This depends on the actual use case and its vertical application.</w:t>
      </w:r>
    </w:p>
    <w:p w14:paraId="12F0294F" w14:textId="77777777" w:rsidR="00871795" w:rsidRPr="00457CAE" w:rsidRDefault="00871795" w:rsidP="005F359B">
      <w:r w:rsidRPr="00457CAE">
        <w:t>Devices may be part of multiple time domains leading to overlapping working clock domains.</w:t>
      </w:r>
    </w:p>
    <w:p w14:paraId="226D7E16" w14:textId="77777777" w:rsidR="00871795" w:rsidRPr="00457CAE" w:rsidRDefault="00871795" w:rsidP="005F359B">
      <w:r w:rsidRPr="00457CAE">
        <w:t xml:space="preserve">The required precision (usually ≤ 1 µs) is between the sync master and any sync </w:t>
      </w:r>
      <w:r w:rsidR="003E008C">
        <w:t>devices</w:t>
      </w:r>
      <w:r w:rsidRPr="00457CAE">
        <w:t xml:space="preserve"> of the clock domain, both, global time domain and working clock domain.</w:t>
      </w:r>
    </w:p>
    <w:p w14:paraId="5D8AE948" w14:textId="77777777" w:rsidR="00871795" w:rsidRPr="00457CAE" w:rsidRDefault="00871795" w:rsidP="005F359B">
      <w:r w:rsidRPr="00457CAE">
        <w:t>Clock domains might be called sync domains in certain areas and standards.</w:t>
      </w:r>
    </w:p>
    <w:p w14:paraId="35246073" w14:textId="77777777" w:rsidR="00871795" w:rsidRPr="00457CAE" w:rsidRDefault="00871795" w:rsidP="00DF3B60">
      <w:pPr>
        <w:pStyle w:val="Heading1"/>
        <w:rPr>
          <w:lang w:eastAsia="en-US"/>
        </w:rPr>
      </w:pPr>
      <w:bookmarkStart w:id="439" w:name="_Toc45387426"/>
      <w:bookmarkStart w:id="440" w:name="_Toc146301630"/>
      <w:r w:rsidRPr="00457CAE">
        <w:rPr>
          <w:lang w:eastAsia="en-US"/>
        </w:rPr>
        <w:t>D</w:t>
      </w:r>
      <w:r w:rsidR="00F641B7" w:rsidRPr="00457CAE">
        <w:t>.</w:t>
      </w:r>
      <w:r w:rsidRPr="00457CAE">
        <w:rPr>
          <w:lang w:eastAsia="en-US"/>
        </w:rPr>
        <w:t>2</w:t>
      </w:r>
      <w:r w:rsidRPr="00457CAE">
        <w:rPr>
          <w:lang w:eastAsia="en-US"/>
        </w:rPr>
        <w:tab/>
        <w:t>Merging of working clock domains</w:t>
      </w:r>
      <w:bookmarkEnd w:id="439"/>
      <w:bookmarkEnd w:id="440"/>
    </w:p>
    <w:p w14:paraId="4F94E7D4" w14:textId="77777777" w:rsidR="00871795" w:rsidRPr="00457CAE" w:rsidRDefault="00871795" w:rsidP="00B43BF6">
      <w:pPr>
        <w:rPr>
          <w:lang w:eastAsia="en-US"/>
        </w:rPr>
      </w:pPr>
      <w:r w:rsidRPr="00457CAE">
        <w:rPr>
          <w:lang w:eastAsia="en-US"/>
        </w:rPr>
        <w:t>One key issue of the integration of TSN and 5G wireless networks that has to be handled is mobility. The integration of 5G wireless communication into the industrial communication infrastructure allows for mobility in the manufacturing process. This mobility enhances flexibility in the manufacturing process, e.g. through adding certain manufacturing capabilities on-demand by having a machine move to the respective production line. This means that machines that are synchronized to different working clock domains may need to interact with each other.</w:t>
      </w:r>
    </w:p>
    <w:p w14:paraId="1E8E97DE" w14:textId="77777777" w:rsidR="00871795" w:rsidRPr="00457CAE" w:rsidRDefault="00871795" w:rsidP="00B43BF6">
      <w:pPr>
        <w:rPr>
          <w:lang w:eastAsia="en-US"/>
        </w:rPr>
      </w:pPr>
      <w:r w:rsidRPr="00457CAE">
        <w:rPr>
          <w:lang w:eastAsia="en-US"/>
        </w:rPr>
        <w:t>The following scenario illustrates this. After the mobile machine has arrived at the intended location and is stationary again, the two interacting working clock domains have to be synchronized with each other. Otherwise interaction might not be possible without interfering with ongoing operations. An example is an autonomous mobile handling robot adding parts to an assembly line. Without synchronization between both, correct placement of the parts would be impossible.</w:t>
      </w:r>
    </w:p>
    <w:p w14:paraId="5F64F00B" w14:textId="77777777" w:rsidR="00871795" w:rsidRPr="00457CAE" w:rsidRDefault="00871795" w:rsidP="00B43BF6">
      <w:pPr>
        <w:rPr>
          <w:lang w:eastAsia="en-US"/>
        </w:rPr>
      </w:pPr>
      <w:r w:rsidRPr="00457CAE">
        <w:rPr>
          <w:lang w:eastAsia="en-US"/>
        </w:rPr>
        <w:t>However, it is not feasible to schedule these interactions beforehand. Therefore, the interaction between different working clock domains requires a concept for handling the communication. TSN provides already mechanisms for this. The 5G systems and the UEs need to provide an interface in order to exchange information of the clock domain.</w:t>
      </w:r>
    </w:p>
    <w:p w14:paraId="3E59D261" w14:textId="2808A391" w:rsidR="00871795" w:rsidRPr="00457CAE" w:rsidRDefault="00746C5E" w:rsidP="005350DF">
      <w:pPr>
        <w:pStyle w:val="TH"/>
      </w:pPr>
      <w:r w:rsidRPr="00457CAE">
        <w:rPr>
          <w:noProof/>
        </w:rPr>
        <w:drawing>
          <wp:inline distT="0" distB="0" distL="0" distR="0" wp14:anchorId="598A73FF" wp14:editId="61F8FCD7">
            <wp:extent cx="6172200" cy="25336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2533650"/>
                    </a:xfrm>
                    <a:prstGeom prst="rect">
                      <a:avLst/>
                    </a:prstGeom>
                    <a:noFill/>
                    <a:ln>
                      <a:noFill/>
                    </a:ln>
                  </pic:spPr>
                </pic:pic>
              </a:graphicData>
            </a:graphic>
          </wp:inline>
        </w:drawing>
      </w:r>
    </w:p>
    <w:p w14:paraId="16E89ACC" w14:textId="77777777" w:rsidR="00871795" w:rsidRPr="00457CAE" w:rsidRDefault="00871795" w:rsidP="00B43BF6">
      <w:pPr>
        <w:pStyle w:val="TF"/>
      </w:pPr>
      <w:r w:rsidRPr="00457CAE">
        <w:t>Figure D</w:t>
      </w:r>
      <w:r w:rsidR="00F641B7" w:rsidRPr="00457CAE">
        <w:rPr>
          <w:b w:val="0"/>
        </w:rPr>
        <w:t>.</w:t>
      </w:r>
      <w:r w:rsidRPr="00457CAE">
        <w:t>2-</w:t>
      </w:r>
      <w:r w:rsidR="003B6F45" w:rsidRPr="00457CAE">
        <w:t>1</w:t>
      </w:r>
      <w:r w:rsidRPr="00457CAE">
        <w:t xml:space="preserve">: Working clock domain interactions </w:t>
      </w:r>
      <w:r w:rsidR="00501EF3" w:rsidRPr="00457CAE">
        <w:rPr>
          <w:rFonts w:eastAsia="SimSun"/>
          <w:lang w:eastAsia="en-US"/>
        </w:rPr>
        <w:t>"</w:t>
      </w:r>
      <w:r w:rsidRPr="00457CAE">
        <w:t>Merge</w:t>
      </w:r>
      <w:r w:rsidR="00501EF3" w:rsidRPr="00457CAE">
        <w:rPr>
          <w:rFonts w:eastAsia="SimSun"/>
          <w:lang w:eastAsia="en-US"/>
        </w:rPr>
        <w:t>"</w:t>
      </w:r>
      <w:r w:rsidRPr="00457CAE">
        <w:t xml:space="preserve"> and </w:t>
      </w:r>
      <w:r w:rsidR="00501EF3" w:rsidRPr="00457CAE">
        <w:rPr>
          <w:rFonts w:eastAsia="SimSun"/>
          <w:lang w:eastAsia="en-US"/>
        </w:rPr>
        <w:t>"</w:t>
      </w:r>
      <w:r w:rsidRPr="00457CAE">
        <w:t>Separate</w:t>
      </w:r>
      <w:r w:rsidR="00501EF3" w:rsidRPr="00457CAE">
        <w:rPr>
          <w:rFonts w:eastAsia="SimSun"/>
          <w:lang w:eastAsia="en-US"/>
        </w:rPr>
        <w:t>"</w:t>
      </w:r>
    </w:p>
    <w:p w14:paraId="7487497D" w14:textId="77777777" w:rsidR="00871795" w:rsidRPr="00457CAE" w:rsidRDefault="00871795" w:rsidP="00871795">
      <w:pPr>
        <w:rPr>
          <w:lang w:eastAsia="en-US"/>
        </w:rPr>
      </w:pPr>
      <w:r w:rsidRPr="00457CAE">
        <w:rPr>
          <w:lang w:eastAsia="en-US"/>
        </w:rPr>
        <w:t>When members of different working clock domains interact, there are two possible options (</w:t>
      </w:r>
      <w:r w:rsidR="00A259AE" w:rsidRPr="00457CAE">
        <w:rPr>
          <w:lang w:eastAsia="en-US"/>
        </w:rPr>
        <w:t>F</w:t>
      </w:r>
      <w:r w:rsidRPr="00457CAE">
        <w:rPr>
          <w:lang w:eastAsia="en-US"/>
        </w:rPr>
        <w:t>igure D.2-</w:t>
      </w:r>
      <w:r w:rsidR="003B6F45" w:rsidRPr="00457CAE">
        <w:t>1</w:t>
      </w:r>
      <w:r w:rsidRPr="00457CAE">
        <w:rPr>
          <w:lang w:eastAsia="en-US"/>
        </w:rPr>
        <w:t>). Which option is used depends on the application and its requirements.</w:t>
      </w:r>
    </w:p>
    <w:p w14:paraId="051B4842"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Merge: The working clock domains merge into one. This option can be used in applications where synchronization is critical, e.g. high precision robots interacting with each other.</w:t>
      </w:r>
    </w:p>
    <w:p w14:paraId="02AFCB98"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Separate: The members of the different working clock domains interact while keeping their own separate time synchronizations.</w:t>
      </w:r>
      <w:r w:rsidRPr="00457CAE">
        <w:rPr>
          <w:lang w:eastAsia="en-US"/>
        </w:rPr>
        <w:t xml:space="preserve"> </w:t>
      </w:r>
      <w:r w:rsidR="00871795" w:rsidRPr="00457CAE">
        <w:rPr>
          <w:lang w:eastAsia="en-US"/>
        </w:rPr>
        <w:t>This option can be used in applications where synchronization is non-critical, e.g. an AGV collecting finished products from a production line.</w:t>
      </w:r>
    </w:p>
    <w:p w14:paraId="2D2241DD" w14:textId="77777777" w:rsidR="00871795" w:rsidRPr="00457CAE" w:rsidRDefault="00871795" w:rsidP="00DF3B60">
      <w:pPr>
        <w:pStyle w:val="Heading1"/>
        <w:rPr>
          <w:lang w:eastAsia="en-US"/>
        </w:rPr>
      </w:pPr>
      <w:bookmarkStart w:id="441" w:name="_Toc45387427"/>
      <w:bookmarkStart w:id="442" w:name="_Toc146301631"/>
      <w:r w:rsidRPr="00457CAE">
        <w:rPr>
          <w:lang w:eastAsia="en-US"/>
        </w:rPr>
        <w:t>D</w:t>
      </w:r>
      <w:r w:rsidR="00F641B7" w:rsidRPr="00457CAE">
        <w:t>.</w:t>
      </w:r>
      <w:r w:rsidRPr="00457CAE">
        <w:rPr>
          <w:lang w:eastAsia="en-US"/>
        </w:rPr>
        <w:t>3</w:t>
      </w:r>
      <w:r w:rsidRPr="00457CAE">
        <w:rPr>
          <w:lang w:eastAsia="en-US"/>
        </w:rPr>
        <w:tab/>
        <w:t xml:space="preserve">Time </w:t>
      </w:r>
      <w:r w:rsidR="00914CEF" w:rsidRPr="00457CAE">
        <w:rPr>
          <w:lang w:eastAsia="en-US"/>
        </w:rPr>
        <w:t>s</w:t>
      </w:r>
      <w:r w:rsidRPr="00457CAE">
        <w:rPr>
          <w:lang w:eastAsia="en-US"/>
        </w:rPr>
        <w:t xml:space="preserve">ynchronization with 5G </w:t>
      </w:r>
      <w:r w:rsidR="00914CEF" w:rsidRPr="00457CAE">
        <w:rPr>
          <w:lang w:eastAsia="en-US"/>
        </w:rPr>
        <w:t>n</w:t>
      </w:r>
      <w:r w:rsidRPr="00457CAE">
        <w:rPr>
          <w:lang w:eastAsia="en-US"/>
        </w:rPr>
        <w:t>etworks</w:t>
      </w:r>
      <w:bookmarkEnd w:id="441"/>
      <w:bookmarkEnd w:id="442"/>
    </w:p>
    <w:p w14:paraId="1645853F" w14:textId="77777777" w:rsidR="00871795" w:rsidRPr="00457CAE" w:rsidRDefault="00871795" w:rsidP="00B43BF6">
      <w:pPr>
        <w:rPr>
          <w:rFonts w:eastAsia="Calibri"/>
          <w:lang w:eastAsia="en-US"/>
        </w:rPr>
      </w:pPr>
      <w:r w:rsidRPr="00457CAE">
        <w:rPr>
          <w:rFonts w:eastAsia="Calibri"/>
          <w:lang w:eastAsia="en-US"/>
        </w:rPr>
        <w:t xml:space="preserve">For the time synchronization with 5G networks, we consider two possible options. </w:t>
      </w:r>
    </w:p>
    <w:p w14:paraId="041570B9" w14:textId="77777777" w:rsidR="00871795" w:rsidRPr="00457CAE" w:rsidRDefault="00871795" w:rsidP="00B43BF6">
      <w:pPr>
        <w:rPr>
          <w:rFonts w:eastAsia="Calibri"/>
          <w:lang w:eastAsia="en-US"/>
        </w:rPr>
      </w:pPr>
      <w:r w:rsidRPr="00457CAE">
        <w:rPr>
          <w:rFonts w:eastAsia="Calibri"/>
          <w:lang w:eastAsia="en-US"/>
        </w:rPr>
        <w:t xml:space="preserve">The 5G system uses the </w:t>
      </w:r>
      <w:r w:rsidR="00C942EF">
        <w:rPr>
          <w:rFonts w:eastAsia="Calibri"/>
        </w:rPr>
        <w:t xml:space="preserve">IEEE </w:t>
      </w:r>
      <w:r w:rsidRPr="00457CAE">
        <w:rPr>
          <w:rFonts w:eastAsia="Calibri"/>
          <w:lang w:eastAsia="en-US"/>
        </w:rPr>
        <w:t>802.1AS sync domains</w:t>
      </w:r>
      <w:r w:rsidR="00EE2B41" w:rsidRPr="00424F95">
        <w:rPr>
          <w:rFonts w:eastAsia="Calibri"/>
        </w:rPr>
        <w:t xml:space="preserve"> [22]</w:t>
      </w:r>
      <w:r w:rsidRPr="00457CAE">
        <w:rPr>
          <w:rFonts w:eastAsia="Calibri"/>
          <w:lang w:eastAsia="en-US"/>
        </w:rPr>
        <w:t xml:space="preserve">: In this case, the 5G system provides a media dependent interface to the </w:t>
      </w:r>
      <w:r w:rsidR="00C942EF">
        <w:rPr>
          <w:rFonts w:eastAsia="Calibri"/>
        </w:rPr>
        <w:t xml:space="preserve">IEEE </w:t>
      </w:r>
      <w:r w:rsidRPr="00457CAE">
        <w:rPr>
          <w:rFonts w:eastAsia="Calibri"/>
          <w:lang w:eastAsia="en-US"/>
        </w:rPr>
        <w:t xml:space="preserve">802.1AS sync domain, which the application can use to synchronize to the sync domain. In the IEEE 802.1AS standard </w:t>
      </w:r>
      <w:r w:rsidR="00D8592D" w:rsidRPr="00457CAE">
        <w:rPr>
          <w:rFonts w:eastAsia="Calibri"/>
          <w:lang w:eastAsia="en-US"/>
        </w:rPr>
        <w:t>[22]</w:t>
      </w:r>
      <w:r w:rsidRPr="00457CAE">
        <w:rPr>
          <w:rFonts w:eastAsia="Calibri"/>
          <w:lang w:eastAsia="en-US"/>
        </w:rPr>
        <w:t>, a similar concept is detailed in the MDSyncSend and MDSyncReceive structures.</w:t>
      </w:r>
    </w:p>
    <w:p w14:paraId="45920A7A" w14:textId="77777777" w:rsidR="00871795" w:rsidRPr="00457CAE" w:rsidRDefault="00871795" w:rsidP="00B43BF6">
      <w:pPr>
        <w:rPr>
          <w:rFonts w:eastAsia="Calibri"/>
          <w:lang w:eastAsia="en-US"/>
        </w:rPr>
      </w:pPr>
      <w:r w:rsidRPr="00457CAE">
        <w:rPr>
          <w:rFonts w:eastAsia="Calibri"/>
          <w:lang w:eastAsia="en-US"/>
        </w:rPr>
        <w:t>The 5G system provides the working clock domains and global time domain: In this case, the 5G system has to provide an interface which the application can use to derive their working clock domain or global time domain. A device can belong to multiple working clock domains. An application can use each of these as the reference clock for synchronization (reference clock model).</w:t>
      </w:r>
    </w:p>
    <w:p w14:paraId="0EA8B6AD" w14:textId="77777777" w:rsidR="00871795" w:rsidRPr="00457CAE" w:rsidRDefault="00871795" w:rsidP="00B43BF6">
      <w:pPr>
        <w:pStyle w:val="NO"/>
        <w:rPr>
          <w:rFonts w:eastAsia="Calibri"/>
          <w:lang w:eastAsia="en-US"/>
        </w:rPr>
      </w:pPr>
      <w:r w:rsidRPr="00457CAE">
        <w:rPr>
          <w:rFonts w:eastAsia="Calibri"/>
          <w:lang w:eastAsia="en-US"/>
        </w:rPr>
        <w:t>NOTE:</w:t>
      </w:r>
      <w:r w:rsidR="005F359B" w:rsidRPr="00457CAE">
        <w:rPr>
          <w:rFonts w:eastAsia="Calibri"/>
          <w:lang w:eastAsia="en-US"/>
        </w:rPr>
        <w:tab/>
      </w:r>
      <w:r w:rsidRPr="00457CAE">
        <w:rPr>
          <w:rFonts w:eastAsia="Calibri"/>
          <w:lang w:eastAsia="en-US"/>
        </w:rPr>
        <w:t xml:space="preserve">The required precision (usually ≤ 1 µs) is between the sync master and any sync </w:t>
      </w:r>
      <w:r w:rsidR="003E008C">
        <w:rPr>
          <w:rFonts w:eastAsia="Calibri"/>
        </w:rPr>
        <w:t>device</w:t>
      </w:r>
      <w:r w:rsidRPr="00457CAE">
        <w:rPr>
          <w:rFonts w:eastAsia="Calibri"/>
          <w:lang w:eastAsia="en-US"/>
        </w:rPr>
        <w:t xml:space="preserve"> of the clock domain.</w:t>
      </w:r>
    </w:p>
    <w:p w14:paraId="7974C1D8" w14:textId="77777777" w:rsidR="00BF3C6B" w:rsidRPr="00457CAE" w:rsidRDefault="00BF3C6B" w:rsidP="00DF3B60">
      <w:pPr>
        <w:pStyle w:val="Heading8"/>
      </w:pPr>
      <w:r>
        <w:rPr>
          <w:rFonts w:eastAsia="Calibri"/>
          <w:lang w:eastAsia="en-US"/>
        </w:rPr>
        <w:br w:type="page"/>
      </w:r>
      <w:bookmarkStart w:id="443" w:name="_Toc45387428"/>
      <w:bookmarkStart w:id="444" w:name="_Toc146301632"/>
      <w:r>
        <w:t>Annex E</w:t>
      </w:r>
      <w:r w:rsidR="00975902">
        <w:t xml:space="preserve"> </w:t>
      </w:r>
      <w:r>
        <w:t>(informative):</w:t>
      </w:r>
      <w:r w:rsidRPr="00457CAE">
        <w:tab/>
      </w:r>
      <w:r>
        <w:t>Audio and Video Production</w:t>
      </w:r>
      <w:bookmarkEnd w:id="443"/>
      <w:bookmarkEnd w:id="444"/>
      <w:r>
        <w:t xml:space="preserve"> </w:t>
      </w:r>
    </w:p>
    <w:p w14:paraId="0F3D61C0" w14:textId="77777777" w:rsidR="00BF3C6B" w:rsidRPr="00457CAE" w:rsidRDefault="00BF3C6B" w:rsidP="00DF3B60">
      <w:pPr>
        <w:pStyle w:val="Heading2"/>
      </w:pPr>
      <w:bookmarkStart w:id="445" w:name="_Toc45387429"/>
      <w:bookmarkStart w:id="446" w:name="_Toc146301633"/>
      <w:r>
        <w:t>E.1</w:t>
      </w:r>
      <w:r w:rsidRPr="00457CAE">
        <w:tab/>
      </w:r>
      <w:r>
        <w:t>Description</w:t>
      </w:r>
      <w:bookmarkEnd w:id="445"/>
      <w:bookmarkEnd w:id="446"/>
    </w:p>
    <w:p w14:paraId="40DBB3FA" w14:textId="77777777" w:rsidR="00BF3C6B" w:rsidRPr="00B34973" w:rsidRDefault="00BF3C6B" w:rsidP="00BF3C6B">
      <w:r>
        <w:t>AV</w:t>
      </w:r>
      <w:r w:rsidRPr="00B34973">
        <w:t xml:space="preserve"> production</w:t>
      </w:r>
      <w:r>
        <w:t xml:space="preserve"> </w:t>
      </w:r>
      <w:r w:rsidRPr="00B34973">
        <w:t>include</w:t>
      </w:r>
      <w:r>
        <w:t>s</w:t>
      </w:r>
      <w:r w:rsidRPr="00B34973">
        <w:t xml:space="preserve"> television</w:t>
      </w:r>
      <w:r>
        <w:t xml:space="preserve"> and radio</w:t>
      </w:r>
      <w:r w:rsidRPr="00B34973">
        <w:t xml:space="preserve"> studios, </w:t>
      </w:r>
      <w:r>
        <w:t xml:space="preserve">outside and remotely controlled broadcasts, </w:t>
      </w:r>
      <w:r w:rsidRPr="00B34973">
        <w:t xml:space="preserve">live newsgathering, sports events, music festivals, among others. All of these applications require a high degree of </w:t>
      </w:r>
      <w:r>
        <w:t>reliability</w:t>
      </w:r>
      <w:r w:rsidRPr="00B34973">
        <w:t xml:space="preserve">, since they are related to the capturing and transmission of data at the beginning of </w:t>
      </w:r>
      <w:r>
        <w:t>a</w:t>
      </w:r>
      <w:r w:rsidRPr="00B34973">
        <w:t xml:space="preserve"> production chain. This differs drastically when compared to other multimedia services because the communication errors will be propagated to the entire audience that is </w:t>
      </w:r>
      <w:r>
        <w:t>consuming</w:t>
      </w:r>
      <w:r w:rsidRPr="00B34973">
        <w:t xml:space="preserve"> that content both live and recorded </w:t>
      </w:r>
      <w:r>
        <w:t>for later distribution.</w:t>
      </w:r>
      <w:r w:rsidRPr="00B34973">
        <w:t xml:space="preserve"> </w:t>
      </w:r>
      <w:r>
        <w:t>Furthermore</w:t>
      </w:r>
      <w:r w:rsidRPr="00B34973">
        <w:t xml:space="preserve">, the transmitted data is often post-processed with nonlinear filters which could actually amplify defects that would be otherwise not noticed by humans. Therefore, these applications call for uncompressed or </w:t>
      </w:r>
      <w:r>
        <w:t xml:space="preserve">only </w:t>
      </w:r>
      <w:r w:rsidRPr="00B34973">
        <w:t xml:space="preserve">slightly compressed data, and very </w:t>
      </w:r>
      <w:r>
        <w:t>low</w:t>
      </w:r>
      <w:r w:rsidRPr="00B34973">
        <w:t xml:space="preserve"> probability of errors. </w:t>
      </w:r>
      <w:r>
        <w:t>These devices will also be used alongside existing technologies which have a high level of performance and so any new technologies will need to match or improve upon the existing workflows to drive adoption of the technology.</w:t>
      </w:r>
    </w:p>
    <w:p w14:paraId="4794649F" w14:textId="77777777" w:rsidR="00BF3C6B" w:rsidRDefault="00BF3C6B" w:rsidP="00BF3C6B">
      <w:r w:rsidRPr="00B34973">
        <w:t>The performance aspects that are covered</w:t>
      </w:r>
      <w:r>
        <w:t xml:space="preserve"> by/in</w:t>
      </w:r>
      <w:r w:rsidRPr="00B34973">
        <w:t xml:space="preserve"> </w:t>
      </w:r>
      <w:r>
        <w:t xml:space="preserve">TS 22.263 </w:t>
      </w:r>
      <w:r w:rsidRPr="00BF3C6B">
        <w:t xml:space="preserve">[27] </w:t>
      </w:r>
      <w:r>
        <w:t>(Service requirements for Video, Imaging and Audio for professional applications)</w:t>
      </w:r>
      <w:r w:rsidRPr="00B34973">
        <w:t xml:space="preserve"> also target the latency that these services experience. </w:t>
      </w:r>
    </w:p>
    <w:p w14:paraId="22E509B2" w14:textId="77777777" w:rsidR="00BF3C6B" w:rsidRDefault="00BF3C6B" w:rsidP="00BF3C6B">
      <w:r>
        <w:t>In recent years</w:t>
      </w:r>
      <w:r w:rsidR="00C942EF">
        <w:t>,</w:t>
      </w:r>
      <w:r>
        <w:t xml:space="preserve"> </w:t>
      </w:r>
      <w:r w:rsidR="00C942EF">
        <w:t>p</w:t>
      </w:r>
      <w:r>
        <w:t>roduction facilities have moved from bespoke unidirectional highly specialised networks to IP based systems and software-based workflows. This migration is expected to continue, and wireless IP connectivity is key to a number of these workflows.</w:t>
      </w:r>
    </w:p>
    <w:p w14:paraId="47B1B4A6" w14:textId="77777777" w:rsidR="00BF3C6B" w:rsidRDefault="00BF3C6B" w:rsidP="00BF3C6B">
      <w:r>
        <w:t>Typical set ups require multiple devices such as cameras, microphones and control surfaces that require extremely close synchronisation to maintain consistency of pictures and audio. Such clock synchronization requirements are captured in clause 5.6. Often devices need to communicate directly to each other for instance a camera to a monitor or a microphone to a PA system.</w:t>
      </w:r>
    </w:p>
    <w:p w14:paraId="076C2CFC" w14:textId="77777777" w:rsidR="00BF3C6B" w:rsidRPr="00B34973" w:rsidRDefault="00BF3C6B" w:rsidP="00BF3C6B">
      <w:r>
        <w:t>Video and audio applications also require extremely high quality of service metrics as the loss of a single packet can cause picture or sound breakup in the downstream processing or distribution. Often this is a legal, regulatory or contractual agreement to maintain a high quality, stable and clear video or audio signal.</w:t>
      </w:r>
    </w:p>
    <w:p w14:paraId="5C066981" w14:textId="77777777" w:rsidR="00BF3C6B" w:rsidRPr="00457CAE" w:rsidRDefault="00BF3C6B" w:rsidP="00DF3B60">
      <w:pPr>
        <w:pStyle w:val="Heading2"/>
      </w:pPr>
      <w:bookmarkStart w:id="447" w:name="_Toc45387430"/>
      <w:bookmarkStart w:id="448" w:name="_Toc146301634"/>
      <w:r>
        <w:t>E.2</w:t>
      </w:r>
      <w:r w:rsidRPr="00457CAE">
        <w:tab/>
      </w:r>
      <w:r>
        <w:t>Multiple source wireless studio</w:t>
      </w:r>
      <w:bookmarkEnd w:id="447"/>
      <w:bookmarkEnd w:id="448"/>
    </w:p>
    <w:p w14:paraId="7D0A6F46" w14:textId="77777777" w:rsidR="00BF3C6B" w:rsidRDefault="00BF3C6B" w:rsidP="00BF3C6B">
      <w:pPr>
        <w:rPr>
          <w:lang w:eastAsia="es-ES"/>
        </w:rPr>
      </w:pPr>
      <w:r w:rsidRPr="00AE4CEA">
        <w:rPr>
          <w:lang w:eastAsia="es-ES"/>
        </w:rPr>
        <w:t xml:space="preserve">This use case </w:t>
      </w:r>
      <w:r>
        <w:rPr>
          <w:lang w:eastAsia="es-ES"/>
        </w:rPr>
        <w:t>will</w:t>
      </w:r>
      <w:r w:rsidRPr="00AE4CEA">
        <w:rPr>
          <w:lang w:eastAsia="es-ES"/>
        </w:rPr>
        <w:t xml:space="preserve"> deplo</w:t>
      </w:r>
      <w:r>
        <w:rPr>
          <w:lang w:eastAsia="es-ES"/>
        </w:rPr>
        <w:t xml:space="preserve">y a multiple camera studio of </w:t>
      </w:r>
      <w:r w:rsidRPr="00AE4CEA">
        <w:rPr>
          <w:lang w:eastAsia="es-ES"/>
        </w:rPr>
        <w:t>approximately 1</w:t>
      </w:r>
      <w:r w:rsidR="00C942EF">
        <w:rPr>
          <w:lang w:eastAsia="es-ES"/>
        </w:rPr>
        <w:t>,</w:t>
      </w:r>
      <w:r w:rsidRPr="00AE4CEA">
        <w:rPr>
          <w:lang w:eastAsia="es-ES"/>
        </w:rPr>
        <w:t>000 m</w:t>
      </w:r>
      <w:r w:rsidRPr="00AE4CEA">
        <w:rPr>
          <w:vertAlign w:val="superscript"/>
          <w:lang w:eastAsia="es-ES"/>
        </w:rPr>
        <w:t>2</w:t>
      </w:r>
      <w:r w:rsidRPr="00AE4CEA">
        <w:rPr>
          <w:lang w:eastAsia="es-ES"/>
        </w:rPr>
        <w:t xml:space="preserve"> (~5 cameras) where wire</w:t>
      </w:r>
      <w:r>
        <w:rPr>
          <w:lang w:eastAsia="es-ES"/>
        </w:rPr>
        <w:t>d and wireless</w:t>
      </w:r>
      <w:r w:rsidRPr="00AE4CEA">
        <w:rPr>
          <w:lang w:eastAsia="es-ES"/>
        </w:rPr>
        <w:t xml:space="preserve"> functionalities currently provided by </w:t>
      </w:r>
      <w:r>
        <w:rPr>
          <w:lang w:eastAsia="es-ES"/>
        </w:rPr>
        <w:t>traditional infrastructure technologies</w:t>
      </w:r>
      <w:r w:rsidRPr="00AE4CEA">
        <w:rPr>
          <w:lang w:eastAsia="es-ES"/>
        </w:rPr>
        <w:t xml:space="preserve"> </w:t>
      </w:r>
      <w:r>
        <w:rPr>
          <w:lang w:eastAsia="es-ES"/>
        </w:rPr>
        <w:t>are</w:t>
      </w:r>
      <w:r w:rsidRPr="00AE4CEA">
        <w:rPr>
          <w:lang w:eastAsia="es-ES"/>
        </w:rPr>
        <w:t xml:space="preserve"> </w:t>
      </w:r>
      <w:r>
        <w:rPr>
          <w:lang w:eastAsia="es-ES"/>
        </w:rPr>
        <w:t>likely to be deployed</w:t>
      </w:r>
      <w:r w:rsidRPr="00AE4CEA">
        <w:rPr>
          <w:lang w:eastAsia="es-ES"/>
        </w:rPr>
        <w:t xml:space="preserve"> using a standalone non-public network</w:t>
      </w:r>
      <w:r>
        <w:rPr>
          <w:rStyle w:val="CommentReference"/>
        </w:rPr>
        <w:t xml:space="preserve">. </w:t>
      </w:r>
      <w:r w:rsidRPr="00A344B2">
        <w:rPr>
          <w:rStyle w:val="CommentReference"/>
        </w:rPr>
        <w:t>A</w:t>
      </w:r>
      <w:r w:rsidRPr="00AE4CEA">
        <w:rPr>
          <w:lang w:eastAsia="es-ES"/>
        </w:rPr>
        <w:t xml:space="preserve"> combination of </w:t>
      </w:r>
      <w:r>
        <w:rPr>
          <w:lang w:eastAsia="es-ES"/>
        </w:rPr>
        <w:t xml:space="preserve">IP enabled </w:t>
      </w:r>
      <w:r w:rsidRPr="00AE4CEA">
        <w:rPr>
          <w:lang w:eastAsia="es-ES"/>
        </w:rPr>
        <w:t>wired and wireless cameras working at both HD and UHD resolutions</w:t>
      </w:r>
      <w:r>
        <w:rPr>
          <w:lang w:eastAsia="es-ES"/>
        </w:rPr>
        <w:t xml:space="preserve"> will be deployed in a studio</w:t>
      </w:r>
      <w:r w:rsidRPr="00AE4CEA">
        <w:rPr>
          <w:lang w:eastAsia="es-ES"/>
        </w:rPr>
        <w:t>.</w:t>
      </w:r>
      <w:r w:rsidR="00322142">
        <w:rPr>
          <w:lang w:eastAsia="es-ES"/>
        </w:rPr>
        <w:t xml:space="preserve"> </w:t>
      </w:r>
      <w:r w:rsidRPr="00AE4CEA">
        <w:rPr>
          <w:lang w:eastAsia="es-ES"/>
        </w:rPr>
        <w:t>Associated equipment such as video monitors, prompting systems</w:t>
      </w:r>
      <w:r>
        <w:rPr>
          <w:lang w:eastAsia="es-ES"/>
        </w:rPr>
        <w:t xml:space="preserve">, </w:t>
      </w:r>
      <w:r w:rsidRPr="00AE4CEA">
        <w:rPr>
          <w:lang w:eastAsia="es-ES"/>
        </w:rPr>
        <w:t>camera control will be provided over the 5G network.</w:t>
      </w:r>
      <w:r w:rsidR="00322142">
        <w:rPr>
          <w:lang w:eastAsia="es-ES"/>
        </w:rPr>
        <w:t xml:space="preserve"> </w:t>
      </w:r>
      <w:r w:rsidRPr="00AE4CEA">
        <w:rPr>
          <w:lang w:eastAsia="es-ES"/>
        </w:rPr>
        <w:t>Camera timing and synchronisation will be provided over the 5G system.</w:t>
      </w:r>
      <w:r w:rsidR="00322142">
        <w:rPr>
          <w:lang w:eastAsia="es-ES"/>
        </w:rPr>
        <w:t xml:space="preserve"> </w:t>
      </w:r>
      <w:r w:rsidRPr="00AE4CEA">
        <w:rPr>
          <w:lang w:eastAsia="es-ES"/>
        </w:rPr>
        <w:t xml:space="preserve">As well as video, audio will be sourced from both wired and wireless microphones </w:t>
      </w:r>
      <w:r>
        <w:rPr>
          <w:lang w:eastAsia="es-ES"/>
        </w:rPr>
        <w:t xml:space="preserve">incl. control/monitoring </w:t>
      </w:r>
      <w:r w:rsidRPr="00AE4CEA">
        <w:rPr>
          <w:lang w:eastAsia="es-ES"/>
        </w:rPr>
        <w:t>and combined with the video to produce high quality synchronised AV content.</w:t>
      </w:r>
      <w:r w:rsidR="00322142">
        <w:rPr>
          <w:lang w:eastAsia="es-ES"/>
        </w:rPr>
        <w:t xml:space="preserve"> </w:t>
      </w:r>
      <w:r w:rsidRPr="00AE4CEA">
        <w:rPr>
          <w:lang w:eastAsia="es-ES"/>
        </w:rPr>
        <w:t xml:space="preserve">5G </w:t>
      </w:r>
      <w:r>
        <w:rPr>
          <w:lang w:eastAsia="es-ES"/>
        </w:rPr>
        <w:t>will</w:t>
      </w:r>
      <w:r w:rsidRPr="00AE4CEA">
        <w:rPr>
          <w:lang w:eastAsia="es-ES"/>
        </w:rPr>
        <w:t xml:space="preserve"> also be deployed to control lighting</w:t>
      </w:r>
      <w:r>
        <w:rPr>
          <w:lang w:eastAsia="es-ES"/>
        </w:rPr>
        <w:t xml:space="preserve"> and</w:t>
      </w:r>
      <w:r w:rsidRPr="00AE4CEA">
        <w:rPr>
          <w:lang w:eastAsia="es-ES"/>
        </w:rPr>
        <w:t xml:space="preserve"> camera robotics</w:t>
      </w:r>
      <w:r>
        <w:rPr>
          <w:lang w:eastAsia="es-ES"/>
        </w:rPr>
        <w:t>. T</w:t>
      </w:r>
      <w:r w:rsidRPr="00AE4CEA">
        <w:rPr>
          <w:lang w:eastAsia="es-ES"/>
        </w:rPr>
        <w:t>alkback intercom systems</w:t>
      </w:r>
      <w:r>
        <w:rPr>
          <w:lang w:eastAsia="es-ES"/>
        </w:rPr>
        <w:t xml:space="preserve"> will be deployed using low latency multicast links</w:t>
      </w:r>
      <w:r w:rsidRPr="00AE4CEA">
        <w:rPr>
          <w:lang w:eastAsia="es-ES"/>
        </w:rPr>
        <w:t>.</w:t>
      </w:r>
    </w:p>
    <w:p w14:paraId="145BC279" w14:textId="77777777" w:rsidR="00BF3C6B" w:rsidRPr="00C265A5" w:rsidRDefault="00BF3C6B" w:rsidP="00BF3C6B">
      <w:pPr>
        <w:pStyle w:val="TF"/>
        <w:jc w:val="left"/>
        <w:rPr>
          <w:b w:val="0"/>
        </w:rPr>
      </w:pPr>
      <w:r w:rsidRPr="00C265A5">
        <w:rPr>
          <w:rFonts w:ascii="Times New Roman" w:hAnsi="Times New Roman"/>
          <w:b w:val="0"/>
          <w:lang w:val="en-US"/>
        </w:rPr>
        <w:t xml:space="preserve">Today’s digital AV network transport is typically handled separately for wireless and wired transfers (see </w:t>
      </w:r>
      <w:r w:rsidRPr="00294E34">
        <w:rPr>
          <w:rFonts w:ascii="Times New Roman" w:hAnsi="Times New Roman"/>
          <w:b w:val="0"/>
          <w:color w:val="000000"/>
          <w:lang w:val="en-US"/>
        </w:rPr>
        <w:t xml:space="preserve">figure </w:t>
      </w:r>
      <w:r>
        <w:rPr>
          <w:rFonts w:ascii="Times New Roman" w:hAnsi="Times New Roman"/>
          <w:b w:val="0"/>
          <w:color w:val="000000"/>
          <w:lang w:val="en-US"/>
        </w:rPr>
        <w:t>E.1.2</w:t>
      </w:r>
      <w:r w:rsidRPr="00294E34">
        <w:rPr>
          <w:rFonts w:ascii="Times New Roman" w:hAnsi="Times New Roman"/>
          <w:b w:val="0"/>
          <w:color w:val="000000"/>
          <w:lang w:val="en-US"/>
        </w:rPr>
        <w:t>-1</w:t>
      </w:r>
      <w:r w:rsidRPr="00C265A5">
        <w:rPr>
          <w:rFonts w:ascii="Times New Roman" w:hAnsi="Times New Roman"/>
          <w:b w:val="0"/>
          <w:lang w:val="en-US"/>
        </w:rPr>
        <w:t>). Wireless AV transmissions are implemented with application specific solutions that allow deterministic data transport of a single isolated audio or video link. Wired AV transmissions are Ethernet / IP based. Quality of service in AV IP networks is mainly achieved with IP DiffServ / DSCP based prioritization of packets in network switches. This method is sufficient for most AV use cases since jitter resulting from packet collisions is small, for example in the order of 10 µs per concurring data stream in Gbit Ethernet.</w:t>
      </w:r>
    </w:p>
    <w:p w14:paraId="1F40611E" w14:textId="77777777" w:rsidR="00BF3C6B" w:rsidRDefault="00BF3C6B" w:rsidP="00BF3C6B">
      <w:pPr>
        <w:rPr>
          <w:lang w:eastAsia="es-ES"/>
        </w:rPr>
      </w:pPr>
    </w:p>
    <w:p w14:paraId="03DA887B" w14:textId="77777777" w:rsidR="00BF3C6B" w:rsidRDefault="00BF3C6B" w:rsidP="00BF3C6B">
      <w:pPr>
        <w:rPr>
          <w:lang w:eastAsia="es-ES"/>
        </w:rPr>
      </w:pPr>
    </w:p>
    <w:p w14:paraId="71B27C38" w14:textId="0C8E6820" w:rsidR="00BF3C6B" w:rsidRDefault="00322142" w:rsidP="00BF3C6B">
      <w:pPr>
        <w:pStyle w:val="TH"/>
        <w:rPr>
          <w:lang w:eastAsia="es-ES"/>
        </w:rPr>
      </w:pPr>
      <w:r>
        <w:rPr>
          <w:lang w:eastAsia="es-ES"/>
        </w:rPr>
        <w:t xml:space="preserve">       </w:t>
      </w:r>
      <w:r w:rsidR="00BF3C6B">
        <w:rPr>
          <w:lang w:eastAsia="es-ES"/>
        </w:rPr>
        <w:t xml:space="preserve"> </w:t>
      </w:r>
      <w:r w:rsidR="00746C5E" w:rsidRPr="00904BDC">
        <w:rPr>
          <w:rStyle w:val="CommentReference"/>
          <w:noProof/>
          <w:lang w:val="en-US"/>
        </w:rPr>
        <w:drawing>
          <wp:inline distT="0" distB="0" distL="0" distR="0" wp14:anchorId="2F90D18F" wp14:editId="2044DAE6">
            <wp:extent cx="5143500" cy="2867025"/>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2867025"/>
                    </a:xfrm>
                    <a:prstGeom prst="rect">
                      <a:avLst/>
                    </a:prstGeom>
                    <a:noFill/>
                    <a:ln>
                      <a:noFill/>
                    </a:ln>
                  </pic:spPr>
                </pic:pic>
              </a:graphicData>
            </a:graphic>
          </wp:inline>
        </w:drawing>
      </w:r>
    </w:p>
    <w:p w14:paraId="6754709E" w14:textId="77777777" w:rsidR="00BF3C6B" w:rsidRDefault="00BF3C6B" w:rsidP="00BF3C6B">
      <w:pPr>
        <w:pStyle w:val="TF"/>
      </w:pPr>
      <w:r w:rsidRPr="00457CAE">
        <w:t xml:space="preserve">Figure </w:t>
      </w:r>
      <w:r>
        <w:t>E.2-</w:t>
      </w:r>
      <w:r w:rsidRPr="00457CAE">
        <w:t xml:space="preserve">1: Typical </w:t>
      </w:r>
      <w:r>
        <w:t>AVPROD setup</w:t>
      </w:r>
    </w:p>
    <w:p w14:paraId="2D715C67" w14:textId="77777777" w:rsidR="00BF3C6B" w:rsidRDefault="00BF3C6B" w:rsidP="00BF3C6B">
      <w:pPr>
        <w:rPr>
          <w:rFonts w:eastAsia="Calibri"/>
        </w:rPr>
      </w:pPr>
      <w:r>
        <w:rPr>
          <w:rFonts w:eastAsia="Calibri"/>
        </w:rPr>
        <w:t>The microphones and cameras can be co-located in a broadcast centre in which case they would communicate through a LAN or NPN. For remote production operations the mixing and production console may be separated by some distance (existing examples are cross continental. In this instance they may communicate via a PLMN or combination of PLMN and WAN networks.</w:t>
      </w:r>
    </w:p>
    <w:p w14:paraId="70F2B0AF" w14:textId="77777777" w:rsidR="00BF3C6B" w:rsidRDefault="00BF3C6B" w:rsidP="00BF3C6B">
      <w:pPr>
        <w:rPr>
          <w:rFonts w:eastAsia="Calibri"/>
        </w:rPr>
      </w:pPr>
      <w:r>
        <w:rPr>
          <w:rFonts w:eastAsia="Calibri"/>
        </w:rPr>
        <w:t xml:space="preserve">Some approaches may also deploy </w:t>
      </w:r>
      <w:r w:rsidR="003E008C">
        <w:rPr>
          <w:rFonts w:eastAsia="Calibri"/>
        </w:rPr>
        <w:t>main (leader)</w:t>
      </w:r>
      <w:r>
        <w:rPr>
          <w:rFonts w:eastAsia="Calibri"/>
        </w:rPr>
        <w:t xml:space="preserve"> equipment at the </w:t>
      </w:r>
      <w:r w:rsidR="003E008C" w:rsidRPr="004A3E77">
        <w:rPr>
          <w:rFonts w:eastAsia="Calibri"/>
        </w:rPr>
        <w:t xml:space="preserve">broadcast centre </w:t>
      </w:r>
      <w:r>
        <w:rPr>
          <w:rFonts w:eastAsia="Calibri"/>
        </w:rPr>
        <w:t xml:space="preserve">with </w:t>
      </w:r>
      <w:r w:rsidR="003E008C">
        <w:rPr>
          <w:rFonts w:eastAsia="Calibri"/>
        </w:rPr>
        <w:t>secondary (follower)</w:t>
      </w:r>
      <w:r>
        <w:rPr>
          <w:rFonts w:eastAsia="Calibri"/>
        </w:rPr>
        <w:t xml:space="preserve"> equipment at the </w:t>
      </w:r>
      <w:r w:rsidR="003E008C" w:rsidRPr="004A3E77">
        <w:rPr>
          <w:rFonts w:eastAsia="Calibri"/>
        </w:rPr>
        <w:t xml:space="preserve">location site </w:t>
      </w:r>
      <w:r>
        <w:rPr>
          <w:rFonts w:eastAsia="Calibri"/>
        </w:rPr>
        <w:t xml:space="preserve">to reduce latency. </w:t>
      </w:r>
    </w:p>
    <w:p w14:paraId="29711E8A" w14:textId="77777777" w:rsidR="00BF3C6B" w:rsidRDefault="00BF3C6B" w:rsidP="00BF3C6B">
      <w:pPr>
        <w:rPr>
          <w:rFonts w:eastAsia="Calibri"/>
        </w:rPr>
      </w:pPr>
      <w:r>
        <w:rPr>
          <w:rFonts w:eastAsia="Calibri"/>
        </w:rPr>
        <w:t>Other aspects of this workflow may also include robotic control where both the physical position (height, direction and tilt) and the technical control (focus, zoom, iris, colour) of a device of a camera, microphone or light may be controlled remotely.</w:t>
      </w:r>
      <w:r w:rsidR="00322142">
        <w:rPr>
          <w:rFonts w:eastAsia="Calibri"/>
        </w:rPr>
        <w:t xml:space="preserve"> </w:t>
      </w:r>
      <w:r>
        <w:rPr>
          <w:rFonts w:eastAsia="Calibri"/>
        </w:rPr>
        <w:t>In this instance round trip latency of &lt; 20ms is required in order for an operator to see a move reflected at his control position as it is made.</w:t>
      </w:r>
    </w:p>
    <w:p w14:paraId="73AD5C70" w14:textId="77777777" w:rsidR="00BF3C6B" w:rsidRDefault="00BF3C6B" w:rsidP="00BF3C6B">
      <w:pPr>
        <w:rPr>
          <w:rFonts w:eastAsia="Calibri"/>
        </w:rPr>
      </w:pPr>
      <w:r>
        <w:rPr>
          <w:rFonts w:eastAsia="Calibri"/>
        </w:rPr>
        <w:t>It is important to note that these are a combination of automated robotics (pre-programmed moves) and manually controlled robotics (following an unpredictable event such a sport).</w:t>
      </w:r>
    </w:p>
    <w:p w14:paraId="5CC01964" w14:textId="77777777" w:rsidR="00BF3C6B" w:rsidRPr="00457CAE" w:rsidRDefault="00BF3C6B" w:rsidP="00DF3B60">
      <w:pPr>
        <w:pStyle w:val="Heading2"/>
      </w:pPr>
      <w:bookmarkStart w:id="449" w:name="_Toc45387431"/>
      <w:bookmarkStart w:id="450" w:name="_Toc146301635"/>
      <w:r>
        <w:t>E.3</w:t>
      </w:r>
      <w:r w:rsidRPr="00457CAE">
        <w:tab/>
      </w:r>
      <w:r>
        <w:t>Timing use in AV production applications</w:t>
      </w:r>
      <w:bookmarkEnd w:id="449"/>
      <w:bookmarkEnd w:id="450"/>
    </w:p>
    <w:p w14:paraId="509AEFF6" w14:textId="77777777" w:rsidR="00BF3C6B" w:rsidRDefault="00BF3C6B" w:rsidP="00BF3C6B">
      <w:pPr>
        <w:rPr>
          <w:rFonts w:eastAsia="Calibri"/>
        </w:rPr>
      </w:pPr>
      <w:r>
        <w:rPr>
          <w:rFonts w:eastAsia="Calibri"/>
        </w:rPr>
        <w:t xml:space="preserve">Timing of multiple devices such as microphones and camera is also critical. Timing signals are used in 2 separate ways. </w:t>
      </w:r>
    </w:p>
    <w:p w14:paraId="62F49A04" w14:textId="77777777" w:rsidR="00BF3C6B" w:rsidRPr="00A34337" w:rsidRDefault="00BF3C6B" w:rsidP="001A398A">
      <w:pPr>
        <w:pStyle w:val="B1"/>
      </w:pPr>
      <w:r w:rsidRPr="004A6B5D">
        <w:t>-</w:t>
      </w:r>
      <w:r w:rsidRPr="004A6B5D">
        <w:tab/>
        <w:t>To maintain synchronisation between devices so that electronic shutters on cameras operate at the same time and frequency and that when cutting between any two cameras pointed at the same source no discernible jumps can be seen. This requires accuracy within the frame boundary of a given video signal. A single frame of video at 120 Hz would require a clock accurate to within 8 </w:t>
      </w:r>
      <w:r w:rsidRPr="00A34337">
        <w:t xml:space="preserve">ms. </w:t>
      </w:r>
    </w:p>
    <w:p w14:paraId="5CC569A3" w14:textId="77777777" w:rsidR="00BF3C6B" w:rsidRPr="00C265A5" w:rsidRDefault="00BF3C6B" w:rsidP="00BF3C6B">
      <w:pPr>
        <w:pStyle w:val="B1"/>
      </w:pPr>
      <w:r>
        <w:t>-</w:t>
      </w:r>
      <w:r>
        <w:tab/>
        <w:t xml:space="preserve">To timestamp an IP packet carrying a video or audio sample. </w:t>
      </w:r>
      <w:r w:rsidRPr="00C265A5">
        <w:t xml:space="preserve">Existing standards and workflows for AVPROD rely on </w:t>
      </w:r>
      <w:r>
        <w:t>IEEE</w:t>
      </w:r>
      <w:r w:rsidRPr="00C265A5">
        <w:t xml:space="preserve"> </w:t>
      </w:r>
      <w:r>
        <w:t xml:space="preserve">1588 PTP </w:t>
      </w:r>
      <w:r w:rsidRPr="00C265A5">
        <w:t>timing with a SMPTE media profile applied</w:t>
      </w:r>
      <w:r>
        <w:t>. This requires a clock accurate to within 1</w:t>
      </w:r>
      <w:r w:rsidR="001A398A">
        <w:t> </w:t>
      </w:r>
      <w:r w:rsidRPr="00457CAE">
        <w:t>µs</w:t>
      </w:r>
    </w:p>
    <w:p w14:paraId="1C72786B" w14:textId="77777777" w:rsidR="00BF3C6B" w:rsidRPr="00A344B2" w:rsidRDefault="00BF3C6B" w:rsidP="00BF3C6B">
      <w:pPr>
        <w:pStyle w:val="ListParagraph"/>
        <w:rPr>
          <w:rFonts w:eastAsia="Calibri"/>
          <w:sz w:val="20"/>
          <w:szCs w:val="20"/>
        </w:rPr>
      </w:pPr>
    </w:p>
    <w:p w14:paraId="6E82716B" w14:textId="77777777" w:rsidR="00BF3C6B" w:rsidRDefault="00BF3C6B" w:rsidP="00BF3C6B">
      <w:pPr>
        <w:rPr>
          <w:rFonts w:eastAsia="Calibri"/>
        </w:rPr>
      </w:pPr>
    </w:p>
    <w:p w14:paraId="1D45F9D4" w14:textId="26A4CE38" w:rsidR="00BF3C6B" w:rsidRPr="00C265A5" w:rsidRDefault="00746C5E" w:rsidP="00BF3C6B">
      <w:pPr>
        <w:pStyle w:val="TH"/>
        <w:rPr>
          <w:rFonts w:eastAsia="Calibri"/>
        </w:rPr>
      </w:pPr>
      <w:r w:rsidRPr="00904BDC">
        <w:rPr>
          <w:rFonts w:eastAsia="Calibri"/>
          <w:noProof/>
        </w:rPr>
        <w:drawing>
          <wp:inline distT="0" distB="0" distL="0" distR="0" wp14:anchorId="61C41F35" wp14:editId="13A4718C">
            <wp:extent cx="6115050" cy="34194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inline>
        </w:drawing>
      </w:r>
    </w:p>
    <w:p w14:paraId="208DF97B" w14:textId="77777777" w:rsidR="00BF3C6B" w:rsidRDefault="00BF3C6B" w:rsidP="00BF3C6B">
      <w:pPr>
        <w:pStyle w:val="TF"/>
      </w:pPr>
      <w:r w:rsidRPr="00457CAE">
        <w:t xml:space="preserve">Figure </w:t>
      </w:r>
      <w:r>
        <w:t>E.3-1</w:t>
      </w:r>
      <w:r w:rsidRPr="00457CAE">
        <w:t xml:space="preserve"> Typical </w:t>
      </w:r>
      <w:r>
        <w:t>IP based timing set up for AVPROD</w:t>
      </w:r>
    </w:p>
    <w:p w14:paraId="01A8B7C2" w14:textId="77777777" w:rsidR="00BF3C6B" w:rsidRPr="00294E34" w:rsidRDefault="00BF3C6B" w:rsidP="00BF3C6B">
      <w:pPr>
        <w:rPr>
          <w:rFonts w:eastAsia="Calibri"/>
          <w:color w:val="FF0000"/>
        </w:rPr>
      </w:pPr>
    </w:p>
    <w:p w14:paraId="409E394F" w14:textId="77777777" w:rsidR="00BF3C6B" w:rsidRPr="00457CAE" w:rsidRDefault="00BF3C6B" w:rsidP="00871795">
      <w:pPr>
        <w:rPr>
          <w:rFonts w:eastAsia="Calibri"/>
          <w:lang w:eastAsia="en-US"/>
        </w:rPr>
        <w:sectPr w:rsidR="00BF3C6B" w:rsidRPr="00457CAE" w:rsidSect="00AA0CF5">
          <w:footnotePr>
            <w:numRestart w:val="eachSect"/>
          </w:footnotePr>
          <w:pgSz w:w="11907" w:h="16840" w:code="9"/>
          <w:pgMar w:top="1418" w:right="1134" w:bottom="1134" w:left="1191" w:header="851" w:footer="340" w:gutter="0"/>
          <w:cols w:space="720"/>
          <w:formProt w:val="0"/>
          <w:docGrid w:linePitch="272"/>
        </w:sectPr>
      </w:pPr>
    </w:p>
    <w:p w14:paraId="11096F82" w14:textId="77777777" w:rsidR="00C80326" w:rsidRPr="005D1674" w:rsidRDefault="00C80326" w:rsidP="00DF3B60">
      <w:pPr>
        <w:pStyle w:val="Heading8"/>
      </w:pPr>
      <w:bookmarkStart w:id="451" w:name="_Toc45387432"/>
      <w:bookmarkStart w:id="452" w:name="_Toc45387791"/>
      <w:bookmarkStart w:id="453" w:name="_Toc52638836"/>
      <w:bookmarkStart w:id="454" w:name="_Toc59116925"/>
      <w:bookmarkStart w:id="455" w:name="_Toc61885754"/>
      <w:bookmarkStart w:id="456" w:name="_Toc68279315"/>
      <w:bookmarkStart w:id="457" w:name="_Toc146301636"/>
      <w:r w:rsidRPr="005D1674">
        <w:t xml:space="preserve">Annex </w:t>
      </w:r>
      <w:r>
        <w:t xml:space="preserve">F </w:t>
      </w:r>
      <w:r w:rsidRPr="005D1674">
        <w:t>(informative):</w:t>
      </w:r>
      <w:r w:rsidRPr="005D1674">
        <w:br/>
        <w:t xml:space="preserve">Relation of </w:t>
      </w:r>
      <w:r>
        <w:t xml:space="preserve">reliability and </w:t>
      </w:r>
      <w:r w:rsidRPr="005D1674">
        <w:t>communication service availability</w:t>
      </w:r>
      <w:bookmarkEnd w:id="452"/>
      <w:bookmarkEnd w:id="453"/>
      <w:bookmarkEnd w:id="454"/>
      <w:bookmarkEnd w:id="455"/>
      <w:bookmarkEnd w:id="456"/>
      <w:bookmarkEnd w:id="457"/>
    </w:p>
    <w:p w14:paraId="32078B12" w14:textId="77777777" w:rsidR="00C80326" w:rsidRPr="005D1674" w:rsidRDefault="00C80326" w:rsidP="00C80326">
      <w:r>
        <w:t>A</w:t>
      </w:r>
      <w:r w:rsidRPr="005D1674">
        <w:t xml:space="preserve">vailability and reliability are used </w:t>
      </w:r>
      <w:r>
        <w:t>both in</w:t>
      </w:r>
      <w:r w:rsidRPr="005D1674">
        <w:t xml:space="preserve"> 3GPP </w:t>
      </w:r>
      <w:r>
        <w:t>and</w:t>
      </w:r>
      <w:r w:rsidRPr="005D1674">
        <w:t xml:space="preserve"> vertical industries</w:t>
      </w:r>
      <w:r>
        <w:t>, but with different meanings</w:t>
      </w:r>
      <w:r w:rsidRPr="005D1674">
        <w:t>. Communication service availability addresses the availability of a communication service</w:t>
      </w:r>
      <w:r>
        <w:t>. This definition follows the vertical standard</w:t>
      </w:r>
      <w:r w:rsidRPr="005D1674">
        <w:t xml:space="preserve"> IEC 61907 [</w:t>
      </w:r>
      <w:r>
        <w:t>7</w:t>
      </w:r>
      <w:r w:rsidRPr="005D1674">
        <w:t xml:space="preserve">]. </w:t>
      </w:r>
      <w:r>
        <w:t>On the other hand, r</w:t>
      </w:r>
      <w:r w:rsidRPr="005D1674">
        <w:t xml:space="preserve">eliability </w:t>
      </w:r>
      <w:r>
        <w:t xml:space="preserve">is a 3GPP term and </w:t>
      </w:r>
      <w:r w:rsidRPr="005D1674">
        <w:t xml:space="preserve">addresses the availability of </w:t>
      </w:r>
      <w:r>
        <w:t>a</w:t>
      </w:r>
      <w:r w:rsidRPr="005D1674">
        <w:t xml:space="preserve"> communication network. The relation of both terms is depicted in figure </w:t>
      </w:r>
      <w:r>
        <w:t>F</w:t>
      </w:r>
      <w:r w:rsidRPr="005D1674">
        <w:t>-1</w:t>
      </w:r>
      <w:r>
        <w:t xml:space="preserve"> for a mobile network</w:t>
      </w:r>
      <w:r w:rsidRPr="005D1674">
        <w:t>.</w:t>
      </w:r>
    </w:p>
    <w:p w14:paraId="666EF7E5" w14:textId="65425824" w:rsidR="00C80326" w:rsidRPr="005D1674" w:rsidRDefault="00746C5E" w:rsidP="00C80326">
      <w:pPr>
        <w:keepNext/>
        <w:keepLines/>
        <w:spacing w:before="60"/>
        <w:jc w:val="center"/>
        <w:rPr>
          <w:rFonts w:ascii="Arial" w:hAnsi="Arial"/>
          <w:b/>
          <w:lang w:val="x-none"/>
        </w:rPr>
      </w:pPr>
      <w:r w:rsidRPr="005D1674">
        <w:rPr>
          <w:rFonts w:ascii="Arial" w:hAnsi="Arial"/>
          <w:b/>
          <w:noProof/>
          <w:lang w:val="x-none"/>
        </w:rPr>
        <w:drawing>
          <wp:inline distT="0" distB="0" distL="0" distR="0" wp14:anchorId="3BEE204D" wp14:editId="55EFA2B8">
            <wp:extent cx="6115050" cy="1685925"/>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noFill/>
                    <a:ln>
                      <a:noFill/>
                    </a:ln>
                  </pic:spPr>
                </pic:pic>
              </a:graphicData>
            </a:graphic>
          </wp:inline>
        </w:drawing>
      </w:r>
    </w:p>
    <w:p w14:paraId="4A28FB89"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-1: Illustration of the concepts </w:t>
      </w:r>
      <w:r>
        <w:rPr>
          <w:rFonts w:ascii="Arial" w:hAnsi="Arial"/>
          <w:b/>
          <w:lang w:val="en-US"/>
        </w:rPr>
        <w:t xml:space="preserve">reliability and </w:t>
      </w:r>
      <w:r w:rsidRPr="005D1674">
        <w:rPr>
          <w:rFonts w:ascii="Arial" w:hAnsi="Arial"/>
          <w:b/>
          <w:lang w:val="en-US"/>
        </w:rPr>
        <w:t>communication service availability</w:t>
      </w:r>
      <w:r>
        <w:rPr>
          <w:rFonts w:ascii="Arial" w:hAnsi="Arial"/>
          <w:b/>
          <w:lang w:val="en-US"/>
        </w:rPr>
        <w:t>.</w:t>
      </w:r>
    </w:p>
    <w:p w14:paraId="21468D77" w14:textId="77777777" w:rsidR="00C80326" w:rsidRPr="005D1674" w:rsidRDefault="00C80326" w:rsidP="00C80326">
      <w:r w:rsidRPr="005D1674">
        <w:t>As depicted, reliability covers the communication-related aspects between two nodes (here: end nodes), while communication service availability addresses the communication-related aspects between two communication service interfaces. This might seem to be a small difference, but this difference can lead to situations, where reliability and communication service availability have different values.</w:t>
      </w:r>
    </w:p>
    <w:p w14:paraId="2AADC7C7" w14:textId="77777777" w:rsidR="00C80326" w:rsidRPr="005D1674" w:rsidRDefault="00C80326" w:rsidP="00C80326">
      <w:pPr>
        <w:rPr>
          <w:lang w:val="en-US"/>
        </w:rPr>
      </w:pPr>
      <w:r w:rsidRPr="005D1674">
        <w:rPr>
          <w:b/>
          <w:bCs/>
        </w:rPr>
        <w:t>Example: traffic gets "stuck"</w:t>
      </w:r>
    </w:p>
    <w:p w14:paraId="67D5E3F3" w14:textId="77777777" w:rsidR="00C80326" w:rsidRPr="005D1674" w:rsidRDefault="00C80326" w:rsidP="00C80326">
      <w:r w:rsidRPr="005D1674">
        <w:t xml:space="preserve">The related scenario is depicted in figure </w:t>
      </w:r>
      <w:r>
        <w:t>F-</w:t>
      </w:r>
      <w:r w:rsidRPr="005D1674">
        <w:t>2.</w:t>
      </w:r>
    </w:p>
    <w:p w14:paraId="1396C622" w14:textId="15453E5C" w:rsidR="00C80326" w:rsidRPr="005D1674" w:rsidRDefault="00746C5E" w:rsidP="00C80326">
      <w:pPr>
        <w:keepNext/>
        <w:keepLines/>
        <w:spacing w:before="60"/>
        <w:jc w:val="center"/>
        <w:rPr>
          <w:rFonts w:ascii="Arial" w:hAnsi="Arial"/>
          <w:b/>
          <w:lang w:val="x-none"/>
        </w:rPr>
      </w:pPr>
      <w:r w:rsidRPr="005D1674">
        <w:rPr>
          <w:rFonts w:ascii="Arial" w:hAnsi="Arial"/>
          <w:b/>
          <w:noProof/>
          <w:lang w:val="x-none"/>
        </w:rPr>
        <w:drawing>
          <wp:inline distT="0" distB="0" distL="0" distR="0" wp14:anchorId="395A00F7" wp14:editId="760E14EA">
            <wp:extent cx="6115050" cy="255270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15050" cy="2552700"/>
                    </a:xfrm>
                    <a:prstGeom prst="rect">
                      <a:avLst/>
                    </a:prstGeom>
                    <a:noFill/>
                    <a:ln>
                      <a:noFill/>
                    </a:ln>
                  </pic:spPr>
                </pic:pic>
              </a:graphicData>
            </a:graphic>
          </wp:inline>
        </w:drawing>
      </w:r>
    </w:p>
    <w:p w14:paraId="1A3BCC90"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-2: Example in which</w:t>
      </w:r>
      <w:r>
        <w:rPr>
          <w:rFonts w:ascii="Arial" w:hAnsi="Arial"/>
          <w:b/>
          <w:lang w:val="en-US"/>
        </w:rPr>
        <w:t xml:space="preserve"> reliability and</w:t>
      </w:r>
      <w:r w:rsidRPr="005D1674">
        <w:rPr>
          <w:rFonts w:ascii="Arial" w:hAnsi="Arial"/>
          <w:b/>
          <w:lang w:val="en-US"/>
        </w:rPr>
        <w:t xml:space="preserve"> communication service availability</w:t>
      </w:r>
      <w:r>
        <w:rPr>
          <w:rFonts w:ascii="Arial" w:hAnsi="Arial"/>
          <w:b/>
          <w:lang w:val="en-US"/>
        </w:rPr>
        <w:t xml:space="preserve"> </w:t>
      </w:r>
      <w:r w:rsidRPr="005D1674">
        <w:rPr>
          <w:rFonts w:ascii="Arial" w:hAnsi="Arial"/>
          <w:b/>
          <w:lang w:val="en-US"/>
        </w:rPr>
        <w:t>have different values. Packets are reliably transmitted from the communication service interface A to end node B, but they are not exposed at the communication service interface B.</w:t>
      </w:r>
    </w:p>
    <w:p w14:paraId="03236B5C" w14:textId="77777777" w:rsidR="00C80326" w:rsidRPr="005D1674" w:rsidRDefault="00C80326" w:rsidP="00C80326">
      <w:pPr>
        <w:rPr>
          <w:lang w:val="en-US"/>
        </w:rPr>
      </w:pPr>
      <w:r w:rsidRPr="005D1674">
        <w:rPr>
          <w:lang w:val="en-US"/>
        </w:rPr>
        <w:t>This scenario addresses unicast communication from application A to B. The packets are handed over</w:t>
      </w:r>
      <w:r>
        <w:rPr>
          <w:lang w:val="en-US"/>
        </w:rPr>
        <w:t xml:space="preserve"> </w:t>
      </w:r>
      <w:r w:rsidRPr="005D1674">
        <w:rPr>
          <w:lang w:val="en-US"/>
        </w:rPr>
        <w:t>at the communication service interface A from the application to the communication network, and the packets are then transmitted to the end node B. In this example, the packets received by end node B are not exposed at the communication service interface B. So, even if all packets that are handed over to end node A are successfully delivered to end node B within the time constraint required by the targeted service</w:t>
      </w:r>
      <w:r>
        <w:rPr>
          <w:lang w:val="en-US"/>
        </w:rPr>
        <w:t xml:space="preserve"> (reliability = 100 %)</w:t>
      </w:r>
      <w:r w:rsidRPr="005D1674">
        <w:rPr>
          <w:lang w:val="en-US"/>
        </w:rPr>
        <w:t xml:space="preserve">, the communication service availability is 0% since no packets arrive at the "end", </w:t>
      </w:r>
      <w:r>
        <w:rPr>
          <w:lang w:val="en-US"/>
        </w:rPr>
        <w:t>namely</w:t>
      </w:r>
      <w:r w:rsidRPr="005D1674">
        <w:rPr>
          <w:lang w:val="en-US"/>
        </w:rPr>
        <w:t xml:space="preserve"> the communication service interface B.</w:t>
      </w:r>
    </w:p>
    <w:p w14:paraId="00DA60FF" w14:textId="77777777" w:rsidR="00C80326" w:rsidRPr="005D1674" w:rsidRDefault="00C80326" w:rsidP="00C80326">
      <w:pPr>
        <w:rPr>
          <w:b/>
          <w:bCs/>
        </w:rPr>
      </w:pPr>
      <w:r w:rsidRPr="005D1674">
        <w:rPr>
          <w:b/>
          <w:bCs/>
        </w:rPr>
        <w:t xml:space="preserve">Example: </w:t>
      </w:r>
      <w:r>
        <w:rPr>
          <w:b/>
          <w:bCs/>
        </w:rPr>
        <w:t>packets dropped at the communication service interface</w:t>
      </w:r>
    </w:p>
    <w:p w14:paraId="54C7CF6F" w14:textId="77777777" w:rsidR="00C80326" w:rsidRPr="005D1674" w:rsidRDefault="00C80326" w:rsidP="00C80326">
      <w:pPr>
        <w:rPr>
          <w:bCs/>
        </w:rPr>
      </w:pPr>
      <w:r w:rsidRPr="005D1674">
        <w:rPr>
          <w:bCs/>
        </w:rPr>
        <w:t xml:space="preserve">The related scenario is depicted in figure </w:t>
      </w:r>
      <w:r>
        <w:rPr>
          <w:bCs/>
        </w:rPr>
        <w:t>F</w:t>
      </w:r>
      <w:r w:rsidRPr="005D1674">
        <w:rPr>
          <w:bCs/>
        </w:rPr>
        <w:t>-3.</w:t>
      </w:r>
    </w:p>
    <w:p w14:paraId="106DBA06" w14:textId="5EB1E1B0" w:rsidR="00C80326" w:rsidRPr="005D1674" w:rsidRDefault="00C80326" w:rsidP="00C80326">
      <w:pPr>
        <w:keepNext/>
        <w:keepLines/>
        <w:spacing w:before="60"/>
        <w:jc w:val="center"/>
        <w:rPr>
          <w:rFonts w:ascii="Arial" w:hAnsi="Arial"/>
          <w:b/>
          <w:bCs/>
          <w:lang w:val="x-none"/>
        </w:rPr>
      </w:pPr>
      <w:r w:rsidRPr="005D1674">
        <w:rPr>
          <w:rFonts w:ascii="Arial" w:hAnsi="Arial"/>
          <w:b/>
          <w:snapToGrid w:val="0"/>
          <w:color w:val="000000"/>
          <w:w w:val="0"/>
          <w:sz w:val="0"/>
          <w:szCs w:val="0"/>
          <w:u w:color="000000"/>
          <w:bdr w:val="none" w:sz="0" w:space="0" w:color="000000"/>
          <w:shd w:val="clear" w:color="000000" w:fill="000000"/>
          <w:lang w:val="x-none" w:eastAsia="x-none" w:bidi="x-none"/>
        </w:rPr>
        <w:t xml:space="preserve"> </w:t>
      </w:r>
      <w:r w:rsidR="00746C5E" w:rsidRPr="005D1674">
        <w:rPr>
          <w:rFonts w:ascii="Arial" w:hAnsi="Arial"/>
          <w:b/>
          <w:noProof/>
          <w:lang w:val="x-none"/>
        </w:rPr>
        <w:drawing>
          <wp:inline distT="0" distB="0" distL="0" distR="0" wp14:anchorId="4CE3D926" wp14:editId="38B04E20">
            <wp:extent cx="6124575" cy="244792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4575" cy="2447925"/>
                    </a:xfrm>
                    <a:prstGeom prst="rect">
                      <a:avLst/>
                    </a:prstGeom>
                    <a:noFill/>
                    <a:ln>
                      <a:noFill/>
                    </a:ln>
                  </pic:spPr>
                </pic:pic>
              </a:graphicData>
            </a:graphic>
          </wp:inline>
        </w:drawing>
      </w:r>
    </w:p>
    <w:p w14:paraId="5C8643B5"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-3: Example in which </w:t>
      </w:r>
      <w:r>
        <w:rPr>
          <w:rFonts w:ascii="Arial" w:hAnsi="Arial"/>
          <w:b/>
          <w:lang w:val="en-US"/>
        </w:rPr>
        <w:t xml:space="preserve">reliability and </w:t>
      </w:r>
      <w:r w:rsidRPr="005D1674">
        <w:rPr>
          <w:rFonts w:ascii="Arial" w:hAnsi="Arial"/>
          <w:b/>
          <w:lang w:val="en-US"/>
        </w:rPr>
        <w:t xml:space="preserve">communication service availability have different values. Only half of the packets handed over to the end node A are actually transmitted to end node B and </w:t>
      </w:r>
      <w:r>
        <w:rPr>
          <w:rFonts w:ascii="Arial" w:hAnsi="Arial"/>
          <w:b/>
          <w:lang w:val="en-US"/>
        </w:rPr>
        <w:t xml:space="preserve">then </w:t>
      </w:r>
      <w:r w:rsidRPr="005D1674">
        <w:rPr>
          <w:rFonts w:ascii="Arial" w:hAnsi="Arial"/>
          <w:b/>
          <w:lang w:val="en-US"/>
        </w:rPr>
        <w:t>handed over to application B at the communication service interface B.</w:t>
      </w:r>
    </w:p>
    <w:p w14:paraId="25E05431" w14:textId="77777777" w:rsidR="00C80326" w:rsidRPr="005D1674" w:rsidRDefault="00C80326" w:rsidP="00C80326">
      <w:r w:rsidRPr="005D1674">
        <w:rPr>
          <w:lang w:val="en-US"/>
        </w:rPr>
        <w:t xml:space="preserve">This scenario describes unicast communication of evenly interspersed packets from application A to B. The packets are handed over at the communication service interface A from the application to the communication network, and the packets are then transmitted to the end node B. However, only every second packet is actually successfully handed over to end node A and then transmitted to end node B. Thus, only half of the packets arrive at application B. Note though that the reliability of the mobile network is 100%, since all packets transmitted by end node A are delivered to end node B within the time constraint required by the targeted service. However, depending on the agreed QoS, the communication service availability can be of the same value as the reliability or much lower. For instance, if the agreed survival time is </w:t>
      </w:r>
      <w:r>
        <w:rPr>
          <w:lang w:val="en-US"/>
        </w:rPr>
        <w:t>equal to or larger than the end-to-end latency,</w:t>
      </w:r>
      <w:r w:rsidRPr="005D1674">
        <w:rPr>
          <w:lang w:val="en-US"/>
        </w:rPr>
        <w:t xml:space="preserve"> </w:t>
      </w:r>
      <w:r>
        <w:rPr>
          <w:lang w:val="en-US"/>
        </w:rPr>
        <w:t xml:space="preserve">reliability and </w:t>
      </w:r>
      <w:r w:rsidRPr="005D1674">
        <w:rPr>
          <w:lang w:val="en-US"/>
        </w:rPr>
        <w:t>communication service availability</w:t>
      </w:r>
      <w:r>
        <w:rPr>
          <w:lang w:val="en-US"/>
        </w:rPr>
        <w:t xml:space="preserve"> are equal</w:t>
      </w:r>
      <w:r w:rsidRPr="005D1674">
        <w:rPr>
          <w:lang w:val="en-US"/>
        </w:rPr>
        <w:t>. However, if</w:t>
      </w:r>
      <w:r>
        <w:rPr>
          <w:lang w:val="en-US"/>
        </w:rPr>
        <w:t xml:space="preserve"> the survival time is smaller, the reliability is two times the communication service availability</w:t>
      </w:r>
      <w:r w:rsidRPr="005D1674">
        <w:t xml:space="preserve">. </w:t>
      </w:r>
    </w:p>
    <w:p w14:paraId="2A0AA2AF" w14:textId="77777777" w:rsidR="00C80326" w:rsidRPr="005D1674" w:rsidRDefault="00C80326" w:rsidP="00C80326">
      <w:pPr>
        <w:rPr>
          <w:b/>
          <w:bCs/>
          <w:lang w:val="en-US"/>
        </w:rPr>
      </w:pPr>
      <w:r w:rsidRPr="005D1674">
        <w:t xml:space="preserve">Note that the shortest time interval over which the communication service availability should be calculated is the sum of </w:t>
      </w:r>
      <w:r>
        <w:t>maximum allowed</w:t>
      </w:r>
      <w:r w:rsidRPr="005D1674">
        <w:t xml:space="preserve"> end-to-end latency and survival time.</w:t>
      </w:r>
    </w:p>
    <w:p w14:paraId="750FE6F7" w14:textId="77777777" w:rsidR="00080512" w:rsidRPr="00457CAE" w:rsidRDefault="00080512" w:rsidP="00DF3B60">
      <w:pPr>
        <w:pStyle w:val="Heading8"/>
      </w:pPr>
      <w:bookmarkStart w:id="458" w:name="_Toc146301637"/>
      <w:r w:rsidRPr="00457CAE">
        <w:t xml:space="preserve">Annex </w:t>
      </w:r>
      <w:r w:rsidR="00C80326">
        <w:t>G</w:t>
      </w:r>
      <w:r w:rsidR="00C80326" w:rsidRPr="00457CAE">
        <w:t xml:space="preserve"> </w:t>
      </w:r>
      <w:r w:rsidRPr="00457CAE">
        <w:t>(informative):</w:t>
      </w:r>
      <w:r w:rsidRPr="00457CAE">
        <w:br/>
        <w:t>Change history</w:t>
      </w:r>
      <w:bookmarkEnd w:id="451"/>
      <w:bookmarkEnd w:id="458"/>
    </w:p>
    <w:bookmarkEnd w:id="431"/>
    <w:p w14:paraId="7E1C984C" w14:textId="77777777" w:rsidR="00054A22" w:rsidRPr="00457CAE"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20"/>
        <w:gridCol w:w="454"/>
        <w:gridCol w:w="425"/>
        <w:gridCol w:w="425"/>
        <w:gridCol w:w="4962"/>
        <w:gridCol w:w="708"/>
        <w:gridCol w:w="45"/>
      </w:tblGrid>
      <w:tr w:rsidR="003C3971" w:rsidRPr="00457CAE" w14:paraId="1BB2BD4F" w14:textId="77777777" w:rsidTr="009E3F3A">
        <w:tblPrEx>
          <w:tblCellMar>
            <w:top w:w="0" w:type="dxa"/>
            <w:bottom w:w="0" w:type="dxa"/>
          </w:tblCellMar>
        </w:tblPrEx>
        <w:trPr>
          <w:cantSplit/>
        </w:trPr>
        <w:tc>
          <w:tcPr>
            <w:tcW w:w="9639" w:type="dxa"/>
            <w:gridSpan w:val="9"/>
            <w:tcBorders>
              <w:bottom w:val="nil"/>
            </w:tcBorders>
            <w:shd w:val="solid" w:color="FFFFFF" w:fill="auto"/>
          </w:tcPr>
          <w:p w14:paraId="2A0BA481" w14:textId="77777777" w:rsidR="003C3971" w:rsidRPr="00457CAE" w:rsidRDefault="003C3971" w:rsidP="00C72833">
            <w:pPr>
              <w:pStyle w:val="TAL"/>
              <w:jc w:val="center"/>
              <w:rPr>
                <w:b/>
                <w:sz w:val="16"/>
              </w:rPr>
            </w:pPr>
            <w:bookmarkStart w:id="459" w:name="_Hlk4589745"/>
            <w:r w:rsidRPr="00457CAE">
              <w:rPr>
                <w:b/>
              </w:rPr>
              <w:t>Change history</w:t>
            </w:r>
          </w:p>
        </w:tc>
      </w:tr>
      <w:tr w:rsidR="003C3971" w:rsidRPr="00457CAE" w14:paraId="29332E3B" w14:textId="77777777" w:rsidTr="00543567">
        <w:tblPrEx>
          <w:tblCellMar>
            <w:top w:w="0" w:type="dxa"/>
            <w:bottom w:w="0" w:type="dxa"/>
          </w:tblCellMar>
        </w:tblPrEx>
        <w:trPr>
          <w:gridAfter w:val="1"/>
          <w:wAfter w:w="45" w:type="dxa"/>
        </w:trPr>
        <w:tc>
          <w:tcPr>
            <w:tcW w:w="800" w:type="dxa"/>
            <w:shd w:val="pct10" w:color="auto" w:fill="FFFFFF"/>
          </w:tcPr>
          <w:p w14:paraId="33154E60" w14:textId="77777777" w:rsidR="003C3971" w:rsidRPr="00457CAE" w:rsidRDefault="003C3971" w:rsidP="00C72833">
            <w:pPr>
              <w:pStyle w:val="TAL"/>
              <w:rPr>
                <w:b/>
                <w:sz w:val="16"/>
              </w:rPr>
            </w:pPr>
            <w:r w:rsidRPr="00457CAE">
              <w:rPr>
                <w:b/>
                <w:sz w:val="16"/>
              </w:rPr>
              <w:t>Date</w:t>
            </w:r>
          </w:p>
        </w:tc>
        <w:tc>
          <w:tcPr>
            <w:tcW w:w="800" w:type="dxa"/>
            <w:shd w:val="pct10" w:color="auto" w:fill="FFFFFF"/>
          </w:tcPr>
          <w:p w14:paraId="536C8813" w14:textId="77777777" w:rsidR="003C3971" w:rsidRPr="00457CAE" w:rsidRDefault="00DF2B1F" w:rsidP="00C72833">
            <w:pPr>
              <w:pStyle w:val="TAL"/>
              <w:rPr>
                <w:b/>
                <w:sz w:val="16"/>
              </w:rPr>
            </w:pPr>
            <w:r w:rsidRPr="00457CAE">
              <w:rPr>
                <w:b/>
                <w:sz w:val="16"/>
              </w:rPr>
              <w:t>Meeting</w:t>
            </w:r>
          </w:p>
        </w:tc>
        <w:tc>
          <w:tcPr>
            <w:tcW w:w="1020" w:type="dxa"/>
            <w:shd w:val="pct10" w:color="auto" w:fill="FFFFFF"/>
          </w:tcPr>
          <w:p w14:paraId="05AD1A85" w14:textId="77777777" w:rsidR="003C3971" w:rsidRPr="00457CAE" w:rsidRDefault="003C3971" w:rsidP="00DF2B1F">
            <w:pPr>
              <w:pStyle w:val="TAL"/>
              <w:rPr>
                <w:b/>
                <w:sz w:val="16"/>
              </w:rPr>
            </w:pPr>
            <w:r w:rsidRPr="00457CAE">
              <w:rPr>
                <w:b/>
                <w:sz w:val="16"/>
              </w:rPr>
              <w:t>TDoc</w:t>
            </w:r>
          </w:p>
        </w:tc>
        <w:tc>
          <w:tcPr>
            <w:tcW w:w="454" w:type="dxa"/>
            <w:shd w:val="pct10" w:color="auto" w:fill="FFFFFF"/>
          </w:tcPr>
          <w:p w14:paraId="5CDF1D15" w14:textId="77777777" w:rsidR="003C3971" w:rsidRPr="00457CAE" w:rsidRDefault="003C3971" w:rsidP="00C72833">
            <w:pPr>
              <w:pStyle w:val="TAL"/>
              <w:rPr>
                <w:b/>
                <w:sz w:val="16"/>
              </w:rPr>
            </w:pPr>
            <w:r w:rsidRPr="00457CAE">
              <w:rPr>
                <w:b/>
                <w:sz w:val="16"/>
              </w:rPr>
              <w:t>CR</w:t>
            </w:r>
          </w:p>
        </w:tc>
        <w:tc>
          <w:tcPr>
            <w:tcW w:w="425" w:type="dxa"/>
            <w:shd w:val="pct10" w:color="auto" w:fill="FFFFFF"/>
          </w:tcPr>
          <w:p w14:paraId="766B9461" w14:textId="77777777" w:rsidR="003C3971" w:rsidRPr="00457CAE" w:rsidRDefault="003C3971" w:rsidP="00C72833">
            <w:pPr>
              <w:pStyle w:val="TAL"/>
              <w:rPr>
                <w:b/>
                <w:sz w:val="16"/>
              </w:rPr>
            </w:pPr>
            <w:r w:rsidRPr="00457CAE">
              <w:rPr>
                <w:b/>
                <w:sz w:val="16"/>
              </w:rPr>
              <w:t>Rev</w:t>
            </w:r>
          </w:p>
        </w:tc>
        <w:tc>
          <w:tcPr>
            <w:tcW w:w="425" w:type="dxa"/>
            <w:shd w:val="pct10" w:color="auto" w:fill="FFFFFF"/>
          </w:tcPr>
          <w:p w14:paraId="182840B5" w14:textId="77777777" w:rsidR="003C3971" w:rsidRPr="00457CAE" w:rsidRDefault="003C3971" w:rsidP="00C72833">
            <w:pPr>
              <w:pStyle w:val="TAL"/>
              <w:rPr>
                <w:b/>
                <w:sz w:val="16"/>
              </w:rPr>
            </w:pPr>
            <w:r w:rsidRPr="00457CAE">
              <w:rPr>
                <w:b/>
                <w:sz w:val="16"/>
              </w:rPr>
              <w:t>Cat</w:t>
            </w:r>
          </w:p>
        </w:tc>
        <w:tc>
          <w:tcPr>
            <w:tcW w:w="4962" w:type="dxa"/>
            <w:shd w:val="pct10" w:color="auto" w:fill="FFFFFF"/>
          </w:tcPr>
          <w:p w14:paraId="5B470FC8" w14:textId="77777777" w:rsidR="003C3971" w:rsidRPr="00457CAE" w:rsidRDefault="003C3971" w:rsidP="00C72833">
            <w:pPr>
              <w:pStyle w:val="TAL"/>
              <w:rPr>
                <w:b/>
                <w:sz w:val="16"/>
              </w:rPr>
            </w:pPr>
            <w:r w:rsidRPr="00457CAE">
              <w:rPr>
                <w:b/>
                <w:sz w:val="16"/>
              </w:rPr>
              <w:t>Subject/Comment</w:t>
            </w:r>
          </w:p>
        </w:tc>
        <w:tc>
          <w:tcPr>
            <w:tcW w:w="708" w:type="dxa"/>
            <w:shd w:val="pct10" w:color="auto" w:fill="FFFFFF"/>
          </w:tcPr>
          <w:p w14:paraId="5035560E" w14:textId="77777777" w:rsidR="003C3971" w:rsidRPr="00457CAE" w:rsidRDefault="003C3971" w:rsidP="00C72833">
            <w:pPr>
              <w:pStyle w:val="TAL"/>
              <w:rPr>
                <w:b/>
                <w:sz w:val="16"/>
              </w:rPr>
            </w:pPr>
            <w:r w:rsidRPr="00457CAE">
              <w:rPr>
                <w:b/>
                <w:sz w:val="16"/>
              </w:rPr>
              <w:t>New vers</w:t>
            </w:r>
            <w:r w:rsidR="00DF2B1F" w:rsidRPr="00457CAE">
              <w:rPr>
                <w:b/>
                <w:sz w:val="16"/>
              </w:rPr>
              <w:t>ion</w:t>
            </w:r>
          </w:p>
        </w:tc>
      </w:tr>
      <w:tr w:rsidR="00216BDA" w:rsidRPr="00457CAE" w14:paraId="37302F49" w14:textId="77777777" w:rsidTr="00543567">
        <w:tblPrEx>
          <w:tblCellMar>
            <w:top w:w="0" w:type="dxa"/>
            <w:bottom w:w="0" w:type="dxa"/>
          </w:tblCellMar>
        </w:tblPrEx>
        <w:trPr>
          <w:gridAfter w:val="1"/>
          <w:wAfter w:w="45" w:type="dxa"/>
        </w:trPr>
        <w:tc>
          <w:tcPr>
            <w:tcW w:w="800" w:type="dxa"/>
            <w:shd w:val="solid" w:color="FFFFFF" w:fill="auto"/>
          </w:tcPr>
          <w:p w14:paraId="2B814A6D" w14:textId="77777777" w:rsidR="00216BDA" w:rsidRPr="00457CAE" w:rsidRDefault="00216BDA" w:rsidP="00C72833">
            <w:pPr>
              <w:pStyle w:val="TAC"/>
              <w:rPr>
                <w:sz w:val="16"/>
                <w:szCs w:val="16"/>
              </w:rPr>
            </w:pPr>
            <w:r w:rsidRPr="00457CAE">
              <w:rPr>
                <w:sz w:val="16"/>
                <w:szCs w:val="16"/>
              </w:rPr>
              <w:t>2018-05</w:t>
            </w:r>
          </w:p>
        </w:tc>
        <w:tc>
          <w:tcPr>
            <w:tcW w:w="800" w:type="dxa"/>
            <w:shd w:val="solid" w:color="FFFFFF" w:fill="auto"/>
          </w:tcPr>
          <w:p w14:paraId="1A110BE5" w14:textId="77777777" w:rsidR="00216BDA" w:rsidRPr="00457CAE" w:rsidRDefault="00216BDA" w:rsidP="00C72833">
            <w:pPr>
              <w:pStyle w:val="TAC"/>
              <w:rPr>
                <w:sz w:val="16"/>
                <w:szCs w:val="16"/>
              </w:rPr>
            </w:pPr>
            <w:r w:rsidRPr="00457CAE">
              <w:rPr>
                <w:sz w:val="16"/>
                <w:szCs w:val="16"/>
              </w:rPr>
              <w:t>SA1#82</w:t>
            </w:r>
          </w:p>
        </w:tc>
        <w:tc>
          <w:tcPr>
            <w:tcW w:w="1020" w:type="dxa"/>
            <w:shd w:val="solid" w:color="FFFFFF" w:fill="auto"/>
          </w:tcPr>
          <w:p w14:paraId="1B0210EF" w14:textId="77777777" w:rsidR="00216BDA" w:rsidRPr="00457CAE" w:rsidRDefault="00216BDA" w:rsidP="00C72833">
            <w:pPr>
              <w:pStyle w:val="TAC"/>
              <w:rPr>
                <w:sz w:val="16"/>
                <w:szCs w:val="16"/>
              </w:rPr>
            </w:pPr>
            <w:r w:rsidRPr="00457CAE">
              <w:rPr>
                <w:sz w:val="16"/>
                <w:szCs w:val="16"/>
              </w:rPr>
              <w:t>S1-181551</w:t>
            </w:r>
          </w:p>
        </w:tc>
        <w:tc>
          <w:tcPr>
            <w:tcW w:w="454" w:type="dxa"/>
            <w:shd w:val="solid" w:color="FFFFFF" w:fill="auto"/>
          </w:tcPr>
          <w:p w14:paraId="395051E7" w14:textId="77777777" w:rsidR="00216BDA" w:rsidRPr="00457CAE" w:rsidRDefault="00216BDA" w:rsidP="00C72833">
            <w:pPr>
              <w:pStyle w:val="TAL"/>
              <w:rPr>
                <w:sz w:val="16"/>
                <w:szCs w:val="16"/>
              </w:rPr>
            </w:pPr>
            <w:r w:rsidRPr="00457CAE">
              <w:rPr>
                <w:sz w:val="16"/>
                <w:szCs w:val="16"/>
              </w:rPr>
              <w:t>–</w:t>
            </w:r>
          </w:p>
        </w:tc>
        <w:tc>
          <w:tcPr>
            <w:tcW w:w="425" w:type="dxa"/>
            <w:shd w:val="solid" w:color="FFFFFF" w:fill="auto"/>
          </w:tcPr>
          <w:p w14:paraId="5962E3C8" w14:textId="77777777" w:rsidR="00216BDA" w:rsidRPr="00457CAE" w:rsidRDefault="00216BDA" w:rsidP="00C72833">
            <w:pPr>
              <w:pStyle w:val="TAR"/>
              <w:rPr>
                <w:sz w:val="16"/>
                <w:szCs w:val="16"/>
              </w:rPr>
            </w:pPr>
            <w:r w:rsidRPr="00457CAE">
              <w:rPr>
                <w:sz w:val="16"/>
                <w:szCs w:val="16"/>
              </w:rPr>
              <w:t>–</w:t>
            </w:r>
          </w:p>
        </w:tc>
        <w:tc>
          <w:tcPr>
            <w:tcW w:w="425" w:type="dxa"/>
            <w:shd w:val="solid" w:color="FFFFFF" w:fill="auto"/>
          </w:tcPr>
          <w:p w14:paraId="41C959D4" w14:textId="77777777" w:rsidR="00216BDA" w:rsidRPr="00457CAE" w:rsidRDefault="00216BDA" w:rsidP="00C72833">
            <w:pPr>
              <w:pStyle w:val="TAC"/>
              <w:rPr>
                <w:sz w:val="16"/>
                <w:szCs w:val="16"/>
              </w:rPr>
            </w:pPr>
            <w:r w:rsidRPr="00457CAE">
              <w:rPr>
                <w:sz w:val="16"/>
                <w:szCs w:val="16"/>
              </w:rPr>
              <w:t>–</w:t>
            </w:r>
          </w:p>
        </w:tc>
        <w:tc>
          <w:tcPr>
            <w:tcW w:w="4962" w:type="dxa"/>
            <w:shd w:val="solid" w:color="FFFFFF" w:fill="auto"/>
          </w:tcPr>
          <w:p w14:paraId="6488029D" w14:textId="77777777" w:rsidR="00216BDA" w:rsidRPr="00457CAE" w:rsidRDefault="00216BDA" w:rsidP="00216BDA">
            <w:pPr>
              <w:pStyle w:val="TAL"/>
              <w:rPr>
                <w:sz w:val="16"/>
                <w:szCs w:val="16"/>
              </w:rPr>
            </w:pPr>
            <w:r w:rsidRPr="00457CAE">
              <w:rPr>
                <w:sz w:val="16"/>
                <w:szCs w:val="16"/>
              </w:rPr>
              <w:t>Skeleton for TS 22.</w:t>
            </w:r>
            <w:r w:rsidR="005F1E05" w:rsidRPr="00457CAE">
              <w:rPr>
                <w:sz w:val="16"/>
                <w:szCs w:val="16"/>
              </w:rPr>
              <w:t>104</w:t>
            </w:r>
            <w:r w:rsidRPr="00457CAE">
              <w:rPr>
                <w:sz w:val="16"/>
                <w:szCs w:val="16"/>
              </w:rPr>
              <w:t xml:space="preserve"> ("Service</w:t>
            </w:r>
            <w:r w:rsidR="00322142">
              <w:rPr>
                <w:sz w:val="16"/>
                <w:szCs w:val="16"/>
              </w:rPr>
              <w:t xml:space="preserve"> </w:t>
            </w:r>
            <w:r w:rsidRPr="00457CAE">
              <w:rPr>
                <w:sz w:val="16"/>
                <w:szCs w:val="16"/>
              </w:rPr>
              <w:t>requirements for cyber-physical control applications in vertical domains")</w:t>
            </w:r>
          </w:p>
        </w:tc>
        <w:tc>
          <w:tcPr>
            <w:tcW w:w="708" w:type="dxa"/>
            <w:shd w:val="solid" w:color="FFFFFF" w:fill="auto"/>
          </w:tcPr>
          <w:p w14:paraId="50D930C1" w14:textId="77777777" w:rsidR="00216BDA" w:rsidRPr="00457CAE" w:rsidRDefault="00216BDA" w:rsidP="00C72833">
            <w:pPr>
              <w:pStyle w:val="TAC"/>
              <w:rPr>
                <w:sz w:val="16"/>
                <w:szCs w:val="16"/>
              </w:rPr>
            </w:pPr>
            <w:r w:rsidRPr="00457CAE">
              <w:rPr>
                <w:sz w:val="16"/>
                <w:szCs w:val="16"/>
              </w:rPr>
              <w:t>0.0.0</w:t>
            </w:r>
          </w:p>
        </w:tc>
      </w:tr>
      <w:bookmarkEnd w:id="459"/>
      <w:tr w:rsidR="00407876" w:rsidRPr="00457CAE" w14:paraId="2E29B96A" w14:textId="77777777" w:rsidTr="00543567">
        <w:tblPrEx>
          <w:tblCellMar>
            <w:top w:w="0" w:type="dxa"/>
            <w:bottom w:w="0" w:type="dxa"/>
          </w:tblCellMar>
        </w:tblPrEx>
        <w:trPr>
          <w:gridAfter w:val="1"/>
          <w:wAfter w:w="45" w:type="dxa"/>
        </w:trPr>
        <w:tc>
          <w:tcPr>
            <w:tcW w:w="800" w:type="dxa"/>
            <w:shd w:val="solid" w:color="FFFFFF" w:fill="auto"/>
          </w:tcPr>
          <w:p w14:paraId="4E92CED2" w14:textId="77777777" w:rsidR="00407876" w:rsidRPr="00457CAE" w:rsidRDefault="00407876" w:rsidP="00C72833">
            <w:pPr>
              <w:pStyle w:val="TAC"/>
              <w:rPr>
                <w:sz w:val="16"/>
                <w:szCs w:val="16"/>
              </w:rPr>
            </w:pPr>
            <w:r w:rsidRPr="00457CAE">
              <w:rPr>
                <w:sz w:val="16"/>
                <w:szCs w:val="16"/>
              </w:rPr>
              <w:t>201</w:t>
            </w:r>
            <w:r w:rsidR="005F1E05" w:rsidRPr="00457CAE">
              <w:rPr>
                <w:sz w:val="16"/>
                <w:szCs w:val="16"/>
              </w:rPr>
              <w:t>8</w:t>
            </w:r>
            <w:r w:rsidRPr="00457CAE">
              <w:rPr>
                <w:sz w:val="16"/>
                <w:szCs w:val="16"/>
              </w:rPr>
              <w:t>-05</w:t>
            </w:r>
          </w:p>
        </w:tc>
        <w:tc>
          <w:tcPr>
            <w:tcW w:w="800" w:type="dxa"/>
            <w:shd w:val="solid" w:color="FFFFFF" w:fill="auto"/>
          </w:tcPr>
          <w:p w14:paraId="71153D2E" w14:textId="77777777" w:rsidR="00407876" w:rsidRPr="00457CAE" w:rsidRDefault="00407876" w:rsidP="00C72833">
            <w:pPr>
              <w:pStyle w:val="TAC"/>
              <w:rPr>
                <w:sz w:val="16"/>
                <w:szCs w:val="16"/>
              </w:rPr>
            </w:pPr>
            <w:r w:rsidRPr="00457CAE">
              <w:rPr>
                <w:sz w:val="16"/>
                <w:szCs w:val="16"/>
              </w:rPr>
              <w:t>SA1#82</w:t>
            </w:r>
          </w:p>
        </w:tc>
        <w:tc>
          <w:tcPr>
            <w:tcW w:w="1020" w:type="dxa"/>
            <w:shd w:val="solid" w:color="FFFFFF" w:fill="auto"/>
          </w:tcPr>
          <w:p w14:paraId="56D90752" w14:textId="77777777" w:rsidR="00407876" w:rsidRPr="00457CAE" w:rsidRDefault="00407876" w:rsidP="00C72833">
            <w:pPr>
              <w:pStyle w:val="TAC"/>
              <w:rPr>
                <w:sz w:val="16"/>
                <w:szCs w:val="16"/>
              </w:rPr>
            </w:pPr>
            <w:r w:rsidRPr="00457CAE">
              <w:rPr>
                <w:sz w:val="16"/>
                <w:szCs w:val="16"/>
              </w:rPr>
              <w:t>S1-181552</w:t>
            </w:r>
          </w:p>
        </w:tc>
        <w:tc>
          <w:tcPr>
            <w:tcW w:w="454" w:type="dxa"/>
            <w:shd w:val="solid" w:color="FFFFFF" w:fill="auto"/>
          </w:tcPr>
          <w:p w14:paraId="5EFAA722" w14:textId="77777777" w:rsidR="00407876" w:rsidRPr="00457CAE" w:rsidRDefault="00407876" w:rsidP="00C72833">
            <w:pPr>
              <w:pStyle w:val="TAL"/>
              <w:rPr>
                <w:sz w:val="16"/>
                <w:szCs w:val="16"/>
              </w:rPr>
            </w:pPr>
            <w:r w:rsidRPr="00457CAE">
              <w:rPr>
                <w:sz w:val="16"/>
                <w:szCs w:val="16"/>
              </w:rPr>
              <w:t>–</w:t>
            </w:r>
          </w:p>
        </w:tc>
        <w:tc>
          <w:tcPr>
            <w:tcW w:w="425" w:type="dxa"/>
            <w:shd w:val="solid" w:color="FFFFFF" w:fill="auto"/>
          </w:tcPr>
          <w:p w14:paraId="50EAB518" w14:textId="77777777" w:rsidR="00407876" w:rsidRPr="00457CAE" w:rsidRDefault="00407876" w:rsidP="00C72833">
            <w:pPr>
              <w:pStyle w:val="TAR"/>
              <w:rPr>
                <w:sz w:val="16"/>
                <w:szCs w:val="16"/>
              </w:rPr>
            </w:pPr>
            <w:r w:rsidRPr="00457CAE">
              <w:rPr>
                <w:sz w:val="16"/>
                <w:szCs w:val="16"/>
              </w:rPr>
              <w:t>–</w:t>
            </w:r>
          </w:p>
        </w:tc>
        <w:tc>
          <w:tcPr>
            <w:tcW w:w="425" w:type="dxa"/>
            <w:shd w:val="solid" w:color="FFFFFF" w:fill="auto"/>
          </w:tcPr>
          <w:p w14:paraId="57322937" w14:textId="77777777" w:rsidR="00407876" w:rsidRPr="00457CAE" w:rsidRDefault="00407876" w:rsidP="00C72833">
            <w:pPr>
              <w:pStyle w:val="TAC"/>
              <w:rPr>
                <w:sz w:val="16"/>
                <w:szCs w:val="16"/>
              </w:rPr>
            </w:pPr>
            <w:r w:rsidRPr="00457CAE">
              <w:rPr>
                <w:sz w:val="16"/>
                <w:szCs w:val="16"/>
              </w:rPr>
              <w:t>–</w:t>
            </w:r>
          </w:p>
        </w:tc>
        <w:tc>
          <w:tcPr>
            <w:tcW w:w="4962" w:type="dxa"/>
            <w:shd w:val="solid" w:color="FFFFFF" w:fill="auto"/>
          </w:tcPr>
          <w:p w14:paraId="3A641878" w14:textId="77777777" w:rsidR="00407876" w:rsidRPr="00457CAE" w:rsidRDefault="00407876" w:rsidP="00407876">
            <w:pPr>
              <w:pStyle w:val="TAL"/>
              <w:rPr>
                <w:sz w:val="16"/>
                <w:szCs w:val="16"/>
              </w:rPr>
            </w:pPr>
            <w:r w:rsidRPr="00457CAE">
              <w:rPr>
                <w:sz w:val="16"/>
                <w:szCs w:val="16"/>
              </w:rPr>
              <w:t>Includes agreements at SA1#82, Dubrovnik, Croatia</w:t>
            </w:r>
          </w:p>
        </w:tc>
        <w:tc>
          <w:tcPr>
            <w:tcW w:w="708" w:type="dxa"/>
            <w:shd w:val="solid" w:color="FFFFFF" w:fill="auto"/>
          </w:tcPr>
          <w:p w14:paraId="2D0B863E" w14:textId="77777777" w:rsidR="00407876" w:rsidRPr="00457CAE" w:rsidRDefault="00407876" w:rsidP="00C72833">
            <w:pPr>
              <w:pStyle w:val="TAC"/>
              <w:rPr>
                <w:sz w:val="16"/>
                <w:szCs w:val="16"/>
              </w:rPr>
            </w:pPr>
            <w:r w:rsidRPr="00457CAE">
              <w:rPr>
                <w:sz w:val="16"/>
                <w:szCs w:val="16"/>
              </w:rPr>
              <w:t>0.1.0</w:t>
            </w:r>
          </w:p>
        </w:tc>
      </w:tr>
      <w:tr w:rsidR="005F1E05" w:rsidRPr="00457CAE" w14:paraId="6D4A29B8" w14:textId="77777777" w:rsidTr="00543567">
        <w:tblPrEx>
          <w:tblCellMar>
            <w:top w:w="0" w:type="dxa"/>
            <w:bottom w:w="0" w:type="dxa"/>
          </w:tblCellMar>
        </w:tblPrEx>
        <w:trPr>
          <w:gridAfter w:val="1"/>
          <w:wAfter w:w="45" w:type="dxa"/>
        </w:trPr>
        <w:tc>
          <w:tcPr>
            <w:tcW w:w="800" w:type="dxa"/>
            <w:shd w:val="solid" w:color="FFFFFF" w:fill="auto"/>
          </w:tcPr>
          <w:p w14:paraId="11BAD687" w14:textId="77777777" w:rsidR="005F1E05" w:rsidRPr="00457CAE" w:rsidRDefault="005F1E05" w:rsidP="005F1E05">
            <w:pPr>
              <w:pStyle w:val="TAC"/>
              <w:rPr>
                <w:sz w:val="16"/>
                <w:szCs w:val="16"/>
              </w:rPr>
            </w:pPr>
            <w:r w:rsidRPr="00457CAE">
              <w:rPr>
                <w:sz w:val="16"/>
                <w:szCs w:val="16"/>
              </w:rPr>
              <w:t>2018-08</w:t>
            </w:r>
          </w:p>
        </w:tc>
        <w:tc>
          <w:tcPr>
            <w:tcW w:w="800" w:type="dxa"/>
            <w:shd w:val="solid" w:color="FFFFFF" w:fill="auto"/>
          </w:tcPr>
          <w:p w14:paraId="47C4A34D" w14:textId="77777777" w:rsidR="005F1E05" w:rsidRPr="00457CAE" w:rsidRDefault="005F1E05" w:rsidP="005F1E05">
            <w:pPr>
              <w:pStyle w:val="TAC"/>
              <w:rPr>
                <w:sz w:val="16"/>
                <w:szCs w:val="16"/>
              </w:rPr>
            </w:pPr>
            <w:r w:rsidRPr="00457CAE">
              <w:rPr>
                <w:sz w:val="16"/>
                <w:szCs w:val="16"/>
              </w:rPr>
              <w:t>SA1#83</w:t>
            </w:r>
          </w:p>
        </w:tc>
        <w:tc>
          <w:tcPr>
            <w:tcW w:w="1020" w:type="dxa"/>
            <w:shd w:val="solid" w:color="FFFFFF" w:fill="auto"/>
          </w:tcPr>
          <w:p w14:paraId="5DB9ABE5" w14:textId="77777777" w:rsidR="005F1E05" w:rsidRPr="00457CAE" w:rsidRDefault="005F1E05" w:rsidP="005F1E05">
            <w:pPr>
              <w:pStyle w:val="TAC"/>
              <w:rPr>
                <w:sz w:val="16"/>
                <w:szCs w:val="16"/>
              </w:rPr>
            </w:pPr>
            <w:r w:rsidRPr="00457CAE">
              <w:rPr>
                <w:sz w:val="16"/>
                <w:szCs w:val="16"/>
              </w:rPr>
              <w:t>S1</w:t>
            </w:r>
            <w:r w:rsidR="00301440" w:rsidRPr="00457CAE">
              <w:rPr>
                <w:sz w:val="16"/>
                <w:szCs w:val="16"/>
              </w:rPr>
              <w:t>-</w:t>
            </w:r>
            <w:r w:rsidRPr="00457CAE">
              <w:rPr>
                <w:sz w:val="16"/>
                <w:szCs w:val="16"/>
              </w:rPr>
              <w:t>182344</w:t>
            </w:r>
          </w:p>
        </w:tc>
        <w:tc>
          <w:tcPr>
            <w:tcW w:w="454" w:type="dxa"/>
            <w:shd w:val="solid" w:color="FFFFFF" w:fill="auto"/>
          </w:tcPr>
          <w:p w14:paraId="370451C0" w14:textId="77777777" w:rsidR="005F1E05" w:rsidRPr="00457CAE" w:rsidRDefault="005F1E05" w:rsidP="005F1E05">
            <w:pPr>
              <w:pStyle w:val="TAL"/>
              <w:rPr>
                <w:sz w:val="16"/>
                <w:szCs w:val="16"/>
              </w:rPr>
            </w:pPr>
            <w:r w:rsidRPr="00457CAE">
              <w:rPr>
                <w:sz w:val="16"/>
                <w:szCs w:val="16"/>
              </w:rPr>
              <w:t>–</w:t>
            </w:r>
          </w:p>
        </w:tc>
        <w:tc>
          <w:tcPr>
            <w:tcW w:w="425" w:type="dxa"/>
            <w:shd w:val="solid" w:color="FFFFFF" w:fill="auto"/>
          </w:tcPr>
          <w:p w14:paraId="3BC0F942" w14:textId="77777777" w:rsidR="005F1E05" w:rsidRPr="00457CAE" w:rsidRDefault="005F1E05" w:rsidP="005F1E05">
            <w:pPr>
              <w:pStyle w:val="TAR"/>
              <w:rPr>
                <w:sz w:val="16"/>
                <w:szCs w:val="16"/>
              </w:rPr>
            </w:pPr>
            <w:r w:rsidRPr="00457CAE">
              <w:rPr>
                <w:sz w:val="16"/>
                <w:szCs w:val="16"/>
              </w:rPr>
              <w:t>–</w:t>
            </w:r>
          </w:p>
        </w:tc>
        <w:tc>
          <w:tcPr>
            <w:tcW w:w="425" w:type="dxa"/>
            <w:shd w:val="solid" w:color="FFFFFF" w:fill="auto"/>
          </w:tcPr>
          <w:p w14:paraId="75272FE4" w14:textId="77777777" w:rsidR="005F1E05" w:rsidRPr="00457CAE" w:rsidRDefault="005F1E05" w:rsidP="005F1E05">
            <w:pPr>
              <w:pStyle w:val="TAC"/>
              <w:rPr>
                <w:sz w:val="16"/>
                <w:szCs w:val="16"/>
              </w:rPr>
            </w:pPr>
            <w:r w:rsidRPr="00457CAE">
              <w:rPr>
                <w:sz w:val="16"/>
                <w:szCs w:val="16"/>
              </w:rPr>
              <w:t>–</w:t>
            </w:r>
          </w:p>
        </w:tc>
        <w:tc>
          <w:tcPr>
            <w:tcW w:w="4962" w:type="dxa"/>
            <w:shd w:val="solid" w:color="FFFFFF" w:fill="auto"/>
          </w:tcPr>
          <w:p w14:paraId="7B6532A3" w14:textId="77777777" w:rsidR="005F1E05" w:rsidRPr="00457CAE" w:rsidRDefault="005F1E05" w:rsidP="005F1E05">
            <w:pPr>
              <w:pStyle w:val="TAL"/>
              <w:rPr>
                <w:sz w:val="16"/>
                <w:szCs w:val="16"/>
              </w:rPr>
            </w:pPr>
            <w:r w:rsidRPr="00457CAE">
              <w:rPr>
                <w:sz w:val="16"/>
                <w:szCs w:val="16"/>
              </w:rPr>
              <w:t>Includes agreements at SA1#83, West Palm Beach, Florida</w:t>
            </w:r>
          </w:p>
        </w:tc>
        <w:tc>
          <w:tcPr>
            <w:tcW w:w="708" w:type="dxa"/>
            <w:shd w:val="solid" w:color="FFFFFF" w:fill="auto"/>
          </w:tcPr>
          <w:p w14:paraId="74549E4F" w14:textId="77777777" w:rsidR="005F1E05" w:rsidRPr="00457CAE" w:rsidRDefault="005F1E05" w:rsidP="005F1E05">
            <w:pPr>
              <w:pStyle w:val="TAC"/>
              <w:rPr>
                <w:sz w:val="16"/>
                <w:szCs w:val="16"/>
              </w:rPr>
            </w:pPr>
            <w:r w:rsidRPr="00457CAE">
              <w:rPr>
                <w:sz w:val="16"/>
                <w:szCs w:val="16"/>
              </w:rPr>
              <w:t>0.2.0</w:t>
            </w:r>
          </w:p>
        </w:tc>
      </w:tr>
      <w:tr w:rsidR="00301440" w:rsidRPr="00457CAE" w14:paraId="6154527C" w14:textId="77777777" w:rsidTr="00543567">
        <w:tblPrEx>
          <w:tblCellMar>
            <w:top w:w="0" w:type="dxa"/>
            <w:bottom w:w="0" w:type="dxa"/>
          </w:tblCellMar>
        </w:tblPrEx>
        <w:trPr>
          <w:gridAfter w:val="1"/>
          <w:wAfter w:w="45" w:type="dxa"/>
        </w:trPr>
        <w:tc>
          <w:tcPr>
            <w:tcW w:w="800" w:type="dxa"/>
            <w:shd w:val="solid" w:color="FFFFFF" w:fill="auto"/>
          </w:tcPr>
          <w:p w14:paraId="512F5CC5" w14:textId="77777777" w:rsidR="00301440" w:rsidRPr="00457CAE" w:rsidRDefault="00301440" w:rsidP="005F1E05">
            <w:pPr>
              <w:pStyle w:val="TAC"/>
              <w:rPr>
                <w:sz w:val="16"/>
                <w:szCs w:val="16"/>
              </w:rPr>
            </w:pPr>
            <w:r w:rsidRPr="00457CAE">
              <w:rPr>
                <w:sz w:val="16"/>
                <w:szCs w:val="16"/>
              </w:rPr>
              <w:t>2018-11</w:t>
            </w:r>
          </w:p>
        </w:tc>
        <w:tc>
          <w:tcPr>
            <w:tcW w:w="800" w:type="dxa"/>
            <w:shd w:val="solid" w:color="FFFFFF" w:fill="auto"/>
          </w:tcPr>
          <w:p w14:paraId="2106E52F" w14:textId="77777777" w:rsidR="00301440" w:rsidRPr="00457CAE" w:rsidRDefault="00301440" w:rsidP="005F1E05">
            <w:pPr>
              <w:pStyle w:val="TAC"/>
              <w:rPr>
                <w:sz w:val="16"/>
                <w:szCs w:val="16"/>
              </w:rPr>
            </w:pPr>
            <w:r w:rsidRPr="00457CAE">
              <w:rPr>
                <w:sz w:val="16"/>
                <w:szCs w:val="16"/>
              </w:rPr>
              <w:t>SA1#84</w:t>
            </w:r>
          </w:p>
        </w:tc>
        <w:tc>
          <w:tcPr>
            <w:tcW w:w="1020" w:type="dxa"/>
            <w:shd w:val="solid" w:color="FFFFFF" w:fill="auto"/>
          </w:tcPr>
          <w:p w14:paraId="2092F9F8" w14:textId="77777777" w:rsidR="00301440" w:rsidRPr="00457CAE" w:rsidRDefault="00301440" w:rsidP="005F1E05">
            <w:pPr>
              <w:pStyle w:val="TAC"/>
              <w:rPr>
                <w:sz w:val="16"/>
                <w:szCs w:val="16"/>
              </w:rPr>
            </w:pPr>
            <w:r w:rsidRPr="00457CAE">
              <w:rPr>
                <w:sz w:val="16"/>
                <w:szCs w:val="16"/>
              </w:rPr>
              <w:t>S1-183276</w:t>
            </w:r>
          </w:p>
        </w:tc>
        <w:tc>
          <w:tcPr>
            <w:tcW w:w="454" w:type="dxa"/>
            <w:shd w:val="solid" w:color="FFFFFF" w:fill="auto"/>
          </w:tcPr>
          <w:p w14:paraId="418C53EB" w14:textId="77777777" w:rsidR="00301440" w:rsidRPr="00457CAE" w:rsidRDefault="00301440" w:rsidP="005F1E05">
            <w:pPr>
              <w:pStyle w:val="TAL"/>
              <w:rPr>
                <w:sz w:val="16"/>
                <w:szCs w:val="16"/>
              </w:rPr>
            </w:pPr>
            <w:r w:rsidRPr="00457CAE">
              <w:rPr>
                <w:sz w:val="16"/>
                <w:szCs w:val="16"/>
              </w:rPr>
              <w:t>–</w:t>
            </w:r>
          </w:p>
        </w:tc>
        <w:tc>
          <w:tcPr>
            <w:tcW w:w="425" w:type="dxa"/>
            <w:shd w:val="solid" w:color="FFFFFF" w:fill="auto"/>
          </w:tcPr>
          <w:p w14:paraId="3F7C3A62" w14:textId="77777777" w:rsidR="00301440" w:rsidRPr="00457CAE" w:rsidRDefault="00301440" w:rsidP="005F1E05">
            <w:pPr>
              <w:pStyle w:val="TAR"/>
              <w:rPr>
                <w:sz w:val="16"/>
                <w:szCs w:val="16"/>
              </w:rPr>
            </w:pPr>
            <w:r w:rsidRPr="00457CAE">
              <w:rPr>
                <w:sz w:val="16"/>
                <w:szCs w:val="16"/>
              </w:rPr>
              <w:t>–</w:t>
            </w:r>
          </w:p>
        </w:tc>
        <w:tc>
          <w:tcPr>
            <w:tcW w:w="425" w:type="dxa"/>
            <w:shd w:val="solid" w:color="FFFFFF" w:fill="auto"/>
          </w:tcPr>
          <w:p w14:paraId="1BD89D8B" w14:textId="77777777" w:rsidR="00301440" w:rsidRPr="00457CAE" w:rsidRDefault="00301440" w:rsidP="005F1E05">
            <w:pPr>
              <w:pStyle w:val="TAC"/>
              <w:rPr>
                <w:sz w:val="16"/>
                <w:szCs w:val="16"/>
              </w:rPr>
            </w:pPr>
            <w:r w:rsidRPr="00457CAE">
              <w:rPr>
                <w:sz w:val="16"/>
                <w:szCs w:val="16"/>
              </w:rPr>
              <w:t>–</w:t>
            </w:r>
          </w:p>
        </w:tc>
        <w:tc>
          <w:tcPr>
            <w:tcW w:w="4962" w:type="dxa"/>
            <w:shd w:val="solid" w:color="FFFFFF" w:fill="auto"/>
          </w:tcPr>
          <w:p w14:paraId="60208C1A" w14:textId="77777777" w:rsidR="00301440" w:rsidRPr="00457CAE" w:rsidRDefault="00301440" w:rsidP="005F1E05">
            <w:pPr>
              <w:pStyle w:val="TAL"/>
              <w:rPr>
                <w:sz w:val="16"/>
                <w:szCs w:val="16"/>
              </w:rPr>
            </w:pPr>
            <w:r w:rsidRPr="00457CAE">
              <w:rPr>
                <w:sz w:val="16"/>
                <w:szCs w:val="16"/>
              </w:rPr>
              <w:t>Includes agreements at SA1#83, Spokane, WA, USA</w:t>
            </w:r>
            <w:r w:rsidR="00C1413F" w:rsidRPr="00457CAE">
              <w:rPr>
                <w:sz w:val="16"/>
                <w:szCs w:val="16"/>
              </w:rPr>
              <w:t>, rapporteur’s clean-up</w:t>
            </w:r>
          </w:p>
        </w:tc>
        <w:tc>
          <w:tcPr>
            <w:tcW w:w="708" w:type="dxa"/>
            <w:shd w:val="solid" w:color="FFFFFF" w:fill="auto"/>
          </w:tcPr>
          <w:p w14:paraId="5BAB9A89" w14:textId="77777777" w:rsidR="00301440" w:rsidRPr="00457CAE" w:rsidRDefault="00301440" w:rsidP="005F1E05">
            <w:pPr>
              <w:pStyle w:val="TAC"/>
              <w:rPr>
                <w:sz w:val="16"/>
                <w:szCs w:val="16"/>
              </w:rPr>
            </w:pPr>
            <w:r w:rsidRPr="00457CAE">
              <w:rPr>
                <w:sz w:val="16"/>
                <w:szCs w:val="16"/>
              </w:rPr>
              <w:t>0.3.0</w:t>
            </w:r>
          </w:p>
        </w:tc>
      </w:tr>
      <w:tr w:rsidR="00822F9B" w:rsidRPr="00457CAE" w14:paraId="31C38C5E" w14:textId="77777777" w:rsidTr="00543567">
        <w:tblPrEx>
          <w:tblCellMar>
            <w:top w:w="0" w:type="dxa"/>
            <w:bottom w:w="0" w:type="dxa"/>
          </w:tblCellMar>
        </w:tblPrEx>
        <w:trPr>
          <w:gridAfter w:val="1"/>
          <w:wAfter w:w="45" w:type="dxa"/>
        </w:trPr>
        <w:tc>
          <w:tcPr>
            <w:tcW w:w="800" w:type="dxa"/>
            <w:shd w:val="solid" w:color="FFFFFF" w:fill="auto"/>
          </w:tcPr>
          <w:p w14:paraId="7AED3B48" w14:textId="77777777" w:rsidR="00822F9B" w:rsidRPr="00457CAE" w:rsidRDefault="00822F9B" w:rsidP="005F1E05">
            <w:pPr>
              <w:pStyle w:val="TAC"/>
              <w:rPr>
                <w:sz w:val="16"/>
                <w:szCs w:val="16"/>
              </w:rPr>
            </w:pPr>
            <w:r w:rsidRPr="00457CAE">
              <w:rPr>
                <w:sz w:val="16"/>
                <w:szCs w:val="16"/>
              </w:rPr>
              <w:t>2018-12</w:t>
            </w:r>
          </w:p>
        </w:tc>
        <w:tc>
          <w:tcPr>
            <w:tcW w:w="800" w:type="dxa"/>
            <w:shd w:val="solid" w:color="FFFFFF" w:fill="auto"/>
          </w:tcPr>
          <w:p w14:paraId="7A0829FF" w14:textId="77777777" w:rsidR="00822F9B" w:rsidRPr="00457CAE" w:rsidRDefault="00822F9B" w:rsidP="005F1E05">
            <w:pPr>
              <w:pStyle w:val="TAC"/>
              <w:rPr>
                <w:sz w:val="16"/>
                <w:szCs w:val="16"/>
              </w:rPr>
            </w:pPr>
            <w:r w:rsidRPr="00457CAE">
              <w:rPr>
                <w:sz w:val="16"/>
                <w:szCs w:val="16"/>
              </w:rPr>
              <w:t>SA#82</w:t>
            </w:r>
          </w:p>
        </w:tc>
        <w:tc>
          <w:tcPr>
            <w:tcW w:w="1020" w:type="dxa"/>
            <w:shd w:val="solid" w:color="FFFFFF" w:fill="auto"/>
          </w:tcPr>
          <w:p w14:paraId="26400AC2" w14:textId="77777777" w:rsidR="00822F9B" w:rsidRPr="00457CAE" w:rsidRDefault="00822F9B" w:rsidP="005F1E05">
            <w:pPr>
              <w:pStyle w:val="TAC"/>
              <w:rPr>
                <w:sz w:val="16"/>
                <w:szCs w:val="16"/>
              </w:rPr>
            </w:pPr>
            <w:r w:rsidRPr="00457CAE">
              <w:rPr>
                <w:sz w:val="16"/>
                <w:szCs w:val="16"/>
              </w:rPr>
              <w:t>SP-181006</w:t>
            </w:r>
          </w:p>
        </w:tc>
        <w:tc>
          <w:tcPr>
            <w:tcW w:w="454" w:type="dxa"/>
            <w:shd w:val="solid" w:color="FFFFFF" w:fill="auto"/>
          </w:tcPr>
          <w:p w14:paraId="01E97658" w14:textId="77777777" w:rsidR="00822F9B" w:rsidRPr="00457CAE" w:rsidRDefault="00822F9B" w:rsidP="005F1E05">
            <w:pPr>
              <w:pStyle w:val="TAL"/>
              <w:rPr>
                <w:sz w:val="16"/>
                <w:szCs w:val="16"/>
              </w:rPr>
            </w:pPr>
          </w:p>
        </w:tc>
        <w:tc>
          <w:tcPr>
            <w:tcW w:w="425" w:type="dxa"/>
            <w:shd w:val="solid" w:color="FFFFFF" w:fill="auto"/>
          </w:tcPr>
          <w:p w14:paraId="746DB47B" w14:textId="77777777" w:rsidR="00822F9B" w:rsidRPr="00457CAE" w:rsidRDefault="00822F9B" w:rsidP="005F1E05">
            <w:pPr>
              <w:pStyle w:val="TAR"/>
              <w:rPr>
                <w:sz w:val="16"/>
                <w:szCs w:val="16"/>
              </w:rPr>
            </w:pPr>
          </w:p>
        </w:tc>
        <w:tc>
          <w:tcPr>
            <w:tcW w:w="425" w:type="dxa"/>
            <w:shd w:val="solid" w:color="FFFFFF" w:fill="auto"/>
          </w:tcPr>
          <w:p w14:paraId="2FB1BA77" w14:textId="77777777" w:rsidR="00822F9B" w:rsidRPr="00457CAE" w:rsidRDefault="00822F9B" w:rsidP="005F1E05">
            <w:pPr>
              <w:pStyle w:val="TAC"/>
              <w:rPr>
                <w:sz w:val="16"/>
                <w:szCs w:val="16"/>
              </w:rPr>
            </w:pPr>
          </w:p>
        </w:tc>
        <w:tc>
          <w:tcPr>
            <w:tcW w:w="4962" w:type="dxa"/>
            <w:shd w:val="solid" w:color="FFFFFF" w:fill="auto"/>
          </w:tcPr>
          <w:p w14:paraId="504B214D" w14:textId="77777777" w:rsidR="00822F9B" w:rsidRPr="00457CAE" w:rsidRDefault="00822F9B" w:rsidP="005F1E05">
            <w:pPr>
              <w:pStyle w:val="TAL"/>
              <w:rPr>
                <w:sz w:val="16"/>
                <w:szCs w:val="16"/>
              </w:rPr>
            </w:pPr>
            <w:r w:rsidRPr="00457CAE">
              <w:rPr>
                <w:sz w:val="16"/>
                <w:szCs w:val="16"/>
              </w:rPr>
              <w:t>Presentation to SA for one-step approval</w:t>
            </w:r>
          </w:p>
        </w:tc>
        <w:tc>
          <w:tcPr>
            <w:tcW w:w="708" w:type="dxa"/>
            <w:shd w:val="solid" w:color="FFFFFF" w:fill="auto"/>
          </w:tcPr>
          <w:p w14:paraId="6D49580B" w14:textId="77777777" w:rsidR="00822F9B" w:rsidRPr="00457CAE" w:rsidRDefault="00822F9B" w:rsidP="005F1E05">
            <w:pPr>
              <w:pStyle w:val="TAC"/>
              <w:rPr>
                <w:sz w:val="16"/>
                <w:szCs w:val="16"/>
              </w:rPr>
            </w:pPr>
            <w:r w:rsidRPr="00457CAE">
              <w:rPr>
                <w:sz w:val="16"/>
                <w:szCs w:val="16"/>
              </w:rPr>
              <w:t>1.0.0</w:t>
            </w:r>
          </w:p>
        </w:tc>
      </w:tr>
      <w:tr w:rsidR="009E3F3A" w:rsidRPr="00457CAE" w14:paraId="3352F86F" w14:textId="77777777" w:rsidTr="00543567">
        <w:tblPrEx>
          <w:tblCellMar>
            <w:top w:w="0" w:type="dxa"/>
            <w:bottom w:w="0" w:type="dxa"/>
          </w:tblCellMar>
        </w:tblPrEx>
        <w:trPr>
          <w:gridAfter w:val="1"/>
          <w:wAfter w:w="45" w:type="dxa"/>
        </w:trPr>
        <w:tc>
          <w:tcPr>
            <w:tcW w:w="800" w:type="dxa"/>
            <w:shd w:val="solid" w:color="FFFFFF" w:fill="auto"/>
          </w:tcPr>
          <w:p w14:paraId="35ECBB0E" w14:textId="77777777" w:rsidR="009E3F3A" w:rsidRPr="00457CAE" w:rsidRDefault="009E3F3A" w:rsidP="009E3F3A">
            <w:pPr>
              <w:pStyle w:val="TAC"/>
              <w:rPr>
                <w:sz w:val="16"/>
                <w:szCs w:val="16"/>
              </w:rPr>
            </w:pPr>
            <w:r w:rsidRPr="00457CAE">
              <w:rPr>
                <w:sz w:val="16"/>
                <w:szCs w:val="16"/>
              </w:rPr>
              <w:t>2018-12</w:t>
            </w:r>
          </w:p>
        </w:tc>
        <w:tc>
          <w:tcPr>
            <w:tcW w:w="800" w:type="dxa"/>
            <w:shd w:val="solid" w:color="FFFFFF" w:fill="auto"/>
          </w:tcPr>
          <w:p w14:paraId="55D0D7CF" w14:textId="77777777" w:rsidR="009E3F3A" w:rsidRPr="00457CAE" w:rsidRDefault="009E3F3A" w:rsidP="009E3F3A">
            <w:pPr>
              <w:pStyle w:val="TAC"/>
              <w:rPr>
                <w:sz w:val="16"/>
                <w:szCs w:val="16"/>
              </w:rPr>
            </w:pPr>
            <w:r w:rsidRPr="00457CAE">
              <w:rPr>
                <w:sz w:val="16"/>
                <w:szCs w:val="16"/>
              </w:rPr>
              <w:t>SA#82</w:t>
            </w:r>
          </w:p>
        </w:tc>
        <w:tc>
          <w:tcPr>
            <w:tcW w:w="1020" w:type="dxa"/>
            <w:shd w:val="solid" w:color="FFFFFF" w:fill="auto"/>
          </w:tcPr>
          <w:p w14:paraId="47F4043A" w14:textId="77777777" w:rsidR="009E3F3A" w:rsidRPr="00457CAE" w:rsidRDefault="009E3F3A" w:rsidP="009E3F3A">
            <w:pPr>
              <w:pStyle w:val="TAC"/>
              <w:rPr>
                <w:sz w:val="16"/>
                <w:szCs w:val="16"/>
              </w:rPr>
            </w:pPr>
            <w:r w:rsidRPr="00457CAE">
              <w:rPr>
                <w:sz w:val="16"/>
                <w:szCs w:val="16"/>
              </w:rPr>
              <w:t>SP-181006</w:t>
            </w:r>
          </w:p>
        </w:tc>
        <w:tc>
          <w:tcPr>
            <w:tcW w:w="454" w:type="dxa"/>
            <w:shd w:val="solid" w:color="FFFFFF" w:fill="auto"/>
          </w:tcPr>
          <w:p w14:paraId="775311B7" w14:textId="77777777" w:rsidR="009E3F3A" w:rsidRPr="004D4264" w:rsidRDefault="009E3F3A" w:rsidP="009E3F3A">
            <w:pPr>
              <w:pStyle w:val="TAL"/>
              <w:rPr>
                <w:rFonts w:cs="Arial"/>
                <w:sz w:val="16"/>
              </w:rPr>
            </w:pPr>
          </w:p>
        </w:tc>
        <w:tc>
          <w:tcPr>
            <w:tcW w:w="425" w:type="dxa"/>
            <w:shd w:val="solid" w:color="FFFFFF" w:fill="auto"/>
          </w:tcPr>
          <w:p w14:paraId="48DB81DB" w14:textId="77777777" w:rsidR="009E3F3A" w:rsidRPr="00457CAE" w:rsidRDefault="009E3F3A" w:rsidP="009E3F3A">
            <w:pPr>
              <w:pStyle w:val="TAR"/>
              <w:rPr>
                <w:sz w:val="16"/>
                <w:szCs w:val="16"/>
              </w:rPr>
            </w:pPr>
          </w:p>
        </w:tc>
        <w:tc>
          <w:tcPr>
            <w:tcW w:w="425" w:type="dxa"/>
            <w:shd w:val="solid" w:color="FFFFFF" w:fill="auto"/>
          </w:tcPr>
          <w:p w14:paraId="28118973" w14:textId="77777777" w:rsidR="009E3F3A" w:rsidRPr="00457CAE" w:rsidRDefault="009E3F3A" w:rsidP="009E3F3A">
            <w:pPr>
              <w:pStyle w:val="TAC"/>
              <w:rPr>
                <w:sz w:val="16"/>
                <w:szCs w:val="16"/>
              </w:rPr>
            </w:pPr>
          </w:p>
        </w:tc>
        <w:tc>
          <w:tcPr>
            <w:tcW w:w="4962" w:type="dxa"/>
            <w:shd w:val="solid" w:color="FFFFFF" w:fill="auto"/>
          </w:tcPr>
          <w:p w14:paraId="43D2C0EB" w14:textId="77777777" w:rsidR="009E3F3A" w:rsidRPr="00457CAE" w:rsidRDefault="009E3F3A" w:rsidP="009E3F3A">
            <w:pPr>
              <w:pStyle w:val="TAL"/>
              <w:rPr>
                <w:sz w:val="16"/>
                <w:szCs w:val="16"/>
              </w:rPr>
            </w:pPr>
            <w:r w:rsidRPr="00457CAE">
              <w:rPr>
                <w:sz w:val="16"/>
                <w:szCs w:val="16"/>
              </w:rPr>
              <w:t>Raised to v.16.0.0 following SA approval</w:t>
            </w:r>
          </w:p>
        </w:tc>
        <w:tc>
          <w:tcPr>
            <w:tcW w:w="708" w:type="dxa"/>
            <w:shd w:val="solid" w:color="FFFFFF" w:fill="auto"/>
          </w:tcPr>
          <w:p w14:paraId="073FBD6F" w14:textId="77777777" w:rsidR="009E3F3A" w:rsidRPr="00457CAE" w:rsidRDefault="009E3F3A" w:rsidP="009E3F3A">
            <w:pPr>
              <w:pStyle w:val="TAC"/>
              <w:rPr>
                <w:sz w:val="16"/>
                <w:szCs w:val="16"/>
              </w:rPr>
            </w:pPr>
            <w:r w:rsidRPr="00457CAE">
              <w:rPr>
                <w:sz w:val="16"/>
                <w:szCs w:val="16"/>
              </w:rPr>
              <w:t>16.0.0</w:t>
            </w:r>
          </w:p>
        </w:tc>
      </w:tr>
      <w:tr w:rsidR="0000391F" w:rsidRPr="00457CAE" w14:paraId="4E85724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1117B24"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ADCC1F"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47CBC5F"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0534CB3" w14:textId="77777777" w:rsidR="0000391F" w:rsidRPr="004D4264" w:rsidRDefault="0000391F" w:rsidP="0000391F">
            <w:pPr>
              <w:pStyle w:val="TAL"/>
              <w:rPr>
                <w:rFonts w:cs="Arial"/>
                <w:sz w:val="16"/>
              </w:rPr>
            </w:pPr>
            <w:r w:rsidRPr="004D4264">
              <w:rPr>
                <w:rFonts w:cs="Arial"/>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22DBF" w14:textId="77777777" w:rsidR="0000391F" w:rsidRPr="00457CAE" w:rsidRDefault="0000391F" w:rsidP="0000391F">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91AD22"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ABECC1" w14:textId="77777777" w:rsidR="0000391F" w:rsidRPr="00457CAE" w:rsidRDefault="0000391F" w:rsidP="0000391F">
            <w:pPr>
              <w:pStyle w:val="TAL"/>
              <w:rPr>
                <w:sz w:val="16"/>
                <w:szCs w:val="16"/>
              </w:rPr>
            </w:pPr>
            <w:r w:rsidRPr="00457CAE">
              <w:rPr>
                <w:sz w:val="16"/>
                <w:szCs w:val="16"/>
              </w:rPr>
              <w:t>Clarifying UE-to-UE versus UE-to-network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A6AE9D" w14:textId="77777777" w:rsidR="0000391F" w:rsidRPr="00457CAE" w:rsidRDefault="0000391F" w:rsidP="008D5589">
            <w:pPr>
              <w:pStyle w:val="TAC"/>
              <w:rPr>
                <w:sz w:val="16"/>
                <w:szCs w:val="16"/>
              </w:rPr>
            </w:pPr>
            <w:r w:rsidRPr="00457CAE">
              <w:rPr>
                <w:sz w:val="16"/>
                <w:szCs w:val="16"/>
              </w:rPr>
              <w:t>16.1.0</w:t>
            </w:r>
          </w:p>
        </w:tc>
      </w:tr>
      <w:tr w:rsidR="0000391F" w:rsidRPr="00457CAE" w14:paraId="7C5E345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7F2028"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01881B"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DCF4B19"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480EF60" w14:textId="77777777" w:rsidR="0000391F" w:rsidRPr="004D4264" w:rsidRDefault="0000391F" w:rsidP="0000391F">
            <w:pPr>
              <w:pStyle w:val="TAL"/>
              <w:rPr>
                <w:rFonts w:cs="Arial"/>
                <w:sz w:val="16"/>
              </w:rPr>
            </w:pPr>
            <w:r w:rsidRPr="004D4264">
              <w:rPr>
                <w:rFonts w:cs="Arial"/>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C01EE"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C8F3"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33E2AD" w14:textId="77777777" w:rsidR="0000391F" w:rsidRPr="00457CAE" w:rsidRDefault="0000391F" w:rsidP="0000391F">
            <w:pPr>
              <w:pStyle w:val="TAL"/>
              <w:rPr>
                <w:sz w:val="16"/>
                <w:szCs w:val="16"/>
              </w:rPr>
            </w:pPr>
            <w:r w:rsidRPr="00457CAE">
              <w:rPr>
                <w:sz w:val="16"/>
                <w:szCs w:val="16"/>
              </w:rPr>
              <w:t>Moving rail-bound mass transit requirements – shift from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BE85D" w14:textId="77777777" w:rsidR="0000391F" w:rsidRPr="00457CAE" w:rsidRDefault="0000391F" w:rsidP="008D5589">
            <w:pPr>
              <w:pStyle w:val="TAC"/>
              <w:rPr>
                <w:sz w:val="16"/>
                <w:szCs w:val="16"/>
              </w:rPr>
            </w:pPr>
            <w:r w:rsidRPr="00457CAE">
              <w:rPr>
                <w:sz w:val="16"/>
                <w:szCs w:val="16"/>
              </w:rPr>
              <w:t>16.1.0</w:t>
            </w:r>
          </w:p>
        </w:tc>
      </w:tr>
      <w:tr w:rsidR="0000391F" w:rsidRPr="00457CAE" w14:paraId="32B4387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09DD12"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72C6B2"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C3D5543"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7FCA076" w14:textId="77777777" w:rsidR="0000391F" w:rsidRPr="004D4264" w:rsidRDefault="0000391F" w:rsidP="0000391F">
            <w:pPr>
              <w:pStyle w:val="TAL"/>
              <w:rPr>
                <w:rFonts w:cs="Arial"/>
                <w:sz w:val="16"/>
              </w:rPr>
            </w:pPr>
            <w:r w:rsidRPr="004D4264">
              <w:rPr>
                <w:rFonts w:cs="Arial"/>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A4C6C1"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69A592"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018226" w14:textId="77777777" w:rsidR="0000391F" w:rsidRPr="00457CAE" w:rsidRDefault="0000391F" w:rsidP="0000391F">
            <w:pPr>
              <w:pStyle w:val="TAL"/>
              <w:rPr>
                <w:sz w:val="16"/>
                <w:szCs w:val="16"/>
              </w:rPr>
            </w:pPr>
            <w:r w:rsidRPr="00457CAE">
              <w:rPr>
                <w:sz w:val="16"/>
                <w:szCs w:val="16"/>
              </w:rPr>
              <w:t>Clean-up and corrections of TS 22.104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A9072" w14:textId="77777777" w:rsidR="0000391F" w:rsidRPr="00457CAE" w:rsidRDefault="0000391F" w:rsidP="008D5589">
            <w:pPr>
              <w:pStyle w:val="TAC"/>
              <w:rPr>
                <w:sz w:val="16"/>
                <w:szCs w:val="16"/>
              </w:rPr>
            </w:pPr>
            <w:r w:rsidRPr="00457CAE">
              <w:rPr>
                <w:sz w:val="16"/>
                <w:szCs w:val="16"/>
              </w:rPr>
              <w:t>16.1.0</w:t>
            </w:r>
          </w:p>
        </w:tc>
      </w:tr>
      <w:tr w:rsidR="001C613D" w:rsidRPr="00457CAE" w14:paraId="0EC5CCF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E5DE0E"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848FDB"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78FBD6B"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0628B43" w14:textId="77777777" w:rsidR="001C613D" w:rsidRPr="004D4264" w:rsidRDefault="001C613D" w:rsidP="003C242C">
            <w:pPr>
              <w:pStyle w:val="TAL"/>
              <w:rPr>
                <w:rFonts w:cs="Arial"/>
                <w:sz w:val="16"/>
              </w:rPr>
            </w:pPr>
            <w:r w:rsidRPr="004D4264">
              <w:rPr>
                <w:rFonts w:cs="Arial"/>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55790" w14:textId="77777777" w:rsidR="001C613D" w:rsidRPr="00457CAE" w:rsidRDefault="001C613D" w:rsidP="001C613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D216D"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784504" w14:textId="77777777" w:rsidR="001C613D" w:rsidRPr="00457CAE" w:rsidRDefault="001C613D" w:rsidP="003C242C">
            <w:pPr>
              <w:pStyle w:val="TAL"/>
              <w:rPr>
                <w:sz w:val="16"/>
                <w:szCs w:val="16"/>
              </w:rPr>
            </w:pPr>
            <w:r w:rsidRPr="00457CAE">
              <w:rPr>
                <w:sz w:val="16"/>
                <w:szCs w:val="16"/>
              </w:rPr>
              <w:t>Corrections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FC6BF1" w14:textId="77777777" w:rsidR="001C613D" w:rsidRPr="00457CAE" w:rsidRDefault="001C613D" w:rsidP="001C613D">
            <w:pPr>
              <w:pStyle w:val="TAC"/>
              <w:rPr>
                <w:sz w:val="16"/>
                <w:szCs w:val="16"/>
              </w:rPr>
            </w:pPr>
            <w:r w:rsidRPr="00457CAE">
              <w:rPr>
                <w:sz w:val="16"/>
                <w:szCs w:val="16"/>
              </w:rPr>
              <w:t>16.2.0</w:t>
            </w:r>
          </w:p>
        </w:tc>
      </w:tr>
      <w:tr w:rsidR="001C613D" w:rsidRPr="00457CAE" w14:paraId="42A5538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5467CC"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1ED351"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39D9043"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EB418E8" w14:textId="77777777" w:rsidR="001C613D" w:rsidRPr="004D4264" w:rsidRDefault="001C613D" w:rsidP="003C242C">
            <w:pPr>
              <w:pStyle w:val="TAL"/>
              <w:rPr>
                <w:rFonts w:cs="Arial"/>
                <w:sz w:val="16"/>
              </w:rPr>
            </w:pPr>
            <w:r w:rsidRPr="004D4264">
              <w:rPr>
                <w:rFonts w:cs="Arial"/>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C4974"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0AEACB"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DE26C5" w14:textId="77777777" w:rsidR="001C613D" w:rsidRPr="00457CAE" w:rsidRDefault="001C613D" w:rsidP="003C242C">
            <w:pPr>
              <w:pStyle w:val="TAL"/>
              <w:rPr>
                <w:sz w:val="16"/>
                <w:szCs w:val="16"/>
              </w:rPr>
            </w:pPr>
            <w:r w:rsidRPr="00457CAE">
              <w:rPr>
                <w:sz w:val="16"/>
                <w:szCs w:val="16"/>
              </w:rPr>
              <w:t>Add missing abbreviations to TS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820FCF" w14:textId="77777777" w:rsidR="001C613D" w:rsidRPr="00457CAE" w:rsidRDefault="001C613D" w:rsidP="001C613D">
            <w:pPr>
              <w:pStyle w:val="TAC"/>
              <w:rPr>
                <w:sz w:val="16"/>
                <w:szCs w:val="16"/>
              </w:rPr>
            </w:pPr>
            <w:r w:rsidRPr="00457CAE">
              <w:rPr>
                <w:sz w:val="16"/>
                <w:szCs w:val="16"/>
              </w:rPr>
              <w:t>16.2.0</w:t>
            </w:r>
          </w:p>
        </w:tc>
      </w:tr>
      <w:tr w:rsidR="001C613D" w:rsidRPr="00457CAE" w14:paraId="64EDB6F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8298B7"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299E8A"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3B3E9DA"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81F223E" w14:textId="77777777" w:rsidR="001C613D" w:rsidRPr="004D4264" w:rsidRDefault="001C613D" w:rsidP="003C242C">
            <w:pPr>
              <w:pStyle w:val="TAL"/>
              <w:rPr>
                <w:rFonts w:cs="Arial"/>
                <w:sz w:val="16"/>
              </w:rPr>
            </w:pPr>
            <w:r w:rsidRPr="004D4264">
              <w:rPr>
                <w:rFonts w:cs="Arial"/>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17A64"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12E50"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A80C3" w14:textId="77777777" w:rsidR="001C613D" w:rsidRPr="00457CAE" w:rsidRDefault="001C613D" w:rsidP="003C242C">
            <w:pPr>
              <w:pStyle w:val="TAL"/>
              <w:rPr>
                <w:sz w:val="16"/>
                <w:szCs w:val="16"/>
              </w:rPr>
            </w:pPr>
            <w:r w:rsidRPr="00457CAE">
              <w:rPr>
                <w:sz w:val="16"/>
                <w:szCs w:val="16"/>
              </w:rPr>
              <w:t>Adding edge computing aspect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FAA08A" w14:textId="77777777" w:rsidR="001C613D" w:rsidRPr="00457CAE" w:rsidRDefault="001C613D" w:rsidP="001C613D">
            <w:pPr>
              <w:pStyle w:val="TAC"/>
              <w:rPr>
                <w:sz w:val="16"/>
                <w:szCs w:val="16"/>
              </w:rPr>
            </w:pPr>
            <w:r w:rsidRPr="00457CAE">
              <w:rPr>
                <w:sz w:val="16"/>
                <w:szCs w:val="16"/>
              </w:rPr>
              <w:t>16.2.0</w:t>
            </w:r>
          </w:p>
        </w:tc>
      </w:tr>
      <w:tr w:rsidR="001C613D" w:rsidRPr="00457CAE" w14:paraId="516CD62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E90B358"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CDE61"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A2C1DE9" w14:textId="77777777" w:rsidR="001C613D" w:rsidRPr="00457CAE" w:rsidRDefault="001C613D" w:rsidP="001C613D">
            <w:pPr>
              <w:pStyle w:val="TAC"/>
              <w:rPr>
                <w:sz w:val="16"/>
                <w:szCs w:val="16"/>
              </w:rPr>
            </w:pPr>
            <w:r w:rsidRPr="00457CAE">
              <w:rPr>
                <w:sz w:val="16"/>
                <w:szCs w:val="16"/>
              </w:rPr>
              <w:t>SP-190311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98431FD" w14:textId="77777777" w:rsidR="001C613D" w:rsidRPr="004D4264" w:rsidRDefault="001C613D" w:rsidP="003C242C">
            <w:pPr>
              <w:pStyle w:val="TAL"/>
              <w:rPr>
                <w:rFonts w:cs="Arial"/>
                <w:sz w:val="16"/>
              </w:rPr>
            </w:pPr>
            <w:r w:rsidRPr="004D4264">
              <w:rPr>
                <w:rFonts w:cs="Arial"/>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E6F2E" w14:textId="77777777" w:rsidR="001C613D" w:rsidRPr="00457CAE" w:rsidRDefault="001C613D" w:rsidP="001C613D">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C215C"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18A49B" w14:textId="77777777" w:rsidR="001C613D" w:rsidRPr="00457CAE" w:rsidRDefault="001C613D" w:rsidP="003C242C">
            <w:pPr>
              <w:pStyle w:val="TAL"/>
              <w:rPr>
                <w:sz w:val="16"/>
                <w:szCs w:val="16"/>
              </w:rPr>
            </w:pPr>
            <w:r w:rsidRPr="00457CAE">
              <w:rPr>
                <w:sz w:val="16"/>
                <w:szCs w:val="16"/>
              </w:rPr>
              <w:t>Adding vertical positioning requirements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6FB483" w14:textId="77777777" w:rsidR="001C613D" w:rsidRPr="00457CAE" w:rsidRDefault="001C613D" w:rsidP="001C613D">
            <w:pPr>
              <w:pStyle w:val="TAC"/>
              <w:rPr>
                <w:sz w:val="16"/>
                <w:szCs w:val="16"/>
              </w:rPr>
            </w:pPr>
            <w:r w:rsidRPr="00457CAE">
              <w:rPr>
                <w:sz w:val="16"/>
                <w:szCs w:val="16"/>
              </w:rPr>
              <w:t>1</w:t>
            </w:r>
            <w:r w:rsidR="002029BD" w:rsidRPr="00457CAE">
              <w:rPr>
                <w:sz w:val="16"/>
                <w:szCs w:val="16"/>
              </w:rPr>
              <w:t>7</w:t>
            </w:r>
            <w:r w:rsidRPr="00457CAE">
              <w:rPr>
                <w:sz w:val="16"/>
                <w:szCs w:val="16"/>
              </w:rPr>
              <w:t>.</w:t>
            </w:r>
            <w:r w:rsidR="002029BD" w:rsidRPr="00457CAE">
              <w:rPr>
                <w:sz w:val="16"/>
                <w:szCs w:val="16"/>
              </w:rPr>
              <w:t>0</w:t>
            </w:r>
            <w:r w:rsidRPr="00457CAE">
              <w:rPr>
                <w:sz w:val="16"/>
                <w:szCs w:val="16"/>
              </w:rPr>
              <w:t>.0</w:t>
            </w:r>
          </w:p>
        </w:tc>
      </w:tr>
      <w:tr w:rsidR="00BB7FAE" w:rsidRPr="00457CAE" w14:paraId="4EFA1C5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5FE0AB"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3AE5CD"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28EAF9B"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6F3A7C0" w14:textId="77777777" w:rsidR="00BB7FAE" w:rsidRPr="004D4264" w:rsidRDefault="00BB7FAE" w:rsidP="00D643B4">
            <w:pPr>
              <w:pStyle w:val="TAL"/>
              <w:rPr>
                <w:rFonts w:cs="Arial"/>
                <w:sz w:val="16"/>
              </w:rPr>
            </w:pPr>
            <w:r w:rsidRPr="004D4264">
              <w:rPr>
                <w:rFonts w:cs="Arial"/>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772D71"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726D6"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39B10B" w14:textId="77777777" w:rsidR="00BB7FAE" w:rsidRPr="00457CAE" w:rsidRDefault="00BB7FAE" w:rsidP="00D643B4">
            <w:pPr>
              <w:pStyle w:val="TAL"/>
              <w:rPr>
                <w:sz w:val="16"/>
                <w:szCs w:val="16"/>
              </w:rPr>
            </w:pPr>
            <w:r w:rsidRPr="00457CAE">
              <w:rPr>
                <w:sz w:val="16"/>
                <w:szCs w:val="16"/>
              </w:rPr>
              <w:t>Addition of a new synchronisation performance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49A98C" w14:textId="77777777" w:rsidR="00BB7FAE" w:rsidRPr="00457CAE" w:rsidRDefault="00BB7FAE" w:rsidP="00BB7FAE">
            <w:pPr>
              <w:pStyle w:val="TAC"/>
              <w:rPr>
                <w:sz w:val="16"/>
                <w:szCs w:val="16"/>
              </w:rPr>
            </w:pPr>
            <w:r w:rsidRPr="00457CAE">
              <w:rPr>
                <w:sz w:val="16"/>
                <w:szCs w:val="16"/>
              </w:rPr>
              <w:t>17.1.0</w:t>
            </w:r>
          </w:p>
        </w:tc>
      </w:tr>
      <w:tr w:rsidR="00BB7FAE" w:rsidRPr="00457CAE" w14:paraId="709628F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1D8C64"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9FDC47"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3D264B0"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96D860E" w14:textId="77777777" w:rsidR="00BB7FAE" w:rsidRPr="004D4264" w:rsidRDefault="00BB7FAE" w:rsidP="00D643B4">
            <w:pPr>
              <w:pStyle w:val="TAL"/>
              <w:rPr>
                <w:rFonts w:cs="Arial"/>
                <w:sz w:val="16"/>
              </w:rPr>
            </w:pPr>
            <w:r w:rsidRPr="004D4264">
              <w:rPr>
                <w:rFonts w:cs="Arial"/>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BCCA48"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A92E75"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8138D" w14:textId="77777777" w:rsidR="00BB7FAE" w:rsidRPr="00457CAE" w:rsidRDefault="00BB7FAE" w:rsidP="00D643B4">
            <w:pPr>
              <w:pStyle w:val="TAL"/>
              <w:rPr>
                <w:sz w:val="16"/>
                <w:szCs w:val="16"/>
              </w:rPr>
            </w:pPr>
            <w:r w:rsidRPr="00457CAE">
              <w:rPr>
                <w:sz w:val="16"/>
                <w:szCs w:val="16"/>
              </w:rPr>
              <w:t>Addition of robotic aided surgery and diagnosis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C2C1EA" w14:textId="77777777" w:rsidR="00BB7FAE" w:rsidRPr="00457CAE" w:rsidRDefault="00BB7FAE" w:rsidP="00BB7FAE">
            <w:pPr>
              <w:pStyle w:val="TAC"/>
              <w:rPr>
                <w:sz w:val="16"/>
                <w:szCs w:val="16"/>
              </w:rPr>
            </w:pPr>
            <w:r w:rsidRPr="00457CAE">
              <w:rPr>
                <w:sz w:val="16"/>
                <w:szCs w:val="16"/>
              </w:rPr>
              <w:t>17.1.0</w:t>
            </w:r>
          </w:p>
        </w:tc>
      </w:tr>
      <w:tr w:rsidR="00BB7FAE" w:rsidRPr="00457CAE" w14:paraId="4067919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AE6857"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E5BEEC"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4DA6477" w14:textId="77777777" w:rsidR="00BB7FAE" w:rsidRPr="00457CAE" w:rsidRDefault="00BB7FAE" w:rsidP="00BB7FAE">
            <w:pPr>
              <w:pStyle w:val="TAC"/>
              <w:rPr>
                <w:sz w:val="16"/>
                <w:szCs w:val="16"/>
              </w:rPr>
            </w:pPr>
            <w:r w:rsidRPr="00457CAE">
              <w:rPr>
                <w:sz w:val="16"/>
                <w:szCs w:val="16"/>
              </w:rPr>
              <w:t>SP-190800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94CDF1B" w14:textId="77777777" w:rsidR="00BB7FAE" w:rsidRPr="004D4264" w:rsidRDefault="00BB7FAE" w:rsidP="00D643B4">
            <w:pPr>
              <w:pStyle w:val="TAL"/>
              <w:rPr>
                <w:rFonts w:cs="Arial"/>
                <w:sz w:val="16"/>
              </w:rPr>
            </w:pPr>
            <w:r w:rsidRPr="004D4264">
              <w:rPr>
                <w:rFonts w:cs="Arial"/>
                <w:sz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17D94A"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F7B47C" w14:textId="77777777" w:rsidR="00BB7FAE" w:rsidRPr="00457CAE" w:rsidRDefault="00BB7FAE" w:rsidP="00BB7FAE">
            <w:pPr>
              <w:pStyle w:val="TAC"/>
              <w:rPr>
                <w:sz w:val="16"/>
                <w:szCs w:val="16"/>
              </w:rPr>
            </w:pPr>
            <w:r w:rsidRPr="00457CAE">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D3F9A0" w14:textId="77777777" w:rsidR="00BB7FAE" w:rsidRPr="00457CAE" w:rsidRDefault="00BB7FAE" w:rsidP="00D643B4">
            <w:pPr>
              <w:pStyle w:val="TAL"/>
              <w:rPr>
                <w:sz w:val="16"/>
                <w:szCs w:val="16"/>
              </w:rPr>
            </w:pPr>
            <w:r w:rsidRPr="00457CAE">
              <w:rPr>
                <w:sz w:val="16"/>
                <w:szCs w:val="16"/>
              </w:rPr>
              <w:t>Correction of a figure number in Annex 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1C3D46" w14:textId="77777777" w:rsidR="00BB7FAE" w:rsidRPr="00457CAE" w:rsidRDefault="00BB7FAE" w:rsidP="00BB7FAE">
            <w:pPr>
              <w:pStyle w:val="TAC"/>
              <w:rPr>
                <w:sz w:val="16"/>
                <w:szCs w:val="16"/>
              </w:rPr>
            </w:pPr>
            <w:r w:rsidRPr="00457CAE">
              <w:rPr>
                <w:sz w:val="16"/>
                <w:szCs w:val="16"/>
              </w:rPr>
              <w:t>17.1.0</w:t>
            </w:r>
          </w:p>
        </w:tc>
      </w:tr>
      <w:tr w:rsidR="00BB7FAE" w:rsidRPr="00457CAE" w14:paraId="37E38C1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048AB03"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D58088"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FB0D792"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E4AC0AB" w14:textId="77777777" w:rsidR="00BB7FAE" w:rsidRPr="004D4264" w:rsidRDefault="00BB7FAE" w:rsidP="00D643B4">
            <w:pPr>
              <w:pStyle w:val="TAL"/>
              <w:rPr>
                <w:rFonts w:cs="Arial"/>
                <w:sz w:val="16"/>
              </w:rPr>
            </w:pPr>
            <w:r w:rsidRPr="004D4264">
              <w:rPr>
                <w:rFonts w:cs="Arial"/>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E6F03" w14:textId="77777777" w:rsidR="00BB7FAE" w:rsidRPr="00457CAE" w:rsidRDefault="00BB7FAE" w:rsidP="00BB7FAE">
            <w:pPr>
              <w:pStyle w:val="TAR"/>
              <w:rPr>
                <w:sz w:val="16"/>
                <w:szCs w:val="16"/>
              </w:rPr>
            </w:pPr>
            <w:r w:rsidRPr="00457CAE">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85888D"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D4677B" w14:textId="77777777" w:rsidR="00BB7FAE" w:rsidRPr="00457CAE" w:rsidRDefault="00BB7FAE" w:rsidP="00D643B4">
            <w:pPr>
              <w:pStyle w:val="TAL"/>
              <w:rPr>
                <w:sz w:val="16"/>
                <w:szCs w:val="16"/>
              </w:rPr>
            </w:pPr>
            <w:r w:rsidRPr="00457CAE">
              <w:rPr>
                <w:sz w:val="16"/>
                <w:szCs w:val="16"/>
              </w:rPr>
              <w:t>Add one more case for control-to-control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92C6DB" w14:textId="77777777" w:rsidR="00BB7FAE" w:rsidRPr="00457CAE" w:rsidRDefault="00BB7FAE" w:rsidP="00BB7FAE">
            <w:pPr>
              <w:pStyle w:val="TAC"/>
              <w:rPr>
                <w:sz w:val="16"/>
                <w:szCs w:val="16"/>
              </w:rPr>
            </w:pPr>
            <w:r w:rsidRPr="00457CAE">
              <w:rPr>
                <w:sz w:val="16"/>
                <w:szCs w:val="16"/>
              </w:rPr>
              <w:t>17.1.0</w:t>
            </w:r>
          </w:p>
        </w:tc>
      </w:tr>
      <w:tr w:rsidR="00BB7FAE" w:rsidRPr="00457CAE" w14:paraId="06685E9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8106BF"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ECAB6D"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9792680"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7C6D54B" w14:textId="77777777" w:rsidR="00BB7FAE" w:rsidRPr="004D4264" w:rsidRDefault="00BB7FAE" w:rsidP="00D643B4">
            <w:pPr>
              <w:pStyle w:val="TAL"/>
              <w:rPr>
                <w:rFonts w:cs="Arial"/>
                <w:sz w:val="16"/>
              </w:rPr>
            </w:pPr>
            <w:r w:rsidRPr="004D4264">
              <w:rPr>
                <w:rFonts w:cs="Arial"/>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15B17"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4047B6"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0C0077" w14:textId="77777777" w:rsidR="00BB7FAE" w:rsidRPr="00457CAE" w:rsidRDefault="00BB7FAE" w:rsidP="00D643B4">
            <w:pPr>
              <w:pStyle w:val="TAL"/>
              <w:rPr>
                <w:sz w:val="16"/>
                <w:szCs w:val="16"/>
              </w:rPr>
            </w:pPr>
            <w:r w:rsidRPr="00457CAE">
              <w:rPr>
                <w:sz w:val="16"/>
                <w:szCs w:val="16"/>
              </w:rPr>
              <w:t>Network operation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A85B5" w14:textId="77777777" w:rsidR="00BB7FAE" w:rsidRPr="00457CAE" w:rsidRDefault="00BB7FAE" w:rsidP="00BB7FAE">
            <w:pPr>
              <w:pStyle w:val="TAC"/>
              <w:rPr>
                <w:sz w:val="16"/>
                <w:szCs w:val="16"/>
              </w:rPr>
            </w:pPr>
            <w:r w:rsidRPr="00457CAE">
              <w:rPr>
                <w:sz w:val="16"/>
                <w:szCs w:val="16"/>
              </w:rPr>
              <w:t>17.1.0</w:t>
            </w:r>
          </w:p>
        </w:tc>
      </w:tr>
      <w:tr w:rsidR="00BB7FAE" w:rsidRPr="00457CAE" w14:paraId="6F225E1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01F85C"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A1C705"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C5D16B4"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A3CFC64" w14:textId="77777777" w:rsidR="00BB7FAE" w:rsidRPr="004D4264" w:rsidRDefault="00BB7FAE" w:rsidP="00D643B4">
            <w:pPr>
              <w:pStyle w:val="TAL"/>
              <w:rPr>
                <w:rFonts w:cs="Arial"/>
                <w:sz w:val="16"/>
              </w:rPr>
            </w:pPr>
            <w:r w:rsidRPr="004D4264">
              <w:rPr>
                <w:rFonts w:cs="Arial"/>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B4BB1"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38417"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F486F" w14:textId="77777777" w:rsidR="00BB7FAE" w:rsidRPr="00457CAE" w:rsidRDefault="00BB7FAE" w:rsidP="00D643B4">
            <w:pPr>
              <w:pStyle w:val="TAL"/>
              <w:rPr>
                <w:sz w:val="16"/>
                <w:szCs w:val="16"/>
              </w:rPr>
            </w:pPr>
            <w:r w:rsidRPr="00457CAE">
              <w:rPr>
                <w:sz w:val="16"/>
                <w:szCs w:val="16"/>
              </w:rPr>
              <w:t>eCAV – Further 5G service requirements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3AC19C" w14:textId="77777777" w:rsidR="00BB7FAE" w:rsidRPr="00457CAE" w:rsidRDefault="00BB7FAE" w:rsidP="00BB7FAE">
            <w:pPr>
              <w:pStyle w:val="TAC"/>
              <w:rPr>
                <w:sz w:val="16"/>
                <w:szCs w:val="16"/>
              </w:rPr>
            </w:pPr>
            <w:r w:rsidRPr="00457CAE">
              <w:rPr>
                <w:sz w:val="16"/>
                <w:szCs w:val="16"/>
              </w:rPr>
              <w:t>17.1.0</w:t>
            </w:r>
          </w:p>
        </w:tc>
      </w:tr>
      <w:tr w:rsidR="00BB7FAE" w:rsidRPr="00457CAE" w14:paraId="4F677B5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8102E2"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586042"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D719ABE"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A4A51E6" w14:textId="77777777" w:rsidR="00BB7FAE" w:rsidRPr="004D4264" w:rsidRDefault="00BB7FAE" w:rsidP="00D643B4">
            <w:pPr>
              <w:pStyle w:val="TAL"/>
              <w:rPr>
                <w:rFonts w:cs="Arial"/>
                <w:sz w:val="16"/>
              </w:rPr>
            </w:pPr>
            <w:r w:rsidRPr="004D4264">
              <w:rPr>
                <w:rFonts w:cs="Arial"/>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4CD75"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AC05F"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2BF33" w14:textId="77777777" w:rsidR="00BB7FAE" w:rsidRPr="00457CAE" w:rsidRDefault="00BB7FAE" w:rsidP="00D643B4">
            <w:pPr>
              <w:pStyle w:val="TAL"/>
              <w:rPr>
                <w:sz w:val="16"/>
                <w:szCs w:val="16"/>
              </w:rPr>
            </w:pPr>
            <w:r w:rsidRPr="00457CAE">
              <w:rPr>
                <w:sz w:val="16"/>
                <w:szCs w:val="16"/>
              </w:rPr>
              <w:t>eCAV – Service performance requirements for Industrial Wireless Sensors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1DD454" w14:textId="77777777" w:rsidR="00BB7FAE" w:rsidRPr="00457CAE" w:rsidRDefault="00BB7FAE" w:rsidP="00BB7FAE">
            <w:pPr>
              <w:pStyle w:val="TAC"/>
              <w:rPr>
                <w:sz w:val="16"/>
                <w:szCs w:val="16"/>
              </w:rPr>
            </w:pPr>
            <w:r w:rsidRPr="00457CAE">
              <w:rPr>
                <w:sz w:val="16"/>
                <w:szCs w:val="16"/>
              </w:rPr>
              <w:t>17.1.0</w:t>
            </w:r>
          </w:p>
        </w:tc>
      </w:tr>
      <w:tr w:rsidR="00BB7FAE" w:rsidRPr="00457CAE" w14:paraId="6EBA755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FF2ECB4"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6F8F28"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3D3BC3D"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CE9274F" w14:textId="77777777" w:rsidR="00BB7FAE" w:rsidRPr="004D4264" w:rsidRDefault="00BB7FAE" w:rsidP="00D643B4">
            <w:pPr>
              <w:pStyle w:val="TAL"/>
              <w:rPr>
                <w:rFonts w:cs="Arial"/>
                <w:sz w:val="16"/>
              </w:rPr>
            </w:pPr>
            <w:r w:rsidRPr="004D4264">
              <w:rPr>
                <w:rFonts w:cs="Arial"/>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95CF8C"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482380"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69FB8" w14:textId="77777777" w:rsidR="00BB7FAE" w:rsidRPr="00457CAE" w:rsidRDefault="00BB7FAE" w:rsidP="00D643B4">
            <w:pPr>
              <w:pStyle w:val="TAL"/>
              <w:rPr>
                <w:sz w:val="16"/>
                <w:szCs w:val="16"/>
              </w:rPr>
            </w:pPr>
            <w:r w:rsidRPr="00457CAE">
              <w:rPr>
                <w:sz w:val="16"/>
                <w:szCs w:val="16"/>
              </w:rPr>
              <w:t>eCAV – further 5G service requirements for wired to wireless link replacement for smart manufacturing / Industry 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AA34D9" w14:textId="77777777" w:rsidR="00BB7FAE" w:rsidRPr="00457CAE" w:rsidRDefault="00BB7FAE" w:rsidP="00BB7FAE">
            <w:pPr>
              <w:pStyle w:val="TAC"/>
              <w:rPr>
                <w:sz w:val="16"/>
                <w:szCs w:val="16"/>
              </w:rPr>
            </w:pPr>
            <w:r w:rsidRPr="00457CAE">
              <w:rPr>
                <w:sz w:val="16"/>
                <w:szCs w:val="16"/>
              </w:rPr>
              <w:t>17.1.0</w:t>
            </w:r>
          </w:p>
        </w:tc>
      </w:tr>
      <w:tr w:rsidR="00BB7FAE" w:rsidRPr="00457CAE" w14:paraId="6781C30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233BAD0"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925FF5"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B77FBCB"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50377A8" w14:textId="77777777" w:rsidR="00BB7FAE" w:rsidRPr="004D4264" w:rsidRDefault="00BB7FAE" w:rsidP="00D643B4">
            <w:pPr>
              <w:pStyle w:val="TAL"/>
              <w:rPr>
                <w:rFonts w:cs="Arial"/>
                <w:sz w:val="16"/>
              </w:rPr>
            </w:pPr>
            <w:r w:rsidRPr="004D4264">
              <w:rPr>
                <w:rFonts w:cs="Arial"/>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124ADC"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CECA2B"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E8AD8" w14:textId="77777777" w:rsidR="00BB7FAE" w:rsidRPr="00457CAE" w:rsidRDefault="00BB7FAE" w:rsidP="00D643B4">
            <w:pPr>
              <w:pStyle w:val="TAL"/>
              <w:rPr>
                <w:sz w:val="16"/>
                <w:szCs w:val="16"/>
              </w:rPr>
            </w:pPr>
            <w:r w:rsidRPr="00457CAE">
              <w:rPr>
                <w:sz w:val="16"/>
                <w:szCs w:val="16"/>
              </w:rPr>
              <w:t>eCAV – further 5G service requirements for network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91554A" w14:textId="77777777" w:rsidR="00BB7FAE" w:rsidRPr="00457CAE" w:rsidRDefault="00BB7FAE" w:rsidP="00BB7FAE">
            <w:pPr>
              <w:pStyle w:val="TAC"/>
              <w:rPr>
                <w:sz w:val="16"/>
                <w:szCs w:val="16"/>
              </w:rPr>
            </w:pPr>
            <w:r w:rsidRPr="00457CAE">
              <w:rPr>
                <w:sz w:val="16"/>
                <w:szCs w:val="16"/>
              </w:rPr>
              <w:t>17.1.0</w:t>
            </w:r>
          </w:p>
        </w:tc>
      </w:tr>
      <w:tr w:rsidR="00BB7FAE" w:rsidRPr="00457CAE" w14:paraId="5286C6F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241139"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5B98F"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89C748C" w14:textId="77777777" w:rsidR="00BB7FAE" w:rsidRPr="00457CAE" w:rsidRDefault="00BB7FAE" w:rsidP="00BB7FAE">
            <w:pPr>
              <w:pStyle w:val="TAC"/>
              <w:rPr>
                <w:sz w:val="16"/>
                <w:szCs w:val="16"/>
              </w:rPr>
            </w:pPr>
            <w:r w:rsidRPr="00457CAE">
              <w:rPr>
                <w:sz w:val="16"/>
                <w:szCs w:val="16"/>
              </w:rPr>
              <w:t>SP-190857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52FF148" w14:textId="77777777" w:rsidR="00BB7FAE" w:rsidRPr="004D4264" w:rsidRDefault="00BB7FAE" w:rsidP="00D643B4">
            <w:pPr>
              <w:pStyle w:val="TAL"/>
              <w:rPr>
                <w:rFonts w:cs="Arial"/>
                <w:sz w:val="16"/>
              </w:rPr>
            </w:pPr>
            <w:r w:rsidRPr="004D4264">
              <w:rPr>
                <w:rFonts w:cs="Arial"/>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482982"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6D053D"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6EEB05" w14:textId="77777777" w:rsidR="00BB7FAE" w:rsidRPr="00457CAE" w:rsidRDefault="00BB7FAE" w:rsidP="00D643B4">
            <w:pPr>
              <w:pStyle w:val="TAL"/>
              <w:rPr>
                <w:sz w:val="16"/>
                <w:szCs w:val="16"/>
              </w:rPr>
            </w:pPr>
            <w:r w:rsidRPr="00457CAE">
              <w:rPr>
                <w:sz w:val="16"/>
                <w:szCs w:val="16"/>
              </w:rPr>
              <w:t>ECAV - further 5G service requirements for ProSe communication for 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B144F" w14:textId="77777777" w:rsidR="00BB7FAE" w:rsidRPr="00457CAE" w:rsidRDefault="00BB7FAE" w:rsidP="00BB7FAE">
            <w:pPr>
              <w:pStyle w:val="TAC"/>
              <w:rPr>
                <w:sz w:val="16"/>
                <w:szCs w:val="16"/>
              </w:rPr>
            </w:pPr>
            <w:r w:rsidRPr="00457CAE">
              <w:rPr>
                <w:sz w:val="16"/>
                <w:szCs w:val="16"/>
              </w:rPr>
              <w:t>17.1.0</w:t>
            </w:r>
          </w:p>
        </w:tc>
      </w:tr>
      <w:tr w:rsidR="00BB7FAE" w:rsidRPr="00972FB7" w14:paraId="63DEAA8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8C7270"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0EFD2C"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413233B" w14:textId="77777777" w:rsidR="00BB7FAE" w:rsidRPr="00457CAE" w:rsidRDefault="00BB7FAE" w:rsidP="00BB7FAE">
            <w:pPr>
              <w:pStyle w:val="TAC"/>
              <w:rPr>
                <w:sz w:val="16"/>
                <w:szCs w:val="16"/>
              </w:rPr>
            </w:pPr>
            <w:r w:rsidRPr="00457CAE">
              <w:rPr>
                <w:sz w:val="16"/>
                <w:szCs w:val="16"/>
              </w:rPr>
              <w:t>SP-190856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D3B4249" w14:textId="77777777" w:rsidR="00BB7FAE" w:rsidRPr="004D4264" w:rsidRDefault="00BB7FAE" w:rsidP="00D643B4">
            <w:pPr>
              <w:pStyle w:val="TAL"/>
              <w:rPr>
                <w:rFonts w:cs="Arial"/>
                <w:sz w:val="16"/>
              </w:rPr>
            </w:pPr>
            <w:r w:rsidRPr="004D4264">
              <w:rPr>
                <w:rFonts w:cs="Arial"/>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6ACFAD"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DDB92"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CD1A99" w14:textId="77777777" w:rsidR="00BB7FAE" w:rsidRPr="00457CAE" w:rsidRDefault="00BB7FAE" w:rsidP="00D643B4">
            <w:pPr>
              <w:pStyle w:val="TAL"/>
              <w:rPr>
                <w:sz w:val="16"/>
                <w:szCs w:val="16"/>
              </w:rPr>
            </w:pPr>
            <w:r w:rsidRPr="00457CAE">
              <w:rPr>
                <w:sz w:val="16"/>
                <w:szCs w:val="16"/>
              </w:rPr>
              <w:t>ECAV - further 5G service requirements for industrial Ethernet integration (clock synchronization, time-sensitive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824005" w14:textId="77777777" w:rsidR="00BB7FAE" w:rsidRPr="00BB7FAE" w:rsidRDefault="00BB7FAE" w:rsidP="00BB7FAE">
            <w:pPr>
              <w:pStyle w:val="TAC"/>
              <w:rPr>
                <w:sz w:val="16"/>
                <w:szCs w:val="16"/>
              </w:rPr>
            </w:pPr>
            <w:r w:rsidRPr="00457CAE">
              <w:rPr>
                <w:sz w:val="16"/>
                <w:szCs w:val="16"/>
              </w:rPr>
              <w:t>17.1.0</w:t>
            </w:r>
          </w:p>
        </w:tc>
      </w:tr>
      <w:tr w:rsidR="00BF3C6B" w:rsidRPr="00410AED" w14:paraId="70BB379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40C50C"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D44C8D"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E89AC58" w14:textId="77777777" w:rsidR="00BF3C6B" w:rsidRPr="00BF3C6B" w:rsidRDefault="00BF3C6B" w:rsidP="00BF3C6B">
            <w:pPr>
              <w:pStyle w:val="TAC"/>
              <w:rPr>
                <w:sz w:val="16"/>
                <w:szCs w:val="16"/>
              </w:rPr>
            </w:pPr>
            <w:r w:rsidRPr="00BF3C6B">
              <w:rPr>
                <w:sz w:val="16"/>
                <w:szCs w:val="16"/>
              </w:rPr>
              <w:t>SP-191016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A56DD4" w14:textId="77777777" w:rsidR="00BF3C6B" w:rsidRPr="004D4264" w:rsidRDefault="00BF3C6B" w:rsidP="00BF3C6B">
            <w:pPr>
              <w:pStyle w:val="TAL"/>
              <w:rPr>
                <w:rFonts w:cs="Arial"/>
                <w:sz w:val="16"/>
              </w:rPr>
            </w:pPr>
            <w:r w:rsidRPr="004D4264">
              <w:rPr>
                <w:rFonts w:cs="Arial"/>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35142" w14:textId="77777777" w:rsidR="00BF3C6B" w:rsidRPr="00BF3C6B" w:rsidRDefault="00BF3C6B" w:rsidP="00BF3C6B">
            <w:pPr>
              <w:pStyle w:val="TAR"/>
              <w:rPr>
                <w:sz w:val="16"/>
                <w:szCs w:val="16"/>
              </w:rPr>
            </w:pPr>
            <w:r w:rsidRPr="00BF3C6B">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11263" w14:textId="77777777" w:rsidR="00BF3C6B" w:rsidRPr="00BF3C6B" w:rsidRDefault="00BF3C6B" w:rsidP="00BF3C6B">
            <w:pPr>
              <w:pStyle w:val="TAC"/>
              <w:rPr>
                <w:sz w:val="16"/>
                <w:szCs w:val="16"/>
              </w:rPr>
            </w:pPr>
            <w:r w:rsidRPr="00BF3C6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2B4FC3" w14:textId="77777777" w:rsidR="00BF3C6B" w:rsidRPr="00BF3C6B" w:rsidRDefault="00BF3C6B" w:rsidP="00BF3C6B">
            <w:pPr>
              <w:pStyle w:val="TAL"/>
              <w:rPr>
                <w:sz w:val="16"/>
                <w:szCs w:val="16"/>
              </w:rPr>
            </w:pPr>
            <w:r w:rsidRPr="00BF3C6B">
              <w:rPr>
                <w:sz w:val="16"/>
                <w:szCs w:val="16"/>
              </w:rPr>
              <w:t>Addition of informative annex for AV Prod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9F9F9D" w14:textId="77777777" w:rsidR="00BF3C6B" w:rsidRPr="00BF3C6B" w:rsidRDefault="00BF3C6B" w:rsidP="00BF3C6B">
            <w:pPr>
              <w:pStyle w:val="TAC"/>
              <w:rPr>
                <w:sz w:val="16"/>
                <w:szCs w:val="16"/>
              </w:rPr>
            </w:pPr>
            <w:r w:rsidRPr="00BF3C6B">
              <w:rPr>
                <w:sz w:val="16"/>
                <w:szCs w:val="16"/>
              </w:rPr>
              <w:t>17.2.0</w:t>
            </w:r>
          </w:p>
        </w:tc>
      </w:tr>
      <w:tr w:rsidR="00BF3C6B" w:rsidRPr="00410AED" w14:paraId="0CD0E86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50182F"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CA0C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F7207F5" w14:textId="77777777" w:rsidR="00BF3C6B" w:rsidRPr="00BF3C6B" w:rsidRDefault="00BF3C6B" w:rsidP="00BF3C6B">
            <w:pPr>
              <w:pStyle w:val="TAC"/>
              <w:rPr>
                <w:sz w:val="16"/>
                <w:szCs w:val="16"/>
              </w:rPr>
            </w:pPr>
            <w:r w:rsidRPr="00BF3C6B">
              <w:rPr>
                <w:sz w:val="16"/>
                <w:szCs w:val="16"/>
              </w:rPr>
              <w:t>SP-191020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4A80511" w14:textId="77777777" w:rsidR="00BF3C6B" w:rsidRPr="004D4264" w:rsidRDefault="00BF3C6B" w:rsidP="00BF3C6B">
            <w:pPr>
              <w:pStyle w:val="TAL"/>
              <w:rPr>
                <w:rFonts w:cs="Arial"/>
                <w:sz w:val="16"/>
              </w:rPr>
            </w:pPr>
            <w:r w:rsidRPr="004D4264">
              <w:rPr>
                <w:rFonts w:cs="Arial"/>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D72674"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EB22B5"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9F492E" w14:textId="77777777" w:rsidR="00BF3C6B" w:rsidRPr="00BF3C6B" w:rsidRDefault="00BF3C6B" w:rsidP="00BF3C6B">
            <w:pPr>
              <w:pStyle w:val="TAL"/>
              <w:rPr>
                <w:sz w:val="16"/>
                <w:szCs w:val="16"/>
              </w:rPr>
            </w:pPr>
            <w:r w:rsidRPr="00BF3C6B">
              <w:rPr>
                <w:sz w:val="16"/>
                <w:szCs w:val="16"/>
              </w:rPr>
              <w:t>Correction of CMED KPIs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731DD" w14:textId="77777777" w:rsidR="00BF3C6B" w:rsidRPr="00BF3C6B" w:rsidRDefault="00BF3C6B" w:rsidP="00BF3C6B">
            <w:pPr>
              <w:pStyle w:val="TAC"/>
              <w:rPr>
                <w:sz w:val="16"/>
                <w:szCs w:val="16"/>
              </w:rPr>
            </w:pPr>
            <w:r w:rsidRPr="00BF3C6B">
              <w:rPr>
                <w:sz w:val="16"/>
                <w:szCs w:val="16"/>
              </w:rPr>
              <w:t>17.2.0</w:t>
            </w:r>
          </w:p>
        </w:tc>
      </w:tr>
      <w:tr w:rsidR="00BF3C6B" w:rsidRPr="00410AED" w14:paraId="3E09914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711189"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A853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7967883"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299FD08" w14:textId="77777777" w:rsidR="00BF3C6B" w:rsidRPr="004D4264" w:rsidRDefault="00BF3C6B" w:rsidP="00BF3C6B">
            <w:pPr>
              <w:pStyle w:val="TAL"/>
              <w:rPr>
                <w:rFonts w:cs="Arial"/>
                <w:sz w:val="16"/>
              </w:rPr>
            </w:pPr>
            <w:r w:rsidRPr="004D4264">
              <w:rPr>
                <w:rFonts w:cs="Arial"/>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CBB4D" w14:textId="77777777" w:rsidR="00BF3C6B" w:rsidRPr="00BF3C6B" w:rsidRDefault="00BF3C6B" w:rsidP="00BF3C6B">
            <w:pPr>
              <w:pStyle w:val="TAR"/>
              <w:rPr>
                <w:sz w:val="16"/>
                <w:szCs w:val="16"/>
              </w:rPr>
            </w:pPr>
            <w:r w:rsidRPr="00BF3C6B">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A56EF"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E5F721" w14:textId="77777777" w:rsidR="00BF3C6B" w:rsidRPr="00BF3C6B" w:rsidRDefault="00BF3C6B" w:rsidP="00BF3C6B">
            <w:pPr>
              <w:pStyle w:val="TAL"/>
              <w:rPr>
                <w:sz w:val="16"/>
                <w:szCs w:val="16"/>
              </w:rPr>
            </w:pPr>
            <w:r w:rsidRPr="00BF3C6B">
              <w:rPr>
                <w:sz w:val="16"/>
                <w:szCs w:val="16"/>
              </w:rPr>
              <w:t>Clarification of clock synchronicity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465A77" w14:textId="77777777" w:rsidR="00BF3C6B" w:rsidRPr="00BF3C6B" w:rsidRDefault="00BF3C6B" w:rsidP="00BF3C6B">
            <w:pPr>
              <w:pStyle w:val="TAC"/>
              <w:rPr>
                <w:sz w:val="16"/>
                <w:szCs w:val="16"/>
              </w:rPr>
            </w:pPr>
            <w:r w:rsidRPr="00BF3C6B">
              <w:rPr>
                <w:sz w:val="16"/>
                <w:szCs w:val="16"/>
              </w:rPr>
              <w:t>17.2.0</w:t>
            </w:r>
          </w:p>
        </w:tc>
      </w:tr>
      <w:tr w:rsidR="00BF3C6B" w:rsidRPr="00410AED" w14:paraId="4767CBC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160E35"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2BC572"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F42771C"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3E05F11" w14:textId="77777777" w:rsidR="00BF3C6B" w:rsidRPr="004D4264" w:rsidRDefault="00BF3C6B" w:rsidP="00BF3C6B">
            <w:pPr>
              <w:pStyle w:val="TAL"/>
              <w:rPr>
                <w:rFonts w:cs="Arial"/>
                <w:sz w:val="16"/>
              </w:rPr>
            </w:pPr>
            <w:r w:rsidRPr="004D4264">
              <w:rPr>
                <w:rFonts w:cs="Arial"/>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ABC640" w14:textId="77777777" w:rsidR="00BF3C6B" w:rsidRPr="00BF3C6B" w:rsidRDefault="00BF3C6B" w:rsidP="00BF3C6B">
            <w:pPr>
              <w:pStyle w:val="TAR"/>
              <w:rPr>
                <w:sz w:val="16"/>
                <w:szCs w:val="16"/>
              </w:rPr>
            </w:pPr>
            <w:r w:rsidRPr="00BF3C6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E14C22"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3287BF" w14:textId="77777777" w:rsidR="00BF3C6B" w:rsidRPr="00BF3C6B" w:rsidRDefault="00BF3C6B" w:rsidP="00BF3C6B">
            <w:pPr>
              <w:pStyle w:val="TAL"/>
              <w:rPr>
                <w:sz w:val="16"/>
                <w:szCs w:val="16"/>
              </w:rPr>
            </w:pPr>
            <w:r w:rsidRPr="00BF3C6B">
              <w:rPr>
                <w:sz w:val="16"/>
                <w:szCs w:val="16"/>
              </w:rPr>
              <w:t>Addition of transmission directions and movement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8E8A99" w14:textId="77777777" w:rsidR="00BF3C6B" w:rsidRPr="00BF3C6B" w:rsidRDefault="00BF3C6B" w:rsidP="00BF3C6B">
            <w:pPr>
              <w:pStyle w:val="TAC"/>
              <w:rPr>
                <w:sz w:val="16"/>
                <w:szCs w:val="16"/>
              </w:rPr>
            </w:pPr>
            <w:r w:rsidRPr="00BF3C6B">
              <w:rPr>
                <w:sz w:val="16"/>
                <w:szCs w:val="16"/>
              </w:rPr>
              <w:t>17.2.0</w:t>
            </w:r>
          </w:p>
        </w:tc>
      </w:tr>
      <w:tr w:rsidR="00BF3C6B" w:rsidRPr="00410AED" w14:paraId="6978328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400591E"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67C1F8"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3891A7D"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DCA0D9D" w14:textId="77777777" w:rsidR="00BF3C6B" w:rsidRPr="004D4264" w:rsidRDefault="00BF3C6B" w:rsidP="00BF3C6B">
            <w:pPr>
              <w:pStyle w:val="TAL"/>
              <w:rPr>
                <w:rFonts w:cs="Arial"/>
                <w:sz w:val="16"/>
              </w:rPr>
            </w:pPr>
            <w:r w:rsidRPr="004D4264">
              <w:rPr>
                <w:rFonts w:cs="Arial"/>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948EE"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EFA6E9"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2E0F5" w14:textId="77777777" w:rsidR="00BF3C6B" w:rsidRPr="00BF3C6B" w:rsidRDefault="00BF3C6B" w:rsidP="00BF3C6B">
            <w:pPr>
              <w:pStyle w:val="TAL"/>
              <w:rPr>
                <w:sz w:val="16"/>
                <w:szCs w:val="16"/>
              </w:rPr>
            </w:pPr>
            <w:r w:rsidRPr="00BF3C6B">
              <w:rPr>
                <w:sz w:val="16"/>
                <w:szCs w:val="16"/>
              </w:rPr>
              <w:t>Clarification on communication service reliability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DCE634" w14:textId="77777777" w:rsidR="00BF3C6B" w:rsidRPr="00BF3C6B" w:rsidRDefault="00BF3C6B" w:rsidP="00BF3C6B">
            <w:pPr>
              <w:pStyle w:val="TAC"/>
              <w:rPr>
                <w:sz w:val="16"/>
                <w:szCs w:val="16"/>
              </w:rPr>
            </w:pPr>
            <w:r w:rsidRPr="00BF3C6B">
              <w:rPr>
                <w:sz w:val="16"/>
                <w:szCs w:val="16"/>
              </w:rPr>
              <w:t>17.2.0</w:t>
            </w:r>
          </w:p>
        </w:tc>
      </w:tr>
      <w:tr w:rsidR="00BF3C6B" w:rsidRPr="00410AED" w14:paraId="7DA3BC8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3661FE"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5A3307"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76460A5"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0DC7042" w14:textId="77777777" w:rsidR="00BF3C6B" w:rsidRPr="004D4264" w:rsidRDefault="00BF3C6B" w:rsidP="00BF3C6B">
            <w:pPr>
              <w:pStyle w:val="TAL"/>
              <w:rPr>
                <w:rFonts w:cs="Arial"/>
                <w:sz w:val="16"/>
              </w:rPr>
            </w:pPr>
            <w:r w:rsidRPr="004D4264">
              <w:rPr>
                <w:rFonts w:cs="Arial"/>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CB7768"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0AC0C"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C504FB" w14:textId="77777777" w:rsidR="00BF3C6B" w:rsidRPr="00BF3C6B" w:rsidRDefault="00BF3C6B" w:rsidP="00BF3C6B">
            <w:pPr>
              <w:pStyle w:val="TAL"/>
              <w:rPr>
                <w:sz w:val="16"/>
                <w:szCs w:val="16"/>
              </w:rPr>
            </w:pPr>
            <w:r w:rsidRPr="00BF3C6B">
              <w:rPr>
                <w:sz w:val="16"/>
                <w:szCs w:val="16"/>
              </w:rPr>
              <w:t>Derivation of communication service availability and reliability from network performance metrics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5CC2A3" w14:textId="77777777" w:rsidR="00BF3C6B" w:rsidRPr="00BF3C6B" w:rsidRDefault="00BF3C6B" w:rsidP="00BF3C6B">
            <w:pPr>
              <w:pStyle w:val="TAC"/>
              <w:rPr>
                <w:sz w:val="16"/>
                <w:szCs w:val="16"/>
              </w:rPr>
            </w:pPr>
            <w:r w:rsidRPr="00BF3C6B">
              <w:rPr>
                <w:sz w:val="16"/>
                <w:szCs w:val="16"/>
              </w:rPr>
              <w:t>17.2.0</w:t>
            </w:r>
          </w:p>
        </w:tc>
      </w:tr>
      <w:tr w:rsidR="00BF3C6B" w:rsidRPr="00410AED" w14:paraId="246955E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D858F85"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DFA593"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9DFE473"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D4BE6C5" w14:textId="77777777" w:rsidR="00BF3C6B" w:rsidRPr="004D4264" w:rsidRDefault="00BF3C6B" w:rsidP="00BF3C6B">
            <w:pPr>
              <w:pStyle w:val="TAL"/>
              <w:rPr>
                <w:rFonts w:cs="Arial"/>
                <w:sz w:val="16"/>
              </w:rPr>
            </w:pPr>
            <w:r w:rsidRPr="004D4264">
              <w:rPr>
                <w:rFonts w:cs="Arial"/>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E0E8FC"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6E816" w14:textId="77777777" w:rsidR="00BF3C6B" w:rsidRPr="00BF3C6B" w:rsidRDefault="00BF3C6B" w:rsidP="00BF3C6B">
            <w:pPr>
              <w:pStyle w:val="TAC"/>
              <w:rPr>
                <w:sz w:val="16"/>
                <w:szCs w:val="16"/>
              </w:rPr>
            </w:pPr>
            <w:r w:rsidRPr="00BF3C6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1253FA" w14:textId="77777777" w:rsidR="00BF3C6B" w:rsidRPr="00BF3C6B" w:rsidRDefault="00BF3C6B" w:rsidP="00BF3C6B">
            <w:pPr>
              <w:pStyle w:val="TAL"/>
              <w:rPr>
                <w:sz w:val="16"/>
                <w:szCs w:val="16"/>
              </w:rPr>
            </w:pPr>
            <w:r w:rsidRPr="00BF3C6B">
              <w:rPr>
                <w:sz w:val="16"/>
                <w:szCs w:val="16"/>
              </w:rPr>
              <w:t>Editorial and minor corrections to TR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CA2AB" w14:textId="77777777" w:rsidR="00BF3C6B" w:rsidRPr="00BF3C6B" w:rsidRDefault="00BF3C6B" w:rsidP="00BF3C6B">
            <w:pPr>
              <w:pStyle w:val="TAC"/>
              <w:rPr>
                <w:sz w:val="16"/>
                <w:szCs w:val="16"/>
              </w:rPr>
            </w:pPr>
            <w:r w:rsidRPr="00BF3C6B">
              <w:rPr>
                <w:sz w:val="16"/>
                <w:szCs w:val="16"/>
              </w:rPr>
              <w:t>17.2.0</w:t>
            </w:r>
          </w:p>
        </w:tc>
      </w:tr>
      <w:tr w:rsidR="00BF3C6B" w:rsidRPr="00410AED" w14:paraId="7C2C388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1192AC"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34D82E"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75634C0"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13293FF" w14:textId="77777777" w:rsidR="00BF3C6B" w:rsidRPr="004D4264" w:rsidRDefault="00BF3C6B" w:rsidP="00BF3C6B">
            <w:pPr>
              <w:pStyle w:val="TAL"/>
              <w:rPr>
                <w:rFonts w:cs="Arial"/>
                <w:sz w:val="16"/>
              </w:rPr>
            </w:pPr>
            <w:r w:rsidRPr="004D4264">
              <w:rPr>
                <w:rFonts w:cs="Arial"/>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648D35"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89EF8F" w14:textId="77777777" w:rsidR="00BF3C6B" w:rsidRPr="00BF3C6B" w:rsidRDefault="00BF3C6B" w:rsidP="00BF3C6B">
            <w:pPr>
              <w:pStyle w:val="TAC"/>
              <w:rPr>
                <w:sz w:val="16"/>
                <w:szCs w:val="16"/>
              </w:rPr>
            </w:pPr>
            <w:r w:rsidRPr="00BF3C6B">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B841D3" w14:textId="77777777" w:rsidR="00BF3C6B" w:rsidRPr="00BF3C6B" w:rsidRDefault="00BF3C6B" w:rsidP="00BF3C6B">
            <w:pPr>
              <w:pStyle w:val="TAL"/>
              <w:rPr>
                <w:sz w:val="16"/>
                <w:szCs w:val="16"/>
              </w:rPr>
            </w:pPr>
            <w:r w:rsidRPr="00BF3C6B">
              <w:rPr>
                <w:sz w:val="16"/>
                <w:szCs w:val="16"/>
              </w:rPr>
              <w:t>Network performance requirements for mobile operation panel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225AD" w14:textId="77777777" w:rsidR="00BF3C6B" w:rsidRPr="00BF3C6B" w:rsidRDefault="00BF3C6B" w:rsidP="00BF3C6B">
            <w:pPr>
              <w:pStyle w:val="TAC"/>
              <w:rPr>
                <w:sz w:val="16"/>
                <w:szCs w:val="16"/>
              </w:rPr>
            </w:pPr>
            <w:r w:rsidRPr="00BF3C6B">
              <w:rPr>
                <w:sz w:val="16"/>
                <w:szCs w:val="16"/>
              </w:rPr>
              <w:t>17.2.0</w:t>
            </w:r>
          </w:p>
        </w:tc>
      </w:tr>
      <w:tr w:rsidR="00BF3C6B" w:rsidRPr="00410AED" w14:paraId="2D1DE5A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80CB30"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FFC2E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8E62424"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0054056" w14:textId="77777777" w:rsidR="00BF3C6B" w:rsidRPr="004D4264" w:rsidRDefault="00BF3C6B" w:rsidP="00BF3C6B">
            <w:pPr>
              <w:pStyle w:val="TAL"/>
              <w:rPr>
                <w:rFonts w:cs="Arial"/>
                <w:sz w:val="16"/>
              </w:rPr>
            </w:pPr>
            <w:r w:rsidRPr="004D4264">
              <w:rPr>
                <w:rFonts w:cs="Arial"/>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81F31D"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89180"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2BFFB" w14:textId="77777777" w:rsidR="00BF3C6B" w:rsidRPr="00BF3C6B" w:rsidRDefault="00BF3C6B" w:rsidP="00BF3C6B">
            <w:pPr>
              <w:pStyle w:val="TAL"/>
              <w:rPr>
                <w:sz w:val="16"/>
                <w:szCs w:val="16"/>
              </w:rPr>
            </w:pPr>
            <w:r w:rsidRPr="00BF3C6B">
              <w:rPr>
                <w:sz w:val="16"/>
                <w:szCs w:val="16"/>
              </w:rPr>
              <w:t>TS 22104 - Annex A for cooperative carrying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1BC9EB" w14:textId="77777777" w:rsidR="00BF3C6B" w:rsidRPr="00BF3C6B" w:rsidRDefault="00BF3C6B" w:rsidP="00BF3C6B">
            <w:pPr>
              <w:pStyle w:val="TAC"/>
              <w:rPr>
                <w:sz w:val="16"/>
                <w:szCs w:val="16"/>
              </w:rPr>
            </w:pPr>
            <w:r w:rsidRPr="00BF3C6B">
              <w:rPr>
                <w:sz w:val="16"/>
                <w:szCs w:val="16"/>
              </w:rPr>
              <w:t>17.2.0</w:t>
            </w:r>
          </w:p>
        </w:tc>
      </w:tr>
      <w:tr w:rsidR="00EA0C61" w:rsidRPr="00EA0C61" w14:paraId="34F46BC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F003B17"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E7D21F"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674D757" w14:textId="77777777" w:rsidR="00EA0C61" w:rsidRPr="00EA0C61" w:rsidRDefault="00EA0C61" w:rsidP="00EA0C61">
            <w:pPr>
              <w:pStyle w:val="TAC"/>
              <w:rPr>
                <w:sz w:val="16"/>
                <w:szCs w:val="16"/>
              </w:rPr>
            </w:pPr>
            <w:r w:rsidRPr="00EA0C61">
              <w:rPr>
                <w:sz w:val="16"/>
                <w:szCs w:val="16"/>
              </w:rPr>
              <w:t>SP-200568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B75E39F" w14:textId="77777777" w:rsidR="00EA0C61" w:rsidRPr="004D4264" w:rsidRDefault="00EA0C61" w:rsidP="00EA0C61">
            <w:pPr>
              <w:pStyle w:val="TAL"/>
              <w:rPr>
                <w:rFonts w:cs="Arial"/>
                <w:sz w:val="16"/>
              </w:rPr>
            </w:pPr>
            <w:r w:rsidRPr="004D4264">
              <w:rPr>
                <w:rFonts w:cs="Arial"/>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AA1B63"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96985" w14:textId="77777777" w:rsidR="00EA0C61" w:rsidRPr="00EA0C61" w:rsidRDefault="00EA0C61" w:rsidP="00EA0C61">
            <w:pPr>
              <w:pStyle w:val="TAC"/>
              <w:rPr>
                <w:sz w:val="16"/>
                <w:szCs w:val="16"/>
              </w:rPr>
            </w:pPr>
            <w:r w:rsidRPr="00EA0C6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821B3D" w14:textId="77777777" w:rsidR="00EA0C61" w:rsidRPr="00EA0C61" w:rsidRDefault="00EA0C61" w:rsidP="00EA0C61">
            <w:pPr>
              <w:pStyle w:val="TAL"/>
              <w:rPr>
                <w:sz w:val="16"/>
                <w:szCs w:val="16"/>
              </w:rPr>
            </w:pPr>
            <w:r w:rsidRPr="00EA0C61">
              <w:rPr>
                <w:sz w:val="16"/>
                <w:szCs w:val="16"/>
              </w:rPr>
              <w:t>Correction of service performance requirements in tables of annex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5BB9D2" w14:textId="77777777" w:rsidR="00EA0C61" w:rsidRPr="00EA0C61" w:rsidRDefault="00EA0C61" w:rsidP="00EA0C61">
            <w:pPr>
              <w:pStyle w:val="TAC"/>
              <w:rPr>
                <w:sz w:val="16"/>
                <w:szCs w:val="16"/>
              </w:rPr>
            </w:pPr>
            <w:r w:rsidRPr="00EA0C61">
              <w:rPr>
                <w:sz w:val="16"/>
                <w:szCs w:val="16"/>
              </w:rPr>
              <w:t>17.3.0</w:t>
            </w:r>
          </w:p>
        </w:tc>
      </w:tr>
      <w:tr w:rsidR="00EA0C61" w:rsidRPr="00EA0C61" w14:paraId="19885E6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FD79DDE"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008B2"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0EA4D3D"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7A1D5F4" w14:textId="77777777" w:rsidR="00EA0C61" w:rsidRPr="004D4264" w:rsidRDefault="00EA0C61" w:rsidP="00EA0C61">
            <w:pPr>
              <w:pStyle w:val="TAL"/>
              <w:rPr>
                <w:rFonts w:cs="Arial"/>
                <w:sz w:val="16"/>
              </w:rPr>
            </w:pPr>
            <w:r w:rsidRPr="004D4264">
              <w:rPr>
                <w:rFonts w:cs="Arial"/>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9E5B4"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0E1218" w14:textId="77777777" w:rsidR="00EA0C61" w:rsidRPr="00EA0C61" w:rsidRDefault="00EA0C61" w:rsidP="00EA0C61">
            <w:pPr>
              <w:pStyle w:val="TAC"/>
              <w:rPr>
                <w:sz w:val="16"/>
                <w:szCs w:val="16"/>
              </w:rPr>
            </w:pPr>
            <w:r w:rsidRPr="00EA0C61">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D8E52D" w14:textId="77777777" w:rsidR="00EA0C61" w:rsidRPr="00EA0C61" w:rsidRDefault="00EA0C61" w:rsidP="00EA0C61">
            <w:pPr>
              <w:pStyle w:val="TAL"/>
              <w:rPr>
                <w:sz w:val="16"/>
                <w:szCs w:val="16"/>
              </w:rPr>
            </w:pPr>
            <w:r w:rsidRPr="00EA0C61">
              <w:rPr>
                <w:sz w:val="16"/>
                <w:szCs w:val="16"/>
              </w:rPr>
              <w:t>22.104 Miscellaneous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DCF3F8" w14:textId="77777777" w:rsidR="00EA0C61" w:rsidRPr="00EA0C61" w:rsidRDefault="00EA0C61" w:rsidP="00EA0C61">
            <w:pPr>
              <w:pStyle w:val="TAC"/>
              <w:rPr>
                <w:sz w:val="16"/>
                <w:szCs w:val="16"/>
              </w:rPr>
            </w:pPr>
            <w:r w:rsidRPr="00EA0C61">
              <w:rPr>
                <w:sz w:val="16"/>
                <w:szCs w:val="16"/>
              </w:rPr>
              <w:t>17.3.0</w:t>
            </w:r>
          </w:p>
        </w:tc>
      </w:tr>
      <w:tr w:rsidR="00EA0C61" w:rsidRPr="00EA0C61" w14:paraId="1FE97F0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F9AE2E0"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FE611A"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0DFDEFD"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77A60C2" w14:textId="77777777" w:rsidR="00EA0C61" w:rsidRPr="004D4264" w:rsidRDefault="00EA0C61" w:rsidP="00EA0C61">
            <w:pPr>
              <w:pStyle w:val="TAL"/>
              <w:rPr>
                <w:rFonts w:cs="Arial"/>
                <w:sz w:val="16"/>
              </w:rPr>
            </w:pPr>
            <w:r w:rsidRPr="004D4264">
              <w:rPr>
                <w:rFonts w:cs="Arial"/>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DECBF1"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2B1BE"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A9B404" w14:textId="77777777" w:rsidR="00EA0C61" w:rsidRPr="00EA0C61" w:rsidRDefault="00EA0C61" w:rsidP="00EA0C61">
            <w:pPr>
              <w:pStyle w:val="TAL"/>
              <w:rPr>
                <w:sz w:val="16"/>
                <w:szCs w:val="16"/>
              </w:rPr>
            </w:pPr>
            <w:r w:rsidRPr="00EA0C61">
              <w:rPr>
                <w:sz w:val="16"/>
                <w:szCs w:val="16"/>
              </w:rPr>
              <w:t>Clarifications to communication service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6BF02B" w14:textId="77777777" w:rsidR="00EA0C61" w:rsidRPr="00EA0C61" w:rsidRDefault="00EA0C61" w:rsidP="00EA0C61">
            <w:pPr>
              <w:pStyle w:val="TAC"/>
              <w:rPr>
                <w:sz w:val="16"/>
                <w:szCs w:val="16"/>
              </w:rPr>
            </w:pPr>
            <w:r w:rsidRPr="00EA0C61">
              <w:rPr>
                <w:sz w:val="16"/>
                <w:szCs w:val="16"/>
              </w:rPr>
              <w:t>17.3.0</w:t>
            </w:r>
          </w:p>
        </w:tc>
      </w:tr>
      <w:tr w:rsidR="00EA0C61" w:rsidRPr="00EA0C61" w14:paraId="4A36041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BC2954"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A7546"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6C1DEA3"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686F5C0" w14:textId="77777777" w:rsidR="00EA0C61" w:rsidRPr="004D4264" w:rsidRDefault="00EA0C61" w:rsidP="00EA0C61">
            <w:pPr>
              <w:pStyle w:val="TAL"/>
              <w:rPr>
                <w:rFonts w:cs="Arial"/>
                <w:sz w:val="16"/>
              </w:rPr>
            </w:pPr>
            <w:r w:rsidRPr="004D4264">
              <w:rPr>
                <w:rFonts w:cs="Arial"/>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E74C1"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1FE2F"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12465" w14:textId="77777777" w:rsidR="00EA0C61" w:rsidRPr="00EA0C61" w:rsidRDefault="00EA0C61" w:rsidP="00EA0C61">
            <w:pPr>
              <w:pStyle w:val="TAL"/>
              <w:rPr>
                <w:sz w:val="16"/>
                <w:szCs w:val="16"/>
              </w:rPr>
            </w:pPr>
            <w:r w:rsidRPr="00EA0C61">
              <w:rPr>
                <w:sz w:val="16"/>
                <w:szCs w:val="16"/>
              </w:rPr>
              <w:t>Miscellaneous values for further study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E0FEE" w14:textId="77777777" w:rsidR="00EA0C61" w:rsidRPr="00EA0C61" w:rsidRDefault="00EA0C61" w:rsidP="00EA0C61">
            <w:pPr>
              <w:pStyle w:val="TAC"/>
              <w:rPr>
                <w:sz w:val="16"/>
                <w:szCs w:val="16"/>
              </w:rPr>
            </w:pPr>
            <w:r w:rsidRPr="00EA0C61">
              <w:rPr>
                <w:sz w:val="16"/>
                <w:szCs w:val="16"/>
              </w:rPr>
              <w:t>17.3.0</w:t>
            </w:r>
          </w:p>
        </w:tc>
      </w:tr>
      <w:tr w:rsidR="00EA0C61" w:rsidRPr="00EA0C61" w14:paraId="282E629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48A088"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434CA3"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6DFCAC8"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2730BA9" w14:textId="77777777" w:rsidR="00EA0C61" w:rsidRPr="004D4264" w:rsidRDefault="00EA0C61" w:rsidP="00EA0C61">
            <w:pPr>
              <w:pStyle w:val="TAL"/>
              <w:rPr>
                <w:rFonts w:cs="Arial"/>
                <w:sz w:val="16"/>
              </w:rPr>
            </w:pPr>
            <w:r w:rsidRPr="004D4264">
              <w:rPr>
                <w:rFonts w:cs="Arial"/>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3244B"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4192D"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A6BB93" w14:textId="77777777" w:rsidR="00EA0C61" w:rsidRPr="00EA0C61" w:rsidRDefault="00EA0C61" w:rsidP="00EA0C61">
            <w:pPr>
              <w:pStyle w:val="TAL"/>
              <w:rPr>
                <w:sz w:val="16"/>
                <w:szCs w:val="16"/>
              </w:rPr>
            </w:pPr>
            <w:r w:rsidRPr="00EA0C61">
              <w:rPr>
                <w:sz w:val="16"/>
                <w:szCs w:val="16"/>
              </w:rPr>
              <w:t>Correcting description of communication service status in Clause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6C348" w14:textId="77777777" w:rsidR="00EA0C61" w:rsidRPr="00EA0C61" w:rsidRDefault="00EA0C61" w:rsidP="00EA0C61">
            <w:pPr>
              <w:pStyle w:val="TAC"/>
              <w:rPr>
                <w:sz w:val="16"/>
                <w:szCs w:val="16"/>
              </w:rPr>
            </w:pPr>
            <w:r w:rsidRPr="00EA0C61">
              <w:rPr>
                <w:sz w:val="16"/>
                <w:szCs w:val="16"/>
              </w:rPr>
              <w:t>17.3.0</w:t>
            </w:r>
          </w:p>
        </w:tc>
      </w:tr>
      <w:tr w:rsidR="00EA0C61" w:rsidRPr="00EA0C61" w14:paraId="0B26683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884479"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789BD"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02BB87B"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8510F96" w14:textId="77777777" w:rsidR="00EA0C61" w:rsidRPr="004D4264" w:rsidRDefault="00EA0C61" w:rsidP="00EA0C61">
            <w:pPr>
              <w:pStyle w:val="TAL"/>
              <w:rPr>
                <w:rFonts w:cs="Arial"/>
                <w:sz w:val="16"/>
              </w:rPr>
            </w:pPr>
            <w:r w:rsidRPr="004D4264">
              <w:rPr>
                <w:rFonts w:cs="Arial"/>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CFE394" w14:textId="77777777" w:rsidR="00EA0C61" w:rsidRPr="00EA0C61" w:rsidRDefault="00EA0C61" w:rsidP="00F105F5">
            <w:pPr>
              <w:pStyle w:val="TAC"/>
              <w:jc w:val="right"/>
              <w:rPr>
                <w:sz w:val="16"/>
                <w:szCs w:val="16"/>
              </w:rPr>
            </w:pPr>
            <w:r w:rsidRPr="00EA0C6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A88CC"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EC064" w14:textId="77777777" w:rsidR="00EA0C61" w:rsidRPr="00EA0C61" w:rsidRDefault="00EA0C61" w:rsidP="00EA0C61">
            <w:pPr>
              <w:pStyle w:val="TAL"/>
              <w:rPr>
                <w:sz w:val="16"/>
                <w:szCs w:val="16"/>
              </w:rPr>
            </w:pPr>
            <w:r w:rsidRPr="00EA0C61">
              <w:rPr>
                <w:sz w:val="16"/>
                <w:szCs w:val="16"/>
              </w:rPr>
              <w:t>Clock synchronicity budget for the 5G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7A4B5" w14:textId="77777777" w:rsidR="00EA0C61" w:rsidRPr="00EA0C61" w:rsidRDefault="00EA0C61" w:rsidP="00EA0C61">
            <w:pPr>
              <w:pStyle w:val="TAC"/>
              <w:rPr>
                <w:sz w:val="16"/>
                <w:szCs w:val="16"/>
              </w:rPr>
            </w:pPr>
            <w:r w:rsidRPr="00EA0C61">
              <w:rPr>
                <w:sz w:val="16"/>
                <w:szCs w:val="16"/>
              </w:rPr>
              <w:t>17.3.0</w:t>
            </w:r>
          </w:p>
        </w:tc>
      </w:tr>
      <w:tr w:rsidR="003D48DC" w:rsidRPr="00FC5736" w14:paraId="3E1C26A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78726C"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CA89C7"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3146A64"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14242AA"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44069" w14:textId="77777777" w:rsidR="003D48DC" w:rsidRPr="003D48DC" w:rsidRDefault="003D48DC"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7CF04" w14:textId="77777777" w:rsidR="003D48DC" w:rsidRPr="003D48DC" w:rsidRDefault="003D48DC" w:rsidP="003D48DC">
            <w:pPr>
              <w:pStyle w:val="TAC"/>
              <w:rPr>
                <w:sz w:val="16"/>
                <w:szCs w:val="16"/>
              </w:rPr>
            </w:pPr>
            <w:r w:rsidRPr="003D48D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3DA23E" w14:textId="77777777" w:rsidR="003D48DC" w:rsidRPr="003D48DC" w:rsidRDefault="003D48DC" w:rsidP="003D48DC">
            <w:pPr>
              <w:pStyle w:val="TAL"/>
              <w:rPr>
                <w:sz w:val="16"/>
                <w:szCs w:val="16"/>
              </w:rPr>
            </w:pPr>
            <w:r w:rsidRPr="003D48DC">
              <w:rPr>
                <w:sz w:val="16"/>
                <w:szCs w:val="16"/>
              </w:rPr>
              <w:t>Quality improvement – burst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8623E7" w14:textId="77777777" w:rsidR="003D48DC" w:rsidRPr="003D48DC" w:rsidRDefault="003D48DC" w:rsidP="003D48DC">
            <w:pPr>
              <w:pStyle w:val="TAC"/>
              <w:rPr>
                <w:sz w:val="16"/>
                <w:szCs w:val="16"/>
              </w:rPr>
            </w:pPr>
            <w:r w:rsidRPr="003D48DC">
              <w:rPr>
                <w:sz w:val="16"/>
                <w:szCs w:val="16"/>
              </w:rPr>
              <w:t>17.4.0</w:t>
            </w:r>
          </w:p>
        </w:tc>
      </w:tr>
      <w:tr w:rsidR="003D48DC" w:rsidRPr="00FC5736" w14:paraId="62C0162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04281D"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83D101"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EF5DF7D"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98BAD3B"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817CB7" w14:textId="77777777" w:rsidR="003D48DC" w:rsidRPr="003D48DC" w:rsidRDefault="003D48DC" w:rsidP="00F105F5">
            <w:pPr>
              <w:pStyle w:val="TAC"/>
              <w:jc w:val="right"/>
              <w:rPr>
                <w:sz w:val="16"/>
                <w:szCs w:val="16"/>
              </w:rPr>
            </w:pPr>
            <w:r w:rsidRPr="003D48D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A2883" w14:textId="77777777" w:rsidR="003D48DC" w:rsidRPr="003D48DC" w:rsidRDefault="003D48DC" w:rsidP="003D48DC">
            <w:pPr>
              <w:pStyle w:val="TAC"/>
              <w:rPr>
                <w:sz w:val="16"/>
                <w:szCs w:val="16"/>
              </w:rPr>
            </w:pPr>
            <w:r w:rsidRPr="003D48DC">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0ED9F" w14:textId="77777777" w:rsidR="003D48DC" w:rsidRPr="003D48DC" w:rsidRDefault="003D48DC" w:rsidP="003D48DC">
            <w:pPr>
              <w:pStyle w:val="TAL"/>
              <w:rPr>
                <w:sz w:val="16"/>
                <w:szCs w:val="16"/>
              </w:rPr>
            </w:pPr>
            <w:r w:rsidRPr="003D48DC">
              <w:rPr>
                <w:sz w:val="16"/>
                <w:szCs w:val="16"/>
              </w:rPr>
              <w:t>CR 22.104 R17 - Editorial Improvements – Decimal Separator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8EA44" w14:textId="77777777" w:rsidR="003D48DC" w:rsidRPr="003D48DC" w:rsidRDefault="003D48DC" w:rsidP="003D48DC">
            <w:pPr>
              <w:pStyle w:val="TAC"/>
              <w:rPr>
                <w:sz w:val="16"/>
                <w:szCs w:val="16"/>
              </w:rPr>
            </w:pPr>
            <w:r w:rsidRPr="003D48DC">
              <w:rPr>
                <w:sz w:val="16"/>
                <w:szCs w:val="16"/>
              </w:rPr>
              <w:t>17.4.0</w:t>
            </w:r>
          </w:p>
        </w:tc>
      </w:tr>
      <w:tr w:rsidR="003E008C" w:rsidRPr="00FC5736" w14:paraId="3B8AF98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E1DF19C" w14:textId="77777777" w:rsidR="003E008C" w:rsidRPr="003D48DC" w:rsidRDefault="003E008C" w:rsidP="003E008C">
            <w:pPr>
              <w:pStyle w:val="TAC"/>
              <w:rPr>
                <w:sz w:val="16"/>
                <w:szCs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AF704" w14:textId="77777777" w:rsidR="003E008C" w:rsidRPr="003D48DC" w:rsidRDefault="003E008C" w:rsidP="003E008C">
            <w:pPr>
              <w:pStyle w:val="TAC"/>
              <w:rPr>
                <w:sz w:val="16"/>
                <w:szCs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E732C58" w14:textId="77777777" w:rsidR="003E008C" w:rsidRPr="003D48DC" w:rsidRDefault="003E008C" w:rsidP="003E008C">
            <w:pPr>
              <w:pStyle w:val="TAC"/>
              <w:rPr>
                <w:sz w:val="16"/>
                <w:szCs w:val="16"/>
              </w:rPr>
            </w:pPr>
            <w:r w:rsidRPr="0072545E">
              <w:rPr>
                <w:sz w:val="16"/>
              </w:rPr>
              <w:t>SP-210200</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33790848" w14:textId="77777777" w:rsidR="003E008C" w:rsidRPr="003D48DC" w:rsidRDefault="004D4264" w:rsidP="003E008C">
            <w:pPr>
              <w:pStyle w:val="TAL"/>
              <w:rPr>
                <w:sz w:val="14"/>
                <w:szCs w:val="16"/>
              </w:rPr>
            </w:pPr>
            <w:r>
              <w:rPr>
                <w:sz w:val="16"/>
              </w:rPr>
              <w:t>00</w:t>
            </w:r>
            <w:r w:rsidR="003E008C" w:rsidRPr="0072545E">
              <w:rPr>
                <w:sz w:val="16"/>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3F839A" w14:textId="77777777" w:rsidR="003E008C" w:rsidRPr="003D48DC" w:rsidRDefault="003E008C" w:rsidP="003E008C">
            <w:pPr>
              <w:pStyle w:val="TAC"/>
              <w:jc w:val="right"/>
              <w:rPr>
                <w:sz w:val="16"/>
                <w:szCs w:val="16"/>
              </w:rPr>
            </w:pPr>
            <w:r w:rsidRPr="0072545E">
              <w:rPr>
                <w:sz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895CB" w14:textId="77777777" w:rsidR="003E008C" w:rsidRPr="003D48DC" w:rsidRDefault="003E008C" w:rsidP="003E008C">
            <w:pPr>
              <w:pStyle w:val="TAC"/>
              <w:rPr>
                <w:sz w:val="16"/>
                <w:szCs w:val="16"/>
              </w:rPr>
            </w:pPr>
            <w:r w:rsidRPr="0072545E">
              <w:rPr>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E876755" w14:textId="77777777" w:rsidR="003E008C" w:rsidRPr="003D48DC" w:rsidRDefault="003E008C" w:rsidP="003E008C">
            <w:pPr>
              <w:pStyle w:val="TAL"/>
              <w:rPr>
                <w:sz w:val="16"/>
                <w:szCs w:val="16"/>
              </w:rPr>
            </w:pPr>
            <w:r w:rsidRPr="0072545E">
              <w:rPr>
                <w:sz w:val="16"/>
              </w:rPr>
              <w:t>Non-inclusive language replacement 22.104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B9418DF" w14:textId="77777777" w:rsidR="003E008C" w:rsidRPr="003D48DC" w:rsidRDefault="003E008C" w:rsidP="003E008C">
            <w:pPr>
              <w:pStyle w:val="TAC"/>
              <w:rPr>
                <w:sz w:val="16"/>
                <w:szCs w:val="16"/>
              </w:rPr>
            </w:pPr>
            <w:r w:rsidRPr="0072545E">
              <w:rPr>
                <w:sz w:val="16"/>
              </w:rPr>
              <w:t>17.5.0</w:t>
            </w:r>
          </w:p>
        </w:tc>
      </w:tr>
      <w:tr w:rsidR="00E34C6D" w:rsidRPr="00FC5736" w14:paraId="2ECCB69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948E8E" w14:textId="77777777" w:rsidR="00E34C6D" w:rsidRPr="0072545E" w:rsidRDefault="00E34C6D" w:rsidP="00E34C6D">
            <w:pPr>
              <w:pStyle w:val="TAC"/>
              <w:rPr>
                <w:sz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2DD2DA" w14:textId="77777777" w:rsidR="00E34C6D" w:rsidRPr="0072545E" w:rsidRDefault="00E34C6D" w:rsidP="00E34C6D">
            <w:pPr>
              <w:pStyle w:val="TAC"/>
              <w:rPr>
                <w:sz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3FEB2F0" w14:textId="77777777" w:rsidR="00E34C6D" w:rsidRPr="0072545E" w:rsidRDefault="00E34C6D" w:rsidP="00E34C6D">
            <w:pPr>
              <w:pStyle w:val="TAC"/>
              <w:rPr>
                <w:sz w:val="16"/>
              </w:rPr>
            </w:pPr>
            <w:r w:rsidRPr="0072545E">
              <w:rPr>
                <w:sz w:val="16"/>
              </w:rPr>
              <w:t>SP-210217</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7D236E6F" w14:textId="77777777" w:rsidR="00E34C6D" w:rsidRPr="0072545E" w:rsidRDefault="004D4264" w:rsidP="00E34C6D">
            <w:pPr>
              <w:pStyle w:val="TAL"/>
              <w:rPr>
                <w:sz w:val="16"/>
              </w:rPr>
            </w:pPr>
            <w:r>
              <w:rPr>
                <w:sz w:val="16"/>
              </w:rPr>
              <w:t>00</w:t>
            </w:r>
            <w:r w:rsidR="00E34C6D" w:rsidRPr="0072545E">
              <w:rPr>
                <w:sz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50A2F1" w14:textId="77777777" w:rsidR="00E34C6D" w:rsidRPr="0072545E" w:rsidRDefault="00E34C6D" w:rsidP="00E34C6D">
            <w:pPr>
              <w:pStyle w:val="TAC"/>
              <w:jc w:val="right"/>
              <w:rPr>
                <w:sz w:val="16"/>
              </w:rPr>
            </w:pPr>
            <w:r w:rsidRPr="0072545E">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87D2E3" w14:textId="77777777" w:rsidR="00E34C6D" w:rsidRPr="0072545E" w:rsidRDefault="00E34C6D" w:rsidP="00E34C6D">
            <w:pPr>
              <w:pStyle w:val="TAC"/>
              <w:rPr>
                <w:sz w:val="16"/>
              </w:rPr>
            </w:pPr>
            <w:r w:rsidRPr="0072545E">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0B2386B" w14:textId="77777777" w:rsidR="00E34C6D" w:rsidRPr="0072545E" w:rsidRDefault="00E34C6D" w:rsidP="00E34C6D">
            <w:pPr>
              <w:pStyle w:val="TAL"/>
              <w:rPr>
                <w:sz w:val="16"/>
              </w:rPr>
            </w:pPr>
            <w:r w:rsidRPr="0072545E">
              <w:rPr>
                <w:sz w:val="16"/>
              </w:rPr>
              <w:t>Adding energy efficiency use cases for positioning to the ANNEX 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02B0E34" w14:textId="77777777" w:rsidR="00E34C6D" w:rsidRPr="0072545E" w:rsidRDefault="00E34C6D" w:rsidP="00E34C6D">
            <w:pPr>
              <w:pStyle w:val="TAC"/>
              <w:rPr>
                <w:sz w:val="16"/>
              </w:rPr>
            </w:pPr>
            <w:r w:rsidRPr="0072545E">
              <w:rPr>
                <w:sz w:val="16"/>
              </w:rPr>
              <w:t>17.5.0</w:t>
            </w:r>
          </w:p>
        </w:tc>
      </w:tr>
      <w:tr w:rsidR="00F11369" w:rsidRPr="00FC5736" w14:paraId="0110626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E8650B7" w14:textId="77777777" w:rsidR="00F11369" w:rsidRPr="0072545E" w:rsidRDefault="00F11369" w:rsidP="00F11369">
            <w:pPr>
              <w:pStyle w:val="TAC"/>
              <w:rPr>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378B7" w14:textId="77777777" w:rsidR="00F11369" w:rsidRPr="0072545E" w:rsidRDefault="00F11369" w:rsidP="00F11369">
            <w:pPr>
              <w:pStyle w:val="TAC"/>
              <w:rPr>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8CABE40" w14:textId="77777777" w:rsidR="00F11369" w:rsidRPr="0072545E" w:rsidRDefault="00F11369" w:rsidP="00F11369">
            <w:pPr>
              <w:pStyle w:val="TAC"/>
              <w:rPr>
                <w:sz w:val="16"/>
              </w:rPr>
            </w:pPr>
            <w:r w:rsidRPr="003C1BC0">
              <w:rPr>
                <w:rFonts w:cs="Arial"/>
                <w:sz w:val="16"/>
              </w:rPr>
              <w:t>SP-210564</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04F178D2" w14:textId="77777777" w:rsidR="00F11369" w:rsidRPr="0072545E" w:rsidRDefault="004D4264" w:rsidP="00F11369">
            <w:pPr>
              <w:pStyle w:val="TAL"/>
              <w:rPr>
                <w:sz w:val="16"/>
              </w:rPr>
            </w:pPr>
            <w:r>
              <w:rPr>
                <w:rFonts w:cs="Arial"/>
                <w:sz w:val="16"/>
              </w:rPr>
              <w:t>00</w:t>
            </w:r>
            <w:r w:rsidR="00F11369" w:rsidRPr="003C1BC0">
              <w:rPr>
                <w:rFonts w:cs="Arial"/>
                <w:sz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B4B30E" w14:textId="77777777" w:rsidR="00F11369" w:rsidRPr="0072545E" w:rsidRDefault="00F11369" w:rsidP="00F11369">
            <w:pPr>
              <w:pStyle w:val="TAC"/>
              <w:jc w:val="right"/>
              <w:rPr>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4604B7" w14:textId="77777777" w:rsidR="00F11369" w:rsidRPr="0072545E" w:rsidRDefault="00F11369" w:rsidP="00F11369">
            <w:pPr>
              <w:pStyle w:val="TAC"/>
              <w:rPr>
                <w:sz w:val="16"/>
              </w:rPr>
            </w:pPr>
            <w:r w:rsidRPr="003C1BC0">
              <w:rPr>
                <w:rFonts w:cs="Arial"/>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A2FB825" w14:textId="77777777" w:rsidR="00F11369" w:rsidRPr="0072545E" w:rsidRDefault="00F11369" w:rsidP="00F11369">
            <w:pPr>
              <w:pStyle w:val="TAL"/>
              <w:rPr>
                <w:sz w:val="16"/>
              </w:rPr>
            </w:pPr>
            <w:r w:rsidRPr="003C1BC0">
              <w:rPr>
                <w:rFonts w:cs="Arial"/>
                <w:sz w:val="16"/>
              </w:rPr>
              <w:t xml:space="preserve">Quality improvement - update of definition of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3B85135" w14:textId="77777777" w:rsidR="00F11369" w:rsidRPr="0072545E" w:rsidRDefault="00F11369" w:rsidP="00F11369">
            <w:pPr>
              <w:pStyle w:val="TAC"/>
              <w:rPr>
                <w:sz w:val="16"/>
              </w:rPr>
            </w:pPr>
            <w:r w:rsidRPr="003C1BC0">
              <w:rPr>
                <w:rFonts w:cs="Arial"/>
                <w:sz w:val="16"/>
              </w:rPr>
              <w:t>18.1.0</w:t>
            </w:r>
          </w:p>
        </w:tc>
      </w:tr>
      <w:tr w:rsidR="00F11369" w:rsidRPr="00FC5736" w14:paraId="5942291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9CD952"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A03F1"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A86222C"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76D9C1DB" w14:textId="77777777" w:rsidR="00F11369" w:rsidRPr="003C1BC0" w:rsidRDefault="004D4264" w:rsidP="00F11369">
            <w:pPr>
              <w:pStyle w:val="TAL"/>
              <w:rPr>
                <w:rFonts w:cs="Arial"/>
                <w:sz w:val="16"/>
              </w:rPr>
            </w:pPr>
            <w:r>
              <w:rPr>
                <w:rFonts w:cs="Arial"/>
                <w:sz w:val="16"/>
              </w:rPr>
              <w:t>00</w:t>
            </w:r>
            <w:r w:rsidR="00F11369" w:rsidRPr="003C1BC0">
              <w:rPr>
                <w:rFonts w:cs="Arial"/>
                <w:sz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EEE087"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285928"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BF1439F" w14:textId="77777777" w:rsidR="00F11369" w:rsidRPr="003C1BC0" w:rsidRDefault="00F11369" w:rsidP="00F11369">
            <w:pPr>
              <w:pStyle w:val="TAL"/>
              <w:rPr>
                <w:rFonts w:cs="Arial"/>
                <w:sz w:val="16"/>
              </w:rPr>
            </w:pPr>
            <w:r w:rsidRPr="003C1BC0">
              <w:rPr>
                <w:rFonts w:cs="Arial"/>
                <w:sz w:val="16"/>
              </w:rPr>
              <w:t xml:space="preserve">Quality improvement - addition of new annex (relationship between reliability and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1BC20C5" w14:textId="77777777" w:rsidR="00F11369" w:rsidRPr="003C1BC0" w:rsidRDefault="00F11369" w:rsidP="00F11369">
            <w:pPr>
              <w:pStyle w:val="TAC"/>
              <w:rPr>
                <w:rFonts w:cs="Arial"/>
                <w:sz w:val="16"/>
              </w:rPr>
            </w:pPr>
            <w:r w:rsidRPr="003C1BC0">
              <w:rPr>
                <w:rFonts w:cs="Arial"/>
                <w:sz w:val="16"/>
              </w:rPr>
              <w:t>18.1.0</w:t>
            </w:r>
          </w:p>
        </w:tc>
      </w:tr>
      <w:tr w:rsidR="00F11369" w:rsidRPr="00FC5736" w14:paraId="1C32C89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2E429F"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BEB89C"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EBD1343"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5698BBF8" w14:textId="77777777" w:rsidR="00F11369" w:rsidRPr="003C1BC0" w:rsidRDefault="004D4264" w:rsidP="00F11369">
            <w:pPr>
              <w:pStyle w:val="TAL"/>
              <w:rPr>
                <w:rFonts w:cs="Arial"/>
                <w:sz w:val="16"/>
              </w:rPr>
            </w:pPr>
            <w:r>
              <w:rPr>
                <w:rFonts w:cs="Arial"/>
                <w:sz w:val="16"/>
              </w:rPr>
              <w:t>00</w:t>
            </w:r>
            <w:r w:rsidR="00F11369" w:rsidRPr="003C1BC0">
              <w:rPr>
                <w:rFonts w:cs="Arial"/>
                <w:sz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6FEFA3"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491230"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4B8A56" w14:textId="77777777" w:rsidR="00F11369" w:rsidRPr="003C1BC0" w:rsidRDefault="00F11369" w:rsidP="00F11369">
            <w:pPr>
              <w:pStyle w:val="TAL"/>
              <w:rPr>
                <w:rFonts w:cs="Arial"/>
                <w:sz w:val="16"/>
              </w:rPr>
            </w:pPr>
            <w:r w:rsidRPr="003C1BC0">
              <w:rPr>
                <w:rFonts w:cs="Arial"/>
                <w:sz w:val="16"/>
              </w:rPr>
              <w:t>22.104 - V18.0.0 - quality improvement - update of mobile-robots use case description</w:t>
            </w:r>
            <w:r w:rsidR="00322142">
              <w:rPr>
                <w:rFonts w:cs="Arial"/>
                <w:sz w:val="16"/>
              </w:rPr>
              <w:t xml:space="preserve"> </w:t>
            </w:r>
            <w:r w:rsidRPr="003C1BC0">
              <w:rPr>
                <w:rFonts w:cs="Arial"/>
                <w:sz w:val="16"/>
              </w:rP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806E958" w14:textId="77777777" w:rsidR="00F11369" w:rsidRPr="003C1BC0" w:rsidRDefault="00F11369" w:rsidP="00F11369">
            <w:pPr>
              <w:pStyle w:val="TAC"/>
              <w:rPr>
                <w:rFonts w:cs="Arial"/>
                <w:sz w:val="16"/>
              </w:rPr>
            </w:pPr>
            <w:r w:rsidRPr="003C1BC0">
              <w:rPr>
                <w:rFonts w:cs="Arial"/>
                <w:sz w:val="16"/>
              </w:rPr>
              <w:t>18.1.0</w:t>
            </w:r>
          </w:p>
        </w:tc>
      </w:tr>
      <w:tr w:rsidR="00F11369" w:rsidRPr="00FC5736" w14:paraId="6F285B4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45E062"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BDEACB"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2E52365"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1B8BB5A2" w14:textId="77777777" w:rsidR="00F11369" w:rsidRPr="003C1BC0" w:rsidRDefault="004D4264" w:rsidP="00F11369">
            <w:pPr>
              <w:pStyle w:val="TAL"/>
              <w:rPr>
                <w:rFonts w:cs="Arial"/>
                <w:sz w:val="16"/>
              </w:rPr>
            </w:pPr>
            <w:r>
              <w:rPr>
                <w:rFonts w:cs="Arial"/>
                <w:sz w:val="16"/>
              </w:rPr>
              <w:t>00</w:t>
            </w:r>
            <w:r w:rsidR="00F11369" w:rsidRPr="003C1BC0">
              <w:rPr>
                <w:rFonts w:cs="Arial"/>
                <w:sz w:val="16"/>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3B675"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3B7F98" w14:textId="77777777" w:rsidR="00F11369" w:rsidRPr="003C1BC0" w:rsidRDefault="00F11369" w:rsidP="00F11369">
            <w:pPr>
              <w:pStyle w:val="TAC"/>
              <w:rPr>
                <w:rFonts w:cs="Arial"/>
                <w:sz w:val="16"/>
              </w:rPr>
            </w:pPr>
            <w:r w:rsidRPr="003C1BC0">
              <w:rPr>
                <w:rFonts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99AC2EF" w14:textId="77777777" w:rsidR="00F11369" w:rsidRPr="003C1BC0" w:rsidRDefault="00F11369" w:rsidP="00F11369">
            <w:pPr>
              <w:pStyle w:val="TAL"/>
              <w:rPr>
                <w:rFonts w:cs="Arial"/>
                <w:sz w:val="16"/>
              </w:rPr>
            </w:pPr>
            <w:r w:rsidRPr="003C1BC0">
              <w:rPr>
                <w:rFonts w:cs="Arial"/>
                <w:sz w:val="16"/>
              </w:rPr>
              <w:t>Correction of mobile-robot use cases (UE number)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1352711" w14:textId="77777777" w:rsidR="00F11369" w:rsidRPr="003C1BC0" w:rsidRDefault="00F11369" w:rsidP="00F11369">
            <w:pPr>
              <w:pStyle w:val="TAC"/>
              <w:rPr>
                <w:rFonts w:cs="Arial"/>
                <w:sz w:val="16"/>
              </w:rPr>
            </w:pPr>
            <w:r w:rsidRPr="003C1BC0">
              <w:rPr>
                <w:rFonts w:cs="Arial"/>
                <w:sz w:val="16"/>
              </w:rPr>
              <w:t>18.1.0</w:t>
            </w:r>
          </w:p>
        </w:tc>
      </w:tr>
      <w:tr w:rsidR="00F11369" w:rsidRPr="00FC5736" w14:paraId="349088E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A4314D9"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83D505"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E901B53"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69751864" w14:textId="77777777" w:rsidR="00F11369" w:rsidRPr="003C1BC0" w:rsidRDefault="004D4264" w:rsidP="00F11369">
            <w:pPr>
              <w:pStyle w:val="TAL"/>
              <w:rPr>
                <w:rFonts w:cs="Arial"/>
                <w:sz w:val="16"/>
              </w:rPr>
            </w:pPr>
            <w:r>
              <w:rPr>
                <w:rFonts w:cs="Arial"/>
                <w:sz w:val="16"/>
              </w:rPr>
              <w:t>00</w:t>
            </w:r>
            <w:r w:rsidR="00F11369" w:rsidRPr="003C1BC0">
              <w:rPr>
                <w:rFonts w:cs="Arial"/>
                <w:sz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359AFB"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87632E"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7F4A6F0" w14:textId="77777777" w:rsidR="00F11369" w:rsidRPr="003C1BC0" w:rsidRDefault="00F11369" w:rsidP="00F11369">
            <w:pPr>
              <w:pStyle w:val="TAL"/>
              <w:rPr>
                <w:rFonts w:cs="Arial"/>
                <w:sz w:val="16"/>
              </w:rPr>
            </w:pPr>
            <w:r w:rsidRPr="003C1BC0">
              <w:rPr>
                <w:rFonts w:cs="Arial"/>
                <w:sz w:val="16"/>
              </w:rPr>
              <w:t xml:space="preserve">Quality improvement - service duration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FB52D1E" w14:textId="77777777" w:rsidR="00F11369" w:rsidRPr="003C1BC0" w:rsidRDefault="00F11369" w:rsidP="00F11369">
            <w:pPr>
              <w:pStyle w:val="TAC"/>
              <w:rPr>
                <w:rFonts w:cs="Arial"/>
                <w:sz w:val="16"/>
              </w:rPr>
            </w:pPr>
            <w:r w:rsidRPr="003C1BC0">
              <w:rPr>
                <w:rFonts w:cs="Arial"/>
                <w:sz w:val="16"/>
              </w:rPr>
              <w:t>18.1.0</w:t>
            </w:r>
          </w:p>
        </w:tc>
      </w:tr>
      <w:tr w:rsidR="00F11369" w:rsidRPr="00FC5736" w14:paraId="2E83541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E0D7D1"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C434DB"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D2C9DC9" w14:textId="77777777" w:rsidR="00F11369" w:rsidRPr="003C1BC0" w:rsidRDefault="00F11369" w:rsidP="00F11369">
            <w:pPr>
              <w:pStyle w:val="TAC"/>
              <w:rPr>
                <w:rFonts w:cs="Arial"/>
                <w:sz w:val="16"/>
              </w:rPr>
            </w:pPr>
            <w:r w:rsidRPr="003C1BC0">
              <w:rPr>
                <w:rFonts w:cs="Arial"/>
                <w:sz w:val="16"/>
              </w:rPr>
              <w:t>SP-210517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3ADF4F8" w14:textId="77777777" w:rsidR="00F11369" w:rsidRPr="003C1BC0" w:rsidRDefault="00F11369" w:rsidP="00F11369">
            <w:pPr>
              <w:pStyle w:val="TAL"/>
              <w:rPr>
                <w:rFonts w:cs="Arial"/>
                <w:sz w:val="16"/>
              </w:rPr>
            </w:pPr>
            <w:r w:rsidRPr="003C1BC0">
              <w:rPr>
                <w:rFonts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9BBCD6"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84991"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1B01D7" w14:textId="77777777" w:rsidR="00F11369" w:rsidRPr="003C1BC0" w:rsidRDefault="00F11369" w:rsidP="00F11369">
            <w:pPr>
              <w:pStyle w:val="TAL"/>
              <w:rPr>
                <w:rFonts w:cs="Arial"/>
                <w:sz w:val="16"/>
              </w:rPr>
            </w:pPr>
            <w:r w:rsidRPr="003C1BC0">
              <w:rPr>
                <w:rFonts w:cs="Arial"/>
                <w:sz w:val="16"/>
              </w:rPr>
              <w:t xml:space="preserve">5G timing resiliency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2577E" w14:textId="77777777" w:rsidR="00F11369" w:rsidRPr="003C1BC0" w:rsidRDefault="00F11369" w:rsidP="00F11369">
            <w:pPr>
              <w:pStyle w:val="TAC"/>
              <w:rPr>
                <w:rFonts w:cs="Arial"/>
                <w:sz w:val="16"/>
              </w:rPr>
            </w:pPr>
            <w:r w:rsidRPr="003C1BC0">
              <w:rPr>
                <w:rFonts w:cs="Arial"/>
                <w:sz w:val="16"/>
              </w:rPr>
              <w:t>18.1.0</w:t>
            </w:r>
          </w:p>
        </w:tc>
      </w:tr>
      <w:tr w:rsidR="00F11369" w:rsidRPr="00FC5736" w14:paraId="3B0F6F5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F3CDB1A"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AE66DC"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9ACEDD9"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A2D7532" w14:textId="77777777" w:rsidR="00F11369" w:rsidRPr="003C1BC0" w:rsidRDefault="00F11369" w:rsidP="00F11369">
            <w:pPr>
              <w:pStyle w:val="TAL"/>
              <w:rPr>
                <w:rFonts w:cs="Arial"/>
                <w:sz w:val="16"/>
              </w:rPr>
            </w:pPr>
            <w:r w:rsidRPr="003C1BC0">
              <w:rPr>
                <w:rFonts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F5F76C" w14:textId="77777777" w:rsidR="00F11369" w:rsidRPr="003C1BC0" w:rsidRDefault="00F11369" w:rsidP="00F11369">
            <w:pPr>
              <w:pStyle w:val="TAC"/>
              <w:jc w:val="right"/>
              <w:rPr>
                <w:rFonts w:cs="Arial"/>
                <w:sz w:val="16"/>
              </w:rPr>
            </w:pPr>
            <w:r w:rsidRPr="003C1BC0">
              <w:rPr>
                <w:rFonts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1D888"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7C9B45" w14:textId="77777777" w:rsidR="00F11369" w:rsidRPr="003C1BC0" w:rsidRDefault="00F11369" w:rsidP="00F11369">
            <w:pPr>
              <w:pStyle w:val="TAL"/>
              <w:rPr>
                <w:rFonts w:cs="Arial"/>
                <w:sz w:val="16"/>
              </w:rPr>
            </w:pPr>
            <w:r w:rsidRPr="003C1BC0">
              <w:rPr>
                <w:rFonts w:cs="Arial"/>
                <w:sz w:val="16"/>
              </w:rPr>
              <w:t>Alignment of positioning power consumption aspects between 22.261 and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D72F2" w14:textId="77777777" w:rsidR="00F11369" w:rsidRPr="003C1BC0" w:rsidRDefault="00F11369" w:rsidP="00F11369">
            <w:pPr>
              <w:pStyle w:val="TAC"/>
              <w:rPr>
                <w:rFonts w:cs="Arial"/>
                <w:sz w:val="16"/>
              </w:rPr>
            </w:pPr>
            <w:r w:rsidRPr="003C1BC0">
              <w:rPr>
                <w:rFonts w:cs="Arial"/>
                <w:sz w:val="16"/>
              </w:rPr>
              <w:t>18.1.0</w:t>
            </w:r>
          </w:p>
        </w:tc>
      </w:tr>
      <w:tr w:rsidR="00F11369" w:rsidRPr="00FC5736" w14:paraId="3272D2E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2EB2F2"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93C80D"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C6E8844"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76E87F9" w14:textId="77777777" w:rsidR="00F11369" w:rsidRPr="003C1BC0" w:rsidRDefault="00F11369" w:rsidP="00F11369">
            <w:pPr>
              <w:pStyle w:val="TAL"/>
              <w:rPr>
                <w:rFonts w:cs="Arial"/>
                <w:sz w:val="16"/>
              </w:rPr>
            </w:pPr>
            <w:r w:rsidRPr="003C1BC0">
              <w:rPr>
                <w:rFonts w:cs="Arial"/>
                <w:sz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32B2F"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C67BE"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A4AA4F" w14:textId="77777777" w:rsidR="00F11369" w:rsidRPr="003C1BC0" w:rsidRDefault="00F11369" w:rsidP="00F11369">
            <w:pPr>
              <w:pStyle w:val="TAL"/>
              <w:rPr>
                <w:rFonts w:cs="Arial"/>
                <w:sz w:val="16"/>
              </w:rPr>
            </w:pPr>
            <w:r w:rsidRPr="003C1BC0">
              <w:rPr>
                <w:rFonts w:cs="Arial"/>
                <w:sz w:val="16"/>
              </w:rPr>
              <w:t>Adding LPHAP requirements for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265AB6" w14:textId="77777777" w:rsidR="00F11369" w:rsidRPr="003C1BC0" w:rsidRDefault="00F11369" w:rsidP="00F11369">
            <w:pPr>
              <w:pStyle w:val="TAC"/>
              <w:rPr>
                <w:rFonts w:cs="Arial"/>
                <w:sz w:val="16"/>
              </w:rPr>
            </w:pPr>
            <w:r w:rsidRPr="003C1BC0">
              <w:rPr>
                <w:rFonts w:cs="Arial"/>
                <w:sz w:val="16"/>
              </w:rPr>
              <w:t>18.1.0</w:t>
            </w:r>
          </w:p>
        </w:tc>
      </w:tr>
      <w:tr w:rsidR="00543567" w:rsidRPr="00543567" w14:paraId="4F7513A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A12D3F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BA7D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A41D02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9DBFA4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C7A6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FFB9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B3783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Quality improvement: update of reference to IEEE 802.1AS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18B8C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173F762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804BA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E2AEF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85F122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247FC2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1D8A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1998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6C54A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80E0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35937D7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A4321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23B07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34CF8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709ED7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E6F6E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99954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010E4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Annex for smart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8D94D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3A3D2E6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40AF5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92B10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89D79D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C58C87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10158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17167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C5AA1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SEI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1A626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21F9584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82924D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731A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0B7F26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BDB88D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CE8F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21E4D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54937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Adjusting scope clause in TS 22.104 to the specification s content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A974F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64F56B7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5BBDA1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A260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480CE3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C73729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ED7B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5E29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F3932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Clarification of requirements for clock synchronization with direct device connection and indirect network connection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10B2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2CFFB97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28E36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926E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946847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154E8E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7C2A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4621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477E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Inclusion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D9C24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CE2761" w:rsidRPr="00543567" w14:paraId="64886F6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97B24F5"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45A837"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F531E52"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2BF0F8C"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44D18"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E6663"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AC78B"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Correction of references for clause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0608B2"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4DF1775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1269AFB"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1483D9"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B12EE8E"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0568572"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A214E"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ECA4B2"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772811"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Remove editor note for Figure A.4.4.3-1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48E120"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6814B50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7D3CF8"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8DE8B"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19E5C48"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346EB34"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A1ACE"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A346C7"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DEF006"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Update to Smart Grid normative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AE4B4"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420388" w:rsidRPr="00543567" w14:paraId="14899D6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D713C4E"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238514"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9B53D22"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8F73EB5"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D7B40"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E0364"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34F590"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Additional clarification on security, privacy for mobile robots using edge cloud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BD5C44"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20388" w:rsidRPr="00543567" w14:paraId="2057953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E696132"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C2AC02"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64D917B"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8D303D5"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6EEA6"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3E4233"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7E8DF2"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An additional usecase for Industrial edge cloud regarding digital twin usage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185A92"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F09F5" w:rsidRPr="00543567" w14:paraId="526962D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033FE8" w14:textId="77777777" w:rsidR="004F09F5" w:rsidRDefault="004F09F5" w:rsidP="004F09F5">
            <w:pPr>
              <w:overflowPunct/>
              <w:autoSpaceDE/>
              <w:autoSpaceDN/>
              <w:adjustRightInd/>
              <w:spacing w:after="0"/>
              <w:textAlignment w:val="auto"/>
              <w:rPr>
                <w:rFonts w:ascii="Arial" w:hAnsi="Arial" w:cs="Arial"/>
                <w:sz w:val="16"/>
              </w:rPr>
            </w:pPr>
            <w:r>
              <w:rPr>
                <w:rFonts w:ascii="Arial" w:hAnsi="Arial" w:cs="Arial"/>
                <w:sz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B78F95" w14:textId="77777777" w:rsidR="004F09F5" w:rsidRDefault="004F09F5" w:rsidP="004F09F5">
            <w:pPr>
              <w:overflowPunct/>
              <w:autoSpaceDE/>
              <w:autoSpaceDN/>
              <w:adjustRightInd/>
              <w:spacing w:after="0"/>
              <w:textAlignment w:val="auto"/>
              <w:rPr>
                <w:rFonts w:ascii="Arial" w:hAnsi="Arial" w:cs="Arial"/>
                <w:sz w:val="16"/>
              </w:rPr>
            </w:pPr>
            <w:r>
              <w:rPr>
                <w:rFonts w:ascii="Arial" w:hAnsi="Arial" w:cs="Arial"/>
                <w:sz w:val="16"/>
              </w:rPr>
              <w:t>SA#101</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B0C1AF9"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SP-231040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A73A61D"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B8707D"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04FF7"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C8876F"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Smaller 5GS time sync budget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0527E"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19.</w:t>
            </w:r>
            <w:r w:rsidR="00267373">
              <w:rPr>
                <w:rFonts w:ascii="Arial" w:hAnsi="Arial" w:cs="Arial"/>
                <w:sz w:val="16"/>
                <w:szCs w:val="16"/>
              </w:rPr>
              <w:t>1</w:t>
            </w:r>
            <w:r w:rsidRPr="00494ECF">
              <w:rPr>
                <w:rFonts w:ascii="Arial" w:hAnsi="Arial" w:cs="Arial"/>
                <w:sz w:val="16"/>
                <w:szCs w:val="16"/>
              </w:rPr>
              <w:t>.0</w:t>
            </w:r>
          </w:p>
        </w:tc>
      </w:tr>
    </w:tbl>
    <w:p w14:paraId="3001E5B7" w14:textId="77777777" w:rsidR="003C3971" w:rsidRPr="00C87F26" w:rsidRDefault="003C3971"/>
    <w:sectPr w:rsidR="003C3971" w:rsidRPr="00C87F26" w:rsidSect="00AA0CF5">
      <w:footnotePr>
        <w:numRestart w:val="eachSect"/>
      </w:footnotePr>
      <w:pgSz w:w="11907" w:h="16840" w:code="9"/>
      <w:pgMar w:top="1418" w:right="1134" w:bottom="1134" w:left="1191"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377A4" w14:textId="77777777" w:rsidR="00AA0CF5" w:rsidRDefault="00AA0CF5">
      <w:r>
        <w:separator/>
      </w:r>
    </w:p>
  </w:endnote>
  <w:endnote w:type="continuationSeparator" w:id="0">
    <w:p w14:paraId="0961DB3F" w14:textId="77777777" w:rsidR="00AA0CF5" w:rsidRDefault="00AA0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swiss"/>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2683" w14:textId="77777777" w:rsidR="002551AC" w:rsidRDefault="002551A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B0D2D" w14:textId="77777777" w:rsidR="00AA0CF5" w:rsidRDefault="00AA0CF5">
      <w:r>
        <w:separator/>
      </w:r>
    </w:p>
  </w:footnote>
  <w:footnote w:type="continuationSeparator" w:id="0">
    <w:p w14:paraId="4491C203" w14:textId="77777777" w:rsidR="00AA0CF5" w:rsidRDefault="00AA0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E96E7" w14:textId="26C697E4" w:rsidR="002551AC" w:rsidRDefault="002551AC" w:rsidP="0017209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46C5E">
      <w:rPr>
        <w:rFonts w:ascii="Arial" w:hAnsi="Arial" w:cs="Arial"/>
        <w:b/>
        <w:noProof/>
        <w:sz w:val="18"/>
        <w:szCs w:val="18"/>
      </w:rPr>
      <w:t>3GPP TS 22.104 V19.1.0 (2023-09)</w:t>
    </w:r>
    <w:r>
      <w:rPr>
        <w:rFonts w:ascii="Arial" w:hAnsi="Arial" w:cs="Arial"/>
        <w:b/>
        <w:sz w:val="18"/>
        <w:szCs w:val="18"/>
      </w:rPr>
      <w:fldChar w:fldCharType="end"/>
    </w:r>
  </w:p>
  <w:p w14:paraId="1E500AD0" w14:textId="77777777" w:rsidR="002551AC" w:rsidRDefault="002551AC" w:rsidP="0017209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7FBBA0CE" w14:textId="2BC7D0FD" w:rsidR="002551AC" w:rsidRDefault="002551AC" w:rsidP="0017209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46C5E">
      <w:rPr>
        <w:rFonts w:ascii="Arial" w:hAnsi="Arial" w:cs="Arial"/>
        <w:b/>
        <w:noProof/>
        <w:sz w:val="18"/>
        <w:szCs w:val="18"/>
      </w:rPr>
      <w:t>Release 19</w:t>
    </w:r>
    <w:r>
      <w:rPr>
        <w:rFonts w:ascii="Arial" w:hAnsi="Arial" w:cs="Arial"/>
        <w:b/>
        <w:sz w:val="18"/>
        <w:szCs w:val="18"/>
      </w:rPr>
      <w:fldChar w:fldCharType="end"/>
    </w:r>
  </w:p>
  <w:p w14:paraId="5C14F778" w14:textId="77777777" w:rsidR="002551AC" w:rsidRDefault="002551AC" w:rsidP="0045342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9E89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0032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C238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4302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6A2F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E8CF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A400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944B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9EA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B41D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140FF"/>
    <w:multiLevelType w:val="hybridMultilevel"/>
    <w:tmpl w:val="64C67E32"/>
    <w:lvl w:ilvl="0" w:tplc="DDD23FBC">
      <w:start w:val="5"/>
      <w:numFmt w:val="bullet"/>
      <w:lvlText w:val="-"/>
      <w:lvlJc w:val="left"/>
      <w:pPr>
        <w:ind w:left="720" w:hanging="360"/>
      </w:pPr>
      <w:rPr>
        <w:rFonts w:ascii="NimbusRomNo9L-Regu" w:eastAsia="Calibri" w:hAnsi="NimbusRomNo9L-Regu" w:cs="NimbusRomNo9L-Reg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B3A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277284"/>
    <w:multiLevelType w:val="hybridMultilevel"/>
    <w:tmpl w:val="E72A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0638AD"/>
    <w:multiLevelType w:val="hybridMultilevel"/>
    <w:tmpl w:val="218C6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111ECC"/>
    <w:multiLevelType w:val="hybridMultilevel"/>
    <w:tmpl w:val="3E908156"/>
    <w:lvl w:ilvl="0" w:tplc="3D0E977C">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C37CA"/>
    <w:multiLevelType w:val="hybridMultilevel"/>
    <w:tmpl w:val="EE04C8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07536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3C63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F76478"/>
    <w:multiLevelType w:val="hybridMultilevel"/>
    <w:tmpl w:val="2B4A05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5C74A2"/>
    <w:multiLevelType w:val="multilevel"/>
    <w:tmpl w:val="B2587D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D6B66D7"/>
    <w:multiLevelType w:val="hybridMultilevel"/>
    <w:tmpl w:val="1E8C41D8"/>
    <w:lvl w:ilvl="0" w:tplc="8B8297FE">
      <w:start w:val="1"/>
      <w:numFmt w:val="bullet"/>
      <w:lvlText w:val="•"/>
      <w:lvlJc w:val="left"/>
      <w:pPr>
        <w:tabs>
          <w:tab w:val="num" w:pos="720"/>
        </w:tabs>
        <w:ind w:left="720" w:hanging="360"/>
      </w:pPr>
      <w:rPr>
        <w:rFonts w:ascii="Arial" w:hAnsi="Arial" w:hint="default"/>
      </w:rPr>
    </w:lvl>
    <w:lvl w:ilvl="1" w:tplc="6DEA3908" w:tentative="1">
      <w:start w:val="1"/>
      <w:numFmt w:val="bullet"/>
      <w:lvlText w:val="•"/>
      <w:lvlJc w:val="left"/>
      <w:pPr>
        <w:tabs>
          <w:tab w:val="num" w:pos="1440"/>
        </w:tabs>
        <w:ind w:left="1440" w:hanging="360"/>
      </w:pPr>
      <w:rPr>
        <w:rFonts w:ascii="Arial" w:hAnsi="Arial" w:hint="default"/>
      </w:rPr>
    </w:lvl>
    <w:lvl w:ilvl="2" w:tplc="771A8308" w:tentative="1">
      <w:start w:val="1"/>
      <w:numFmt w:val="bullet"/>
      <w:lvlText w:val="•"/>
      <w:lvlJc w:val="left"/>
      <w:pPr>
        <w:tabs>
          <w:tab w:val="num" w:pos="2160"/>
        </w:tabs>
        <w:ind w:left="2160" w:hanging="360"/>
      </w:pPr>
      <w:rPr>
        <w:rFonts w:ascii="Arial" w:hAnsi="Arial" w:hint="default"/>
      </w:rPr>
    </w:lvl>
    <w:lvl w:ilvl="3" w:tplc="5EDED380" w:tentative="1">
      <w:start w:val="1"/>
      <w:numFmt w:val="bullet"/>
      <w:lvlText w:val="•"/>
      <w:lvlJc w:val="left"/>
      <w:pPr>
        <w:tabs>
          <w:tab w:val="num" w:pos="2880"/>
        </w:tabs>
        <w:ind w:left="2880" w:hanging="360"/>
      </w:pPr>
      <w:rPr>
        <w:rFonts w:ascii="Arial" w:hAnsi="Arial" w:hint="default"/>
      </w:rPr>
    </w:lvl>
    <w:lvl w:ilvl="4" w:tplc="5D0022DC" w:tentative="1">
      <w:start w:val="1"/>
      <w:numFmt w:val="bullet"/>
      <w:lvlText w:val="•"/>
      <w:lvlJc w:val="left"/>
      <w:pPr>
        <w:tabs>
          <w:tab w:val="num" w:pos="3600"/>
        </w:tabs>
        <w:ind w:left="3600" w:hanging="360"/>
      </w:pPr>
      <w:rPr>
        <w:rFonts w:ascii="Arial" w:hAnsi="Arial" w:hint="default"/>
      </w:rPr>
    </w:lvl>
    <w:lvl w:ilvl="5" w:tplc="D7AA3962" w:tentative="1">
      <w:start w:val="1"/>
      <w:numFmt w:val="bullet"/>
      <w:lvlText w:val="•"/>
      <w:lvlJc w:val="left"/>
      <w:pPr>
        <w:tabs>
          <w:tab w:val="num" w:pos="4320"/>
        </w:tabs>
        <w:ind w:left="4320" w:hanging="360"/>
      </w:pPr>
      <w:rPr>
        <w:rFonts w:ascii="Arial" w:hAnsi="Arial" w:hint="default"/>
      </w:rPr>
    </w:lvl>
    <w:lvl w:ilvl="6" w:tplc="BDA0464C" w:tentative="1">
      <w:start w:val="1"/>
      <w:numFmt w:val="bullet"/>
      <w:lvlText w:val="•"/>
      <w:lvlJc w:val="left"/>
      <w:pPr>
        <w:tabs>
          <w:tab w:val="num" w:pos="5040"/>
        </w:tabs>
        <w:ind w:left="5040" w:hanging="360"/>
      </w:pPr>
      <w:rPr>
        <w:rFonts w:ascii="Arial" w:hAnsi="Arial" w:hint="default"/>
      </w:rPr>
    </w:lvl>
    <w:lvl w:ilvl="7" w:tplc="3E304520" w:tentative="1">
      <w:start w:val="1"/>
      <w:numFmt w:val="bullet"/>
      <w:lvlText w:val="•"/>
      <w:lvlJc w:val="left"/>
      <w:pPr>
        <w:tabs>
          <w:tab w:val="num" w:pos="5760"/>
        </w:tabs>
        <w:ind w:left="5760" w:hanging="360"/>
      </w:pPr>
      <w:rPr>
        <w:rFonts w:ascii="Arial" w:hAnsi="Arial" w:hint="default"/>
      </w:rPr>
    </w:lvl>
    <w:lvl w:ilvl="8" w:tplc="4E581C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0906E4"/>
    <w:multiLevelType w:val="hybridMultilevel"/>
    <w:tmpl w:val="3738D18C"/>
    <w:lvl w:ilvl="0" w:tplc="ED5A1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5443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D0F74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AB7563"/>
    <w:multiLevelType w:val="hybridMultilevel"/>
    <w:tmpl w:val="EDAA13A8"/>
    <w:lvl w:ilvl="0" w:tplc="E7122BC0">
      <w:start w:val="1"/>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56454F5A"/>
    <w:multiLevelType w:val="hybridMultilevel"/>
    <w:tmpl w:val="FC96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5158E"/>
    <w:multiLevelType w:val="hybridMultilevel"/>
    <w:tmpl w:val="183C16F4"/>
    <w:lvl w:ilvl="0" w:tplc="F6280756">
      <w:start w:val="1"/>
      <w:numFmt w:val="decimal"/>
      <w:pStyle w:val="T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C60EB6"/>
    <w:multiLevelType w:val="hybridMultilevel"/>
    <w:tmpl w:val="2EC83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D64C36"/>
    <w:multiLevelType w:val="hybridMultilevel"/>
    <w:tmpl w:val="0CDEF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F523C"/>
    <w:multiLevelType w:val="hybridMultilevel"/>
    <w:tmpl w:val="2AC66710"/>
    <w:lvl w:ilvl="0" w:tplc="4CA81DA2">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 w15:restartNumberingAfterBreak="0">
    <w:nsid w:val="6F54424A"/>
    <w:multiLevelType w:val="hybridMultilevel"/>
    <w:tmpl w:val="0A188FAE"/>
    <w:lvl w:ilvl="0" w:tplc="3D0E977C">
      <w:start w:val="3"/>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72600F2F"/>
    <w:multiLevelType w:val="hybridMultilevel"/>
    <w:tmpl w:val="EFE843EC"/>
    <w:lvl w:ilvl="0" w:tplc="2EC25788">
      <w:start w:val="6"/>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3D2911"/>
    <w:multiLevelType w:val="hybridMultilevel"/>
    <w:tmpl w:val="0374BC48"/>
    <w:lvl w:ilvl="0" w:tplc="04090011">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FAC50E0"/>
    <w:multiLevelType w:val="hybridMultilevel"/>
    <w:tmpl w:val="D4323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282655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06032594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56865023">
    <w:abstractNumId w:val="11"/>
  </w:num>
  <w:num w:numId="4" w16cid:durableId="1289043095">
    <w:abstractNumId w:val="32"/>
  </w:num>
  <w:num w:numId="5" w16cid:durableId="630328141">
    <w:abstractNumId w:val="33"/>
  </w:num>
  <w:num w:numId="6" w16cid:durableId="713890289">
    <w:abstractNumId w:val="16"/>
  </w:num>
  <w:num w:numId="7" w16cid:durableId="2012874163">
    <w:abstractNumId w:val="15"/>
  </w:num>
  <w:num w:numId="8" w16cid:durableId="1112213882">
    <w:abstractNumId w:val="14"/>
  </w:num>
  <w:num w:numId="9" w16cid:durableId="1247501190">
    <w:abstractNumId w:val="26"/>
  </w:num>
  <w:num w:numId="10" w16cid:durableId="1554659951">
    <w:abstractNumId w:val="35"/>
  </w:num>
  <w:num w:numId="11" w16cid:durableId="1632903250">
    <w:abstractNumId w:val="20"/>
  </w:num>
  <w:num w:numId="12" w16cid:durableId="853376214">
    <w:abstractNumId w:val="17"/>
  </w:num>
  <w:num w:numId="13" w16cid:durableId="1621260165">
    <w:abstractNumId w:val="33"/>
    <w:lvlOverride w:ilvl="0"/>
    <w:lvlOverride w:ilvl="1"/>
    <w:lvlOverride w:ilvl="2"/>
    <w:lvlOverride w:ilvl="3"/>
    <w:lvlOverride w:ilvl="4"/>
    <w:lvlOverride w:ilvl="5"/>
    <w:lvlOverride w:ilvl="6"/>
    <w:lvlOverride w:ilvl="7"/>
    <w:lvlOverride w:ilvl="8"/>
  </w:num>
  <w:num w:numId="14" w16cid:durableId="141511991">
    <w:abstractNumId w:val="12"/>
  </w:num>
  <w:num w:numId="15" w16cid:durableId="179664185">
    <w:abstractNumId w:val="29"/>
  </w:num>
  <w:num w:numId="16" w16cid:durableId="1726950125">
    <w:abstractNumId w:val="31"/>
  </w:num>
  <w:num w:numId="17" w16cid:durableId="1889798282">
    <w:abstractNumId w:val="23"/>
  </w:num>
  <w:num w:numId="18" w16cid:durableId="1182234931">
    <w:abstractNumId w:val="28"/>
  </w:num>
  <w:num w:numId="19" w16cid:durableId="2123574900">
    <w:abstractNumId w:val="34"/>
  </w:num>
  <w:num w:numId="20" w16cid:durableId="1138453251">
    <w:abstractNumId w:val="19"/>
  </w:num>
  <w:num w:numId="21" w16cid:durableId="484200764">
    <w:abstractNumId w:val="18"/>
  </w:num>
  <w:num w:numId="22" w16cid:durableId="923536747">
    <w:abstractNumId w:val="21"/>
  </w:num>
  <w:num w:numId="23" w16cid:durableId="1650212386">
    <w:abstractNumId w:val="2"/>
  </w:num>
  <w:num w:numId="24" w16cid:durableId="1792045716">
    <w:abstractNumId w:val="1"/>
  </w:num>
  <w:num w:numId="25" w16cid:durableId="1808164487">
    <w:abstractNumId w:val="0"/>
  </w:num>
  <w:num w:numId="26" w16cid:durableId="478692443">
    <w:abstractNumId w:val="25"/>
  </w:num>
  <w:num w:numId="27" w16cid:durableId="202865915">
    <w:abstractNumId w:val="13"/>
  </w:num>
  <w:num w:numId="28" w16cid:durableId="2037534939">
    <w:abstractNumId w:val="24"/>
  </w:num>
  <w:num w:numId="29" w16cid:durableId="684941096">
    <w:abstractNumId w:val="9"/>
  </w:num>
  <w:num w:numId="30" w16cid:durableId="960069372">
    <w:abstractNumId w:val="7"/>
  </w:num>
  <w:num w:numId="31" w16cid:durableId="1730686787">
    <w:abstractNumId w:val="6"/>
  </w:num>
  <w:num w:numId="32" w16cid:durableId="1563052913">
    <w:abstractNumId w:val="5"/>
  </w:num>
  <w:num w:numId="33" w16cid:durableId="13501192">
    <w:abstractNumId w:val="4"/>
  </w:num>
  <w:num w:numId="34" w16cid:durableId="114646036">
    <w:abstractNumId w:val="8"/>
  </w:num>
  <w:num w:numId="35" w16cid:durableId="857280477">
    <w:abstractNumId w:val="3"/>
  </w:num>
  <w:num w:numId="36" w16cid:durableId="983193985">
    <w:abstractNumId w:val="22"/>
  </w:num>
  <w:num w:numId="37" w16cid:durableId="6371612">
    <w:abstractNumId w:val="27"/>
  </w:num>
  <w:num w:numId="38" w16cid:durableId="6643577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DC"/>
    <w:rsid w:val="0000391F"/>
    <w:rsid w:val="0000460B"/>
    <w:rsid w:val="000052D3"/>
    <w:rsid w:val="0000783E"/>
    <w:rsid w:val="00014352"/>
    <w:rsid w:val="00015FBE"/>
    <w:rsid w:val="00033397"/>
    <w:rsid w:val="00034055"/>
    <w:rsid w:val="00040095"/>
    <w:rsid w:val="00044BB9"/>
    <w:rsid w:val="00051834"/>
    <w:rsid w:val="00054A22"/>
    <w:rsid w:val="000561BA"/>
    <w:rsid w:val="00061F79"/>
    <w:rsid w:val="000655A6"/>
    <w:rsid w:val="00080512"/>
    <w:rsid w:val="000A5DAB"/>
    <w:rsid w:val="000A609B"/>
    <w:rsid w:val="000A6813"/>
    <w:rsid w:val="000B0F98"/>
    <w:rsid w:val="000B10E8"/>
    <w:rsid w:val="000B2793"/>
    <w:rsid w:val="000B49E5"/>
    <w:rsid w:val="000B7D1A"/>
    <w:rsid w:val="000C24A8"/>
    <w:rsid w:val="000D58AB"/>
    <w:rsid w:val="000F2A61"/>
    <w:rsid w:val="000F36FA"/>
    <w:rsid w:val="00103781"/>
    <w:rsid w:val="00106CC2"/>
    <w:rsid w:val="001105F7"/>
    <w:rsid w:val="00113735"/>
    <w:rsid w:val="001151FE"/>
    <w:rsid w:val="00127324"/>
    <w:rsid w:val="00141609"/>
    <w:rsid w:val="001518F6"/>
    <w:rsid w:val="00152978"/>
    <w:rsid w:val="00170A41"/>
    <w:rsid w:val="0017209C"/>
    <w:rsid w:val="00176FE2"/>
    <w:rsid w:val="0018004F"/>
    <w:rsid w:val="00181B17"/>
    <w:rsid w:val="00181BEA"/>
    <w:rsid w:val="00182ED1"/>
    <w:rsid w:val="001836C1"/>
    <w:rsid w:val="00190D5D"/>
    <w:rsid w:val="0019797E"/>
    <w:rsid w:val="001A3158"/>
    <w:rsid w:val="001A37F7"/>
    <w:rsid w:val="001A398A"/>
    <w:rsid w:val="001C613D"/>
    <w:rsid w:val="001D02C2"/>
    <w:rsid w:val="001D52E7"/>
    <w:rsid w:val="001E3CD5"/>
    <w:rsid w:val="001F168B"/>
    <w:rsid w:val="00200D6D"/>
    <w:rsid w:val="002029BD"/>
    <w:rsid w:val="00204A31"/>
    <w:rsid w:val="002050F0"/>
    <w:rsid w:val="00216BDA"/>
    <w:rsid w:val="00217F14"/>
    <w:rsid w:val="002347A2"/>
    <w:rsid w:val="0023489E"/>
    <w:rsid w:val="00234913"/>
    <w:rsid w:val="00244FA2"/>
    <w:rsid w:val="00252FE3"/>
    <w:rsid w:val="002551AC"/>
    <w:rsid w:val="00262143"/>
    <w:rsid w:val="00267061"/>
    <w:rsid w:val="00267373"/>
    <w:rsid w:val="002827E4"/>
    <w:rsid w:val="00290488"/>
    <w:rsid w:val="0029066F"/>
    <w:rsid w:val="00291A65"/>
    <w:rsid w:val="00292DA4"/>
    <w:rsid w:val="002A1D04"/>
    <w:rsid w:val="002A3085"/>
    <w:rsid w:val="002A4F47"/>
    <w:rsid w:val="002B4960"/>
    <w:rsid w:val="002B5665"/>
    <w:rsid w:val="002B7A2B"/>
    <w:rsid w:val="002C2435"/>
    <w:rsid w:val="002C4D6A"/>
    <w:rsid w:val="002C75FC"/>
    <w:rsid w:val="002D04D6"/>
    <w:rsid w:val="002D3874"/>
    <w:rsid w:val="002E03D7"/>
    <w:rsid w:val="002E4C4A"/>
    <w:rsid w:val="002F1204"/>
    <w:rsid w:val="00301282"/>
    <w:rsid w:val="00301440"/>
    <w:rsid w:val="00302C0A"/>
    <w:rsid w:val="00312828"/>
    <w:rsid w:val="00315C53"/>
    <w:rsid w:val="003172DC"/>
    <w:rsid w:val="00321069"/>
    <w:rsid w:val="00322142"/>
    <w:rsid w:val="00322718"/>
    <w:rsid w:val="00325EA8"/>
    <w:rsid w:val="00334D1C"/>
    <w:rsid w:val="00335898"/>
    <w:rsid w:val="0034370F"/>
    <w:rsid w:val="00346DAB"/>
    <w:rsid w:val="0034720B"/>
    <w:rsid w:val="00351841"/>
    <w:rsid w:val="0035462D"/>
    <w:rsid w:val="003633DF"/>
    <w:rsid w:val="00363B98"/>
    <w:rsid w:val="00370CD9"/>
    <w:rsid w:val="003721D7"/>
    <w:rsid w:val="00384D87"/>
    <w:rsid w:val="00385778"/>
    <w:rsid w:val="003878D6"/>
    <w:rsid w:val="003A25DB"/>
    <w:rsid w:val="003B4419"/>
    <w:rsid w:val="003B6DA2"/>
    <w:rsid w:val="003B6E43"/>
    <w:rsid w:val="003B6F45"/>
    <w:rsid w:val="003C242C"/>
    <w:rsid w:val="003C3971"/>
    <w:rsid w:val="003C4A07"/>
    <w:rsid w:val="003C6565"/>
    <w:rsid w:val="003D48DC"/>
    <w:rsid w:val="003E008C"/>
    <w:rsid w:val="003E4C7B"/>
    <w:rsid w:val="003E5F9D"/>
    <w:rsid w:val="003F23B3"/>
    <w:rsid w:val="003F3494"/>
    <w:rsid w:val="00401534"/>
    <w:rsid w:val="00401560"/>
    <w:rsid w:val="00402806"/>
    <w:rsid w:val="00407876"/>
    <w:rsid w:val="004163E0"/>
    <w:rsid w:val="00420388"/>
    <w:rsid w:val="00422B9E"/>
    <w:rsid w:val="00432C47"/>
    <w:rsid w:val="004419DE"/>
    <w:rsid w:val="0045342D"/>
    <w:rsid w:val="004568D0"/>
    <w:rsid w:val="00457CAE"/>
    <w:rsid w:val="004669AF"/>
    <w:rsid w:val="00472B60"/>
    <w:rsid w:val="00482309"/>
    <w:rsid w:val="004B4609"/>
    <w:rsid w:val="004C5CC8"/>
    <w:rsid w:val="004C5EBD"/>
    <w:rsid w:val="004D172F"/>
    <w:rsid w:val="004D3578"/>
    <w:rsid w:val="004D4264"/>
    <w:rsid w:val="004D6731"/>
    <w:rsid w:val="004E1324"/>
    <w:rsid w:val="004E213A"/>
    <w:rsid w:val="004E3B85"/>
    <w:rsid w:val="004F09F5"/>
    <w:rsid w:val="004F5CD8"/>
    <w:rsid w:val="00501EF3"/>
    <w:rsid w:val="00502562"/>
    <w:rsid w:val="00510346"/>
    <w:rsid w:val="00510366"/>
    <w:rsid w:val="0051041C"/>
    <w:rsid w:val="00512484"/>
    <w:rsid w:val="00520BAB"/>
    <w:rsid w:val="00522C01"/>
    <w:rsid w:val="005256C2"/>
    <w:rsid w:val="005350DF"/>
    <w:rsid w:val="005367DF"/>
    <w:rsid w:val="00543567"/>
    <w:rsid w:val="00543E6C"/>
    <w:rsid w:val="00544B01"/>
    <w:rsid w:val="00557CF5"/>
    <w:rsid w:val="00565087"/>
    <w:rsid w:val="00570337"/>
    <w:rsid w:val="00582823"/>
    <w:rsid w:val="005A15A9"/>
    <w:rsid w:val="005A2107"/>
    <w:rsid w:val="005A3304"/>
    <w:rsid w:val="005A46E7"/>
    <w:rsid w:val="005C257D"/>
    <w:rsid w:val="005D1D5D"/>
    <w:rsid w:val="005D2E01"/>
    <w:rsid w:val="005E4C81"/>
    <w:rsid w:val="005E7CF1"/>
    <w:rsid w:val="005F1E05"/>
    <w:rsid w:val="005F359B"/>
    <w:rsid w:val="0060570A"/>
    <w:rsid w:val="00607F0B"/>
    <w:rsid w:val="00610E85"/>
    <w:rsid w:val="00614FDF"/>
    <w:rsid w:val="006219B8"/>
    <w:rsid w:val="00621DEB"/>
    <w:rsid w:val="00622E22"/>
    <w:rsid w:val="00623670"/>
    <w:rsid w:val="00625403"/>
    <w:rsid w:val="0062784E"/>
    <w:rsid w:val="00634876"/>
    <w:rsid w:val="00637EE3"/>
    <w:rsid w:val="006526AD"/>
    <w:rsid w:val="00655FC9"/>
    <w:rsid w:val="0066152F"/>
    <w:rsid w:val="00662102"/>
    <w:rsid w:val="0066445C"/>
    <w:rsid w:val="00665BE0"/>
    <w:rsid w:val="00667881"/>
    <w:rsid w:val="0067121B"/>
    <w:rsid w:val="00674A78"/>
    <w:rsid w:val="0067553F"/>
    <w:rsid w:val="006816C8"/>
    <w:rsid w:val="00682790"/>
    <w:rsid w:val="006845B8"/>
    <w:rsid w:val="0069109C"/>
    <w:rsid w:val="00691F69"/>
    <w:rsid w:val="006945A8"/>
    <w:rsid w:val="006A7014"/>
    <w:rsid w:val="006B3306"/>
    <w:rsid w:val="006B5AD9"/>
    <w:rsid w:val="006B7776"/>
    <w:rsid w:val="006D0182"/>
    <w:rsid w:val="006D6D13"/>
    <w:rsid w:val="006E5C86"/>
    <w:rsid w:val="0070659A"/>
    <w:rsid w:val="00720426"/>
    <w:rsid w:val="007237BE"/>
    <w:rsid w:val="00723CFE"/>
    <w:rsid w:val="00724D10"/>
    <w:rsid w:val="0072780E"/>
    <w:rsid w:val="007338CF"/>
    <w:rsid w:val="00734A5B"/>
    <w:rsid w:val="00742EA4"/>
    <w:rsid w:val="00744E76"/>
    <w:rsid w:val="0074536E"/>
    <w:rsid w:val="00746C5E"/>
    <w:rsid w:val="007501FA"/>
    <w:rsid w:val="00750431"/>
    <w:rsid w:val="00762D27"/>
    <w:rsid w:val="00775492"/>
    <w:rsid w:val="007776C9"/>
    <w:rsid w:val="00781733"/>
    <w:rsid w:val="00781F0F"/>
    <w:rsid w:val="007857BB"/>
    <w:rsid w:val="00790D49"/>
    <w:rsid w:val="007956B8"/>
    <w:rsid w:val="00796045"/>
    <w:rsid w:val="007A258E"/>
    <w:rsid w:val="007A7A97"/>
    <w:rsid w:val="007B585F"/>
    <w:rsid w:val="007D32D9"/>
    <w:rsid w:val="007D571F"/>
    <w:rsid w:val="007D5D58"/>
    <w:rsid w:val="007E06E8"/>
    <w:rsid w:val="007E4172"/>
    <w:rsid w:val="007F049A"/>
    <w:rsid w:val="007F0B89"/>
    <w:rsid w:val="007F3D35"/>
    <w:rsid w:val="00800383"/>
    <w:rsid w:val="008028A4"/>
    <w:rsid w:val="00812699"/>
    <w:rsid w:val="00822F9B"/>
    <w:rsid w:val="008270ED"/>
    <w:rsid w:val="0083190A"/>
    <w:rsid w:val="0083595E"/>
    <w:rsid w:val="00854BC6"/>
    <w:rsid w:val="00855FC9"/>
    <w:rsid w:val="00866B63"/>
    <w:rsid w:val="00871795"/>
    <w:rsid w:val="0087330F"/>
    <w:rsid w:val="008746CF"/>
    <w:rsid w:val="0087684F"/>
    <w:rsid w:val="008768CA"/>
    <w:rsid w:val="00877F10"/>
    <w:rsid w:val="0088159A"/>
    <w:rsid w:val="00883EB3"/>
    <w:rsid w:val="00883F36"/>
    <w:rsid w:val="008A1DDC"/>
    <w:rsid w:val="008A1EDF"/>
    <w:rsid w:val="008A7360"/>
    <w:rsid w:val="008B3CE9"/>
    <w:rsid w:val="008D16EA"/>
    <w:rsid w:val="008D32E4"/>
    <w:rsid w:val="008D5589"/>
    <w:rsid w:val="008D6620"/>
    <w:rsid w:val="008E4314"/>
    <w:rsid w:val="0090271F"/>
    <w:rsid w:val="00902E23"/>
    <w:rsid w:val="00903D1E"/>
    <w:rsid w:val="0091348E"/>
    <w:rsid w:val="00914CEF"/>
    <w:rsid w:val="00916CBF"/>
    <w:rsid w:val="00917CCB"/>
    <w:rsid w:val="00920D52"/>
    <w:rsid w:val="00922D38"/>
    <w:rsid w:val="009320EE"/>
    <w:rsid w:val="009379D1"/>
    <w:rsid w:val="00942EC2"/>
    <w:rsid w:val="00947A3B"/>
    <w:rsid w:val="009546BE"/>
    <w:rsid w:val="00956725"/>
    <w:rsid w:val="009627EB"/>
    <w:rsid w:val="00963E4C"/>
    <w:rsid w:val="009655DE"/>
    <w:rsid w:val="00970301"/>
    <w:rsid w:val="00975902"/>
    <w:rsid w:val="0097697B"/>
    <w:rsid w:val="00981EBF"/>
    <w:rsid w:val="00987F37"/>
    <w:rsid w:val="009A1EE1"/>
    <w:rsid w:val="009B7166"/>
    <w:rsid w:val="009C1462"/>
    <w:rsid w:val="009C1EA3"/>
    <w:rsid w:val="009C2FAF"/>
    <w:rsid w:val="009C6313"/>
    <w:rsid w:val="009D4BEF"/>
    <w:rsid w:val="009D7C12"/>
    <w:rsid w:val="009E3F3A"/>
    <w:rsid w:val="009F182F"/>
    <w:rsid w:val="009F37B7"/>
    <w:rsid w:val="009F74B9"/>
    <w:rsid w:val="009F780C"/>
    <w:rsid w:val="00A03847"/>
    <w:rsid w:val="00A10F02"/>
    <w:rsid w:val="00A12CB8"/>
    <w:rsid w:val="00A164B4"/>
    <w:rsid w:val="00A2450C"/>
    <w:rsid w:val="00A259AE"/>
    <w:rsid w:val="00A32C43"/>
    <w:rsid w:val="00A35282"/>
    <w:rsid w:val="00A53724"/>
    <w:rsid w:val="00A550D1"/>
    <w:rsid w:val="00A56BB8"/>
    <w:rsid w:val="00A607FE"/>
    <w:rsid w:val="00A611FB"/>
    <w:rsid w:val="00A62C6D"/>
    <w:rsid w:val="00A6371C"/>
    <w:rsid w:val="00A64E65"/>
    <w:rsid w:val="00A6531E"/>
    <w:rsid w:val="00A66FE1"/>
    <w:rsid w:val="00A82346"/>
    <w:rsid w:val="00AA0CF5"/>
    <w:rsid w:val="00AA3976"/>
    <w:rsid w:val="00AA74FA"/>
    <w:rsid w:val="00AB352D"/>
    <w:rsid w:val="00AC04F6"/>
    <w:rsid w:val="00AC36A0"/>
    <w:rsid w:val="00AC48F8"/>
    <w:rsid w:val="00AC4D96"/>
    <w:rsid w:val="00AD028E"/>
    <w:rsid w:val="00AD6ED7"/>
    <w:rsid w:val="00AE212F"/>
    <w:rsid w:val="00AE379A"/>
    <w:rsid w:val="00AE7664"/>
    <w:rsid w:val="00B03641"/>
    <w:rsid w:val="00B13288"/>
    <w:rsid w:val="00B133D9"/>
    <w:rsid w:val="00B14972"/>
    <w:rsid w:val="00B14A9A"/>
    <w:rsid w:val="00B15449"/>
    <w:rsid w:val="00B16612"/>
    <w:rsid w:val="00B23355"/>
    <w:rsid w:val="00B25963"/>
    <w:rsid w:val="00B35F13"/>
    <w:rsid w:val="00B377A1"/>
    <w:rsid w:val="00B43607"/>
    <w:rsid w:val="00B43BF6"/>
    <w:rsid w:val="00B52531"/>
    <w:rsid w:val="00B62223"/>
    <w:rsid w:val="00B74B74"/>
    <w:rsid w:val="00B75A29"/>
    <w:rsid w:val="00B838D6"/>
    <w:rsid w:val="00B953E3"/>
    <w:rsid w:val="00BA7410"/>
    <w:rsid w:val="00BB44F5"/>
    <w:rsid w:val="00BB7FAE"/>
    <w:rsid w:val="00BC0F7D"/>
    <w:rsid w:val="00BD4CC5"/>
    <w:rsid w:val="00BE082A"/>
    <w:rsid w:val="00BE2B07"/>
    <w:rsid w:val="00BE4109"/>
    <w:rsid w:val="00BF31FF"/>
    <w:rsid w:val="00BF3C6B"/>
    <w:rsid w:val="00C1413F"/>
    <w:rsid w:val="00C25EBB"/>
    <w:rsid w:val="00C33079"/>
    <w:rsid w:val="00C45231"/>
    <w:rsid w:val="00C46B0D"/>
    <w:rsid w:val="00C55525"/>
    <w:rsid w:val="00C56D14"/>
    <w:rsid w:val="00C71FEB"/>
    <w:rsid w:val="00C72833"/>
    <w:rsid w:val="00C7308A"/>
    <w:rsid w:val="00C80326"/>
    <w:rsid w:val="00C85927"/>
    <w:rsid w:val="00C87495"/>
    <w:rsid w:val="00C87F26"/>
    <w:rsid w:val="00C92FDF"/>
    <w:rsid w:val="00C931AF"/>
    <w:rsid w:val="00C93F40"/>
    <w:rsid w:val="00C942EF"/>
    <w:rsid w:val="00CA3D0C"/>
    <w:rsid w:val="00CB6F9A"/>
    <w:rsid w:val="00CC2B42"/>
    <w:rsid w:val="00CD1FED"/>
    <w:rsid w:val="00CD241A"/>
    <w:rsid w:val="00CE189F"/>
    <w:rsid w:val="00CE2761"/>
    <w:rsid w:val="00CE3A99"/>
    <w:rsid w:val="00CF11D5"/>
    <w:rsid w:val="00CF4051"/>
    <w:rsid w:val="00D13A1A"/>
    <w:rsid w:val="00D34179"/>
    <w:rsid w:val="00D5087F"/>
    <w:rsid w:val="00D55113"/>
    <w:rsid w:val="00D55B78"/>
    <w:rsid w:val="00D56197"/>
    <w:rsid w:val="00D60A57"/>
    <w:rsid w:val="00D61229"/>
    <w:rsid w:val="00D643B4"/>
    <w:rsid w:val="00D738D6"/>
    <w:rsid w:val="00D755EB"/>
    <w:rsid w:val="00D827BA"/>
    <w:rsid w:val="00D8592D"/>
    <w:rsid w:val="00D87E00"/>
    <w:rsid w:val="00D9134D"/>
    <w:rsid w:val="00D93F66"/>
    <w:rsid w:val="00DA20AC"/>
    <w:rsid w:val="00DA478D"/>
    <w:rsid w:val="00DA7A03"/>
    <w:rsid w:val="00DB1818"/>
    <w:rsid w:val="00DC03FB"/>
    <w:rsid w:val="00DC309B"/>
    <w:rsid w:val="00DC4DA2"/>
    <w:rsid w:val="00DD1610"/>
    <w:rsid w:val="00DD1F73"/>
    <w:rsid w:val="00DE58B9"/>
    <w:rsid w:val="00DF0E71"/>
    <w:rsid w:val="00DF2B1F"/>
    <w:rsid w:val="00DF3B60"/>
    <w:rsid w:val="00DF51F2"/>
    <w:rsid w:val="00DF5D75"/>
    <w:rsid w:val="00DF62CD"/>
    <w:rsid w:val="00E06D24"/>
    <w:rsid w:val="00E123B3"/>
    <w:rsid w:val="00E156D2"/>
    <w:rsid w:val="00E1588E"/>
    <w:rsid w:val="00E26CF1"/>
    <w:rsid w:val="00E307CE"/>
    <w:rsid w:val="00E34C6D"/>
    <w:rsid w:val="00E45D05"/>
    <w:rsid w:val="00E51C22"/>
    <w:rsid w:val="00E528AA"/>
    <w:rsid w:val="00E6014A"/>
    <w:rsid w:val="00E64845"/>
    <w:rsid w:val="00E77645"/>
    <w:rsid w:val="00E77C43"/>
    <w:rsid w:val="00E8071A"/>
    <w:rsid w:val="00E8159B"/>
    <w:rsid w:val="00E84401"/>
    <w:rsid w:val="00E84D0E"/>
    <w:rsid w:val="00E934C3"/>
    <w:rsid w:val="00E97330"/>
    <w:rsid w:val="00E97514"/>
    <w:rsid w:val="00EA0C61"/>
    <w:rsid w:val="00EA3992"/>
    <w:rsid w:val="00EA7BA6"/>
    <w:rsid w:val="00EB1F4E"/>
    <w:rsid w:val="00EB4118"/>
    <w:rsid w:val="00EB7538"/>
    <w:rsid w:val="00EB7F2E"/>
    <w:rsid w:val="00EC4A25"/>
    <w:rsid w:val="00EC707B"/>
    <w:rsid w:val="00EE2B41"/>
    <w:rsid w:val="00EE308A"/>
    <w:rsid w:val="00EE74EC"/>
    <w:rsid w:val="00F025A2"/>
    <w:rsid w:val="00F02FD8"/>
    <w:rsid w:val="00F04712"/>
    <w:rsid w:val="00F105F5"/>
    <w:rsid w:val="00F11369"/>
    <w:rsid w:val="00F14663"/>
    <w:rsid w:val="00F155B1"/>
    <w:rsid w:val="00F22EC7"/>
    <w:rsid w:val="00F40048"/>
    <w:rsid w:val="00F4149F"/>
    <w:rsid w:val="00F46790"/>
    <w:rsid w:val="00F50EC8"/>
    <w:rsid w:val="00F522B5"/>
    <w:rsid w:val="00F531A9"/>
    <w:rsid w:val="00F54C84"/>
    <w:rsid w:val="00F622BB"/>
    <w:rsid w:val="00F641B7"/>
    <w:rsid w:val="00F653B8"/>
    <w:rsid w:val="00F71E90"/>
    <w:rsid w:val="00F724E5"/>
    <w:rsid w:val="00F756ED"/>
    <w:rsid w:val="00F77396"/>
    <w:rsid w:val="00F779AF"/>
    <w:rsid w:val="00F85FAF"/>
    <w:rsid w:val="00F9519E"/>
    <w:rsid w:val="00F97E14"/>
    <w:rsid w:val="00FA0316"/>
    <w:rsid w:val="00FA0D71"/>
    <w:rsid w:val="00FA1266"/>
    <w:rsid w:val="00FA2866"/>
    <w:rsid w:val="00FB6916"/>
    <w:rsid w:val="00FC1192"/>
    <w:rsid w:val="00FC67F8"/>
    <w:rsid w:val="00FE392A"/>
    <w:rsid w:val="00FF0AB9"/>
    <w:rsid w:val="00FF2716"/>
    <w:rsid w:val="00FF2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E6C683"/>
  <w15:chartTrackingRefBased/>
  <w15:docId w15:val="{54A6F962-F9D2-418A-8677-5B9D6A823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footnote reference" w:qFormat="1"/>
    <w:lsdException w:name="annotation reference" w:uiPriority="99"/>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6ED"/>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F756E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F756ED"/>
    <w:pPr>
      <w:pBdr>
        <w:top w:val="none" w:sz="0" w:space="0" w:color="auto"/>
      </w:pBdr>
      <w:spacing w:before="180"/>
      <w:outlineLvl w:val="1"/>
    </w:pPr>
    <w:rPr>
      <w:sz w:val="32"/>
    </w:rPr>
  </w:style>
  <w:style w:type="paragraph" w:styleId="Heading3">
    <w:name w:val="heading 3"/>
    <w:basedOn w:val="Heading2"/>
    <w:next w:val="Normal"/>
    <w:link w:val="Heading3Char"/>
    <w:qFormat/>
    <w:rsid w:val="00F756ED"/>
    <w:pPr>
      <w:spacing w:before="120"/>
      <w:outlineLvl w:val="2"/>
    </w:pPr>
    <w:rPr>
      <w:sz w:val="28"/>
    </w:rPr>
  </w:style>
  <w:style w:type="paragraph" w:styleId="Heading4">
    <w:name w:val="heading 4"/>
    <w:basedOn w:val="Heading3"/>
    <w:next w:val="Normal"/>
    <w:link w:val="Heading4Char"/>
    <w:qFormat/>
    <w:rsid w:val="00F756ED"/>
    <w:pPr>
      <w:ind w:left="1418" w:hanging="1418"/>
      <w:outlineLvl w:val="3"/>
    </w:pPr>
    <w:rPr>
      <w:sz w:val="24"/>
    </w:rPr>
  </w:style>
  <w:style w:type="paragraph" w:styleId="Heading5">
    <w:name w:val="heading 5"/>
    <w:basedOn w:val="Heading4"/>
    <w:next w:val="Normal"/>
    <w:link w:val="Heading5Char"/>
    <w:qFormat/>
    <w:rsid w:val="00F756ED"/>
    <w:pPr>
      <w:ind w:left="1701" w:hanging="1701"/>
      <w:outlineLvl w:val="4"/>
    </w:pPr>
    <w:rPr>
      <w:sz w:val="22"/>
    </w:rPr>
  </w:style>
  <w:style w:type="paragraph" w:styleId="Heading6">
    <w:name w:val="heading 6"/>
    <w:basedOn w:val="H6"/>
    <w:next w:val="Normal"/>
    <w:link w:val="Heading6Char"/>
    <w:qFormat/>
    <w:rsid w:val="00F756ED"/>
    <w:pPr>
      <w:outlineLvl w:val="5"/>
    </w:pPr>
  </w:style>
  <w:style w:type="paragraph" w:styleId="Heading7">
    <w:name w:val="heading 7"/>
    <w:basedOn w:val="H6"/>
    <w:next w:val="Normal"/>
    <w:link w:val="Heading7Char"/>
    <w:qFormat/>
    <w:rsid w:val="00F756ED"/>
    <w:pPr>
      <w:outlineLvl w:val="6"/>
    </w:pPr>
  </w:style>
  <w:style w:type="paragraph" w:styleId="Heading8">
    <w:name w:val="heading 8"/>
    <w:basedOn w:val="Heading1"/>
    <w:next w:val="Normal"/>
    <w:link w:val="Heading8Char"/>
    <w:qFormat/>
    <w:rsid w:val="00F756ED"/>
    <w:pPr>
      <w:ind w:left="0" w:firstLine="0"/>
      <w:outlineLvl w:val="7"/>
    </w:pPr>
  </w:style>
  <w:style w:type="paragraph" w:styleId="Heading9">
    <w:name w:val="heading 9"/>
    <w:basedOn w:val="Heading8"/>
    <w:next w:val="Normal"/>
    <w:link w:val="Heading9Char"/>
    <w:qFormat/>
    <w:rsid w:val="00F756ED"/>
    <w:pPr>
      <w:outlineLvl w:val="8"/>
    </w:pPr>
  </w:style>
  <w:style w:type="character" w:default="1" w:styleId="DefaultParagraphFont">
    <w:name w:val="Default Paragraph Font"/>
    <w:semiHidden/>
    <w:rsid w:val="00F756ED"/>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F756ED"/>
  </w:style>
  <w:style w:type="paragraph" w:styleId="BodyText">
    <w:name w:val="Body Text"/>
    <w:basedOn w:val="Normal"/>
    <w:link w:val="BodyTextChar"/>
    <w:rsid w:val="00DF3B60"/>
    <w:pPr>
      <w:spacing w:after="120"/>
    </w:pPr>
  </w:style>
  <w:style w:type="paragraph" w:styleId="List">
    <w:name w:val="List"/>
    <w:basedOn w:val="Normal"/>
    <w:rsid w:val="00F756ED"/>
    <w:pPr>
      <w:ind w:left="568" w:hanging="284"/>
    </w:pPr>
  </w:style>
  <w:style w:type="paragraph" w:styleId="TOC8">
    <w:name w:val="toc 8"/>
    <w:basedOn w:val="TOC1"/>
    <w:uiPriority w:val="39"/>
    <w:rsid w:val="00F756ED"/>
    <w:pPr>
      <w:spacing w:before="180"/>
      <w:ind w:left="2693" w:hanging="2693"/>
    </w:pPr>
    <w:rPr>
      <w:b/>
    </w:rPr>
  </w:style>
  <w:style w:type="paragraph" w:styleId="TOC1">
    <w:name w:val="toc 1"/>
    <w:uiPriority w:val="39"/>
    <w:rsid w:val="00F756E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paragraph" w:customStyle="1" w:styleId="EQ">
    <w:name w:val="EQ"/>
    <w:basedOn w:val="Normal"/>
    <w:next w:val="Normal"/>
    <w:rsid w:val="00F756ED"/>
    <w:pPr>
      <w:keepLines/>
      <w:tabs>
        <w:tab w:val="center" w:pos="4536"/>
        <w:tab w:val="right" w:pos="9072"/>
      </w:tabs>
    </w:pPr>
    <w:rPr>
      <w:noProof/>
    </w:rPr>
  </w:style>
  <w:style w:type="character" w:customStyle="1" w:styleId="ZGSM">
    <w:name w:val="ZGSM"/>
    <w:rsid w:val="00F756ED"/>
  </w:style>
  <w:style w:type="paragraph" w:styleId="Index1">
    <w:name w:val="index 1"/>
    <w:basedOn w:val="Normal"/>
    <w:rsid w:val="00F756ED"/>
    <w:pPr>
      <w:keepLines/>
      <w:spacing w:after="0"/>
    </w:pPr>
  </w:style>
  <w:style w:type="paragraph" w:styleId="List2">
    <w:name w:val="List 2"/>
    <w:basedOn w:val="List"/>
    <w:rsid w:val="00F756ED"/>
    <w:pPr>
      <w:ind w:left="851"/>
    </w:pPr>
  </w:style>
  <w:style w:type="paragraph" w:styleId="List3">
    <w:name w:val="List 3"/>
    <w:basedOn w:val="List2"/>
    <w:rsid w:val="00F756ED"/>
    <w:pPr>
      <w:ind w:left="1135"/>
    </w:pPr>
  </w:style>
  <w:style w:type="paragraph" w:styleId="TOC4">
    <w:name w:val="toc 4"/>
    <w:basedOn w:val="TOC3"/>
    <w:uiPriority w:val="39"/>
    <w:rsid w:val="00F756ED"/>
    <w:pPr>
      <w:ind w:left="1418" w:hanging="1418"/>
    </w:pPr>
  </w:style>
  <w:style w:type="paragraph" w:styleId="TOC3">
    <w:name w:val="toc 3"/>
    <w:basedOn w:val="TOC2"/>
    <w:uiPriority w:val="39"/>
    <w:rsid w:val="00F756ED"/>
    <w:pPr>
      <w:ind w:left="1134" w:hanging="1134"/>
    </w:pPr>
  </w:style>
  <w:style w:type="paragraph" w:styleId="TOC2">
    <w:name w:val="toc 2"/>
    <w:basedOn w:val="TOC1"/>
    <w:uiPriority w:val="39"/>
    <w:rsid w:val="00F756ED"/>
    <w:pPr>
      <w:keepNext w:val="0"/>
      <w:spacing w:before="0"/>
      <w:ind w:left="851" w:hanging="851"/>
    </w:pPr>
    <w:rPr>
      <w:sz w:val="20"/>
    </w:rPr>
  </w:style>
  <w:style w:type="table" w:styleId="GridTable1Light">
    <w:name w:val="Grid Table 1 Light"/>
    <w:basedOn w:val="TableNormal"/>
    <w:uiPriority w:val="46"/>
    <w:rsid w:val="00DF3B6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T">
    <w:name w:val="TT"/>
    <w:basedOn w:val="Heading1"/>
    <w:next w:val="Normal"/>
    <w:rsid w:val="00F756ED"/>
    <w:pPr>
      <w:outlineLvl w:val="9"/>
    </w:pPr>
  </w:style>
  <w:style w:type="paragraph" w:customStyle="1" w:styleId="NF">
    <w:name w:val="NF"/>
    <w:basedOn w:val="NO"/>
    <w:rsid w:val="00F756ED"/>
    <w:pPr>
      <w:keepNext/>
      <w:spacing w:after="0"/>
    </w:pPr>
    <w:rPr>
      <w:rFonts w:ascii="Arial" w:hAnsi="Arial"/>
      <w:sz w:val="18"/>
    </w:rPr>
  </w:style>
  <w:style w:type="paragraph" w:customStyle="1" w:styleId="NO">
    <w:name w:val="NO"/>
    <w:basedOn w:val="Normal"/>
    <w:link w:val="NOChar"/>
    <w:rsid w:val="00F756ED"/>
    <w:pPr>
      <w:keepLines/>
      <w:ind w:left="1135" w:hanging="851"/>
    </w:pPr>
  </w:style>
  <w:style w:type="table" w:styleId="PlainTable1">
    <w:name w:val="Plain Table 1"/>
    <w:basedOn w:val="TableNormal"/>
    <w:uiPriority w:val="41"/>
    <w:rsid w:val="00DF3B6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F756ED"/>
    <w:pPr>
      <w:jc w:val="right"/>
    </w:pPr>
  </w:style>
  <w:style w:type="paragraph" w:customStyle="1" w:styleId="TAL">
    <w:name w:val="TAL"/>
    <w:basedOn w:val="Normal"/>
    <w:rsid w:val="00F756ED"/>
    <w:pPr>
      <w:keepNext/>
      <w:keepLines/>
      <w:spacing w:after="0"/>
    </w:pPr>
    <w:rPr>
      <w:rFonts w:ascii="Arial" w:hAnsi="Arial"/>
      <w:sz w:val="18"/>
    </w:rPr>
  </w:style>
  <w:style w:type="paragraph" w:customStyle="1" w:styleId="TAH">
    <w:name w:val="TAH"/>
    <w:basedOn w:val="TAC"/>
    <w:rsid w:val="00F756ED"/>
    <w:rPr>
      <w:b/>
    </w:rPr>
  </w:style>
  <w:style w:type="paragraph" w:customStyle="1" w:styleId="TAC">
    <w:name w:val="TAC"/>
    <w:basedOn w:val="TAL"/>
    <w:rsid w:val="00F756ED"/>
    <w:pPr>
      <w:jc w:val="center"/>
    </w:pPr>
  </w:style>
  <w:style w:type="table" w:styleId="LightGrid">
    <w:name w:val="Light Grid"/>
    <w:basedOn w:val="TableNormal"/>
    <w:uiPriority w:val="62"/>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F756ED"/>
    <w:pPr>
      <w:keepLines/>
      <w:ind w:left="1702" w:hanging="1418"/>
    </w:pPr>
  </w:style>
  <w:style w:type="paragraph" w:customStyle="1" w:styleId="FP">
    <w:name w:val="FP"/>
    <w:basedOn w:val="Normal"/>
    <w:rsid w:val="00F756ED"/>
    <w:pPr>
      <w:spacing w:after="0"/>
    </w:pPr>
  </w:style>
  <w:style w:type="table" w:styleId="PlainTable2">
    <w:name w:val="Plain Table 2"/>
    <w:basedOn w:val="TableNormal"/>
    <w:uiPriority w:val="42"/>
    <w:rsid w:val="00DF3B6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F756ED"/>
    <w:pPr>
      <w:spacing w:after="0"/>
    </w:pPr>
  </w:style>
  <w:style w:type="paragraph" w:customStyle="1" w:styleId="B1">
    <w:name w:val="B1"/>
    <w:basedOn w:val="List"/>
    <w:link w:val="B1Char"/>
    <w:rsid w:val="00F756ED"/>
  </w:style>
  <w:style w:type="paragraph" w:customStyle="1" w:styleId="B4">
    <w:name w:val="B4"/>
    <w:basedOn w:val="List4"/>
    <w:rsid w:val="00F756ED"/>
  </w:style>
  <w:style w:type="paragraph" w:styleId="List4">
    <w:name w:val="List 4"/>
    <w:basedOn w:val="List3"/>
    <w:rsid w:val="00F756ED"/>
    <w:pPr>
      <w:ind w:left="1418"/>
    </w:pPr>
  </w:style>
  <w:style w:type="paragraph" w:customStyle="1" w:styleId="EditorsNote">
    <w:name w:val="Editor's Note"/>
    <w:basedOn w:val="NO"/>
    <w:rsid w:val="00F756ED"/>
    <w:rPr>
      <w:color w:val="FF0000"/>
    </w:rPr>
  </w:style>
  <w:style w:type="paragraph" w:customStyle="1" w:styleId="TH">
    <w:name w:val="TH"/>
    <w:basedOn w:val="Normal"/>
    <w:link w:val="THChar"/>
    <w:rsid w:val="00F756ED"/>
    <w:pPr>
      <w:keepNext/>
      <w:keepLines/>
      <w:spacing w:before="60"/>
      <w:jc w:val="center"/>
    </w:pPr>
    <w:rPr>
      <w:rFonts w:ascii="Arial" w:hAnsi="Arial"/>
      <w:b/>
    </w:rPr>
  </w:style>
  <w:style w:type="paragraph" w:customStyle="1" w:styleId="ZA">
    <w:name w:val="ZA"/>
    <w:rsid w:val="00F756E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F756E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F756E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F756E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F756ED"/>
    <w:pPr>
      <w:ind w:left="851" w:hanging="851"/>
    </w:pPr>
  </w:style>
  <w:style w:type="paragraph" w:customStyle="1" w:styleId="B5">
    <w:name w:val="B5"/>
    <w:basedOn w:val="List5"/>
    <w:rsid w:val="00F756ED"/>
  </w:style>
  <w:style w:type="paragraph" w:customStyle="1" w:styleId="TF">
    <w:name w:val="TF"/>
    <w:basedOn w:val="TH"/>
    <w:link w:val="TFChar"/>
    <w:rsid w:val="00F756ED"/>
    <w:pPr>
      <w:keepNext w:val="0"/>
      <w:spacing w:before="0" w:after="240"/>
    </w:pPr>
  </w:style>
  <w:style w:type="paragraph" w:styleId="List5">
    <w:name w:val="List 5"/>
    <w:basedOn w:val="List4"/>
    <w:rsid w:val="00F756ED"/>
    <w:pPr>
      <w:ind w:left="1702"/>
    </w:pPr>
  </w:style>
  <w:style w:type="paragraph" w:customStyle="1" w:styleId="B2">
    <w:name w:val="B2"/>
    <w:basedOn w:val="List2"/>
    <w:rsid w:val="00F756ED"/>
  </w:style>
  <w:style w:type="paragraph" w:customStyle="1" w:styleId="B3">
    <w:name w:val="B3"/>
    <w:basedOn w:val="List3"/>
    <w:rsid w:val="00F756ED"/>
  </w:style>
  <w:style w:type="character" w:customStyle="1" w:styleId="BodyTextChar">
    <w:name w:val="Body Text Char"/>
    <w:basedOn w:val="DefaultParagraphFont"/>
    <w:link w:val="BodyText"/>
    <w:rsid w:val="00DF3B60"/>
  </w:style>
  <w:style w:type="table" w:styleId="ColorfulGrid">
    <w:name w:val="Colorful Grid"/>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H6">
    <w:name w:val="H6"/>
    <w:basedOn w:val="Heading5"/>
    <w:next w:val="Normal"/>
    <w:rsid w:val="00F756ED"/>
    <w:pPr>
      <w:ind w:left="1985" w:hanging="1985"/>
      <w:outlineLvl w:val="9"/>
    </w:pPr>
    <w:rPr>
      <w:sz w:val="20"/>
    </w:rPr>
  </w:style>
  <w:style w:type="paragraph" w:customStyle="1" w:styleId="ZV">
    <w:name w:val="ZV"/>
    <w:basedOn w:val="ZU"/>
    <w:rsid w:val="00F756ED"/>
    <w:pPr>
      <w:framePr w:wrap="notBeside" w:y="16161"/>
    </w:pPr>
  </w:style>
  <w:style w:type="table" w:styleId="ColorfulGrid-Accent1">
    <w:name w:val="Colorful Grid Accent 1"/>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LightGrid-Accent1">
    <w:name w:val="Light Grid Accent 1"/>
    <w:basedOn w:val="TableNormal"/>
    <w:uiPriority w:val="62"/>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ColorfulGrid-Accent2">
    <w:name w:val="Colorful Grid Accent 2"/>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styleId="CommentReference">
    <w:name w:val="annotation reference"/>
    <w:uiPriority w:val="99"/>
    <w:rsid w:val="00510346"/>
    <w:rPr>
      <w:sz w:val="16"/>
      <w:szCs w:val="16"/>
    </w:rPr>
  </w:style>
  <w:style w:type="table" w:styleId="DarkList">
    <w:name w:val="Dark List"/>
    <w:basedOn w:val="TableNormal"/>
    <w:uiPriority w:val="70"/>
    <w:semiHidden/>
    <w:unhideWhenUsed/>
    <w:rsid w:val="00DF3B6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DF3B6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DF3B6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DF3B6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character" w:customStyle="1" w:styleId="NOChar">
    <w:name w:val="NO Char"/>
    <w:link w:val="NO"/>
    <w:qFormat/>
    <w:rsid w:val="00623670"/>
  </w:style>
  <w:style w:type="character" w:customStyle="1" w:styleId="Heading1Char">
    <w:name w:val="Heading 1 Char"/>
    <w:link w:val="Heading1"/>
    <w:rsid w:val="00623670"/>
    <w:rPr>
      <w:rFonts w:ascii="Arial" w:hAnsi="Arial"/>
      <w:sz w:val="36"/>
    </w:rPr>
  </w:style>
  <w:style w:type="character" w:customStyle="1" w:styleId="TFChar">
    <w:name w:val="TF Char"/>
    <w:link w:val="TF"/>
    <w:qFormat/>
    <w:rsid w:val="00B03641"/>
    <w:rPr>
      <w:rFonts w:ascii="Arial" w:hAnsi="Arial"/>
      <w:b/>
    </w:rPr>
  </w:style>
  <w:style w:type="character" w:customStyle="1" w:styleId="THChar">
    <w:name w:val="TH Char"/>
    <w:link w:val="TH"/>
    <w:qFormat/>
    <w:rsid w:val="00B03641"/>
    <w:rPr>
      <w:rFonts w:ascii="Arial" w:hAnsi="Arial"/>
      <w:b/>
    </w:rPr>
  </w:style>
  <w:style w:type="character" w:customStyle="1" w:styleId="Heading3Char">
    <w:name w:val="Heading 3 Char"/>
    <w:link w:val="Heading3"/>
    <w:rsid w:val="00B03641"/>
    <w:rPr>
      <w:rFonts w:ascii="Arial" w:hAnsi="Arial"/>
      <w:sz w:val="28"/>
    </w:rPr>
  </w:style>
  <w:style w:type="character" w:customStyle="1" w:styleId="Heading4Char">
    <w:name w:val="Heading 4 Char"/>
    <w:link w:val="Heading4"/>
    <w:rsid w:val="00B03641"/>
    <w:rPr>
      <w:rFonts w:ascii="Arial" w:hAnsi="Arial"/>
      <w:sz w:val="24"/>
    </w:rPr>
  </w:style>
  <w:style w:type="table" w:styleId="ColorfulGrid-Accent4">
    <w:name w:val="Colorful Grid Accent 4"/>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PlainTable3">
    <w:name w:val="Plain Table 3"/>
    <w:basedOn w:val="TableNormal"/>
    <w:uiPriority w:val="43"/>
    <w:rsid w:val="00DF3B6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LightGrid-Accent2">
    <w:name w:val="Light Grid Accent 2"/>
    <w:basedOn w:val="TableNormal"/>
    <w:uiPriority w:val="62"/>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stTable1Light">
    <w:name w:val="List Table 1 Light"/>
    <w:basedOn w:val="TableNormal"/>
    <w:uiPriority w:val="46"/>
    <w:rsid w:val="00DF3B6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Accent1">
    <w:name w:val="Grid Table 1 Light Accent 1"/>
    <w:basedOn w:val="TableNormal"/>
    <w:uiPriority w:val="46"/>
    <w:rsid w:val="00DF3B6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B6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B6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DF3B6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DF3B6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DF3B6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DF3B6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DF3B6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DF3B6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DF3B6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DF3B6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DF3B6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DF3B6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DF3B6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Grid">
    <w:name w:val="Table Grid"/>
    <w:basedOn w:val="TableNormal"/>
    <w:rsid w:val="0087684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4">
    <w:name w:val="Light Grid Accent 4"/>
    <w:basedOn w:val="TableNormal"/>
    <w:uiPriority w:val="62"/>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1Light-Accent4">
    <w:name w:val="Grid Table 1 Light Accent 4"/>
    <w:basedOn w:val="TableNormal"/>
    <w:uiPriority w:val="46"/>
    <w:rsid w:val="00DF3B6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Heading8Char">
    <w:name w:val="Heading 8 Char"/>
    <w:link w:val="Heading8"/>
    <w:rsid w:val="00A6531E"/>
    <w:rPr>
      <w:rFonts w:ascii="Arial" w:hAnsi="Arial"/>
      <w:sz w:val="36"/>
    </w:rPr>
  </w:style>
  <w:style w:type="character" w:customStyle="1" w:styleId="Heading2Char">
    <w:name w:val="Heading 2 Char"/>
    <w:link w:val="Heading2"/>
    <w:qFormat/>
    <w:rsid w:val="00A6531E"/>
    <w:rPr>
      <w:rFonts w:ascii="Arial" w:hAnsi="Arial"/>
      <w:sz w:val="32"/>
    </w:rPr>
  </w:style>
  <w:style w:type="character" w:customStyle="1" w:styleId="Heading5Char">
    <w:name w:val="Heading 5 Char"/>
    <w:link w:val="Heading5"/>
    <w:rsid w:val="00A6531E"/>
    <w:rPr>
      <w:rFonts w:ascii="Arial" w:hAnsi="Arial"/>
      <w:sz w:val="22"/>
    </w:rPr>
  </w:style>
  <w:style w:type="character" w:customStyle="1" w:styleId="Heading6Char">
    <w:name w:val="Heading 6 Char"/>
    <w:link w:val="Heading6"/>
    <w:rsid w:val="00A6531E"/>
    <w:rPr>
      <w:rFonts w:ascii="Arial" w:hAnsi="Arial"/>
    </w:rPr>
  </w:style>
  <w:style w:type="character" w:customStyle="1" w:styleId="Heading7Char">
    <w:name w:val="Heading 7 Char"/>
    <w:link w:val="Heading7"/>
    <w:rsid w:val="00A6531E"/>
    <w:rPr>
      <w:rFonts w:ascii="Arial" w:hAnsi="Arial"/>
    </w:rPr>
  </w:style>
  <w:style w:type="character" w:customStyle="1" w:styleId="Heading9Char">
    <w:name w:val="Heading 9 Char"/>
    <w:link w:val="Heading9"/>
    <w:rsid w:val="00A6531E"/>
    <w:rPr>
      <w:rFonts w:ascii="Arial" w:hAnsi="Arial"/>
      <w:sz w:val="36"/>
    </w:rPr>
  </w:style>
  <w:style w:type="table" w:styleId="ColorfulGrid-Accent5">
    <w:name w:val="Colorful Grid Accent 5"/>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paragraph" w:styleId="Revision">
    <w:name w:val="Revision"/>
    <w:hidden/>
    <w:uiPriority w:val="99"/>
    <w:semiHidden/>
    <w:rsid w:val="00A6531E"/>
    <w:rPr>
      <w:lang w:val="en-GB"/>
    </w:rPr>
  </w:style>
  <w:style w:type="paragraph" w:styleId="ListParagraph">
    <w:name w:val="List Paragraph"/>
    <w:basedOn w:val="Normal"/>
    <w:uiPriority w:val="34"/>
    <w:qFormat/>
    <w:rsid w:val="005A15A9"/>
    <w:pPr>
      <w:overflowPunct/>
      <w:autoSpaceDE/>
      <w:autoSpaceDN/>
      <w:adjustRightInd/>
      <w:spacing w:after="0"/>
      <w:ind w:left="720"/>
      <w:contextualSpacing/>
      <w:textAlignment w:val="auto"/>
    </w:pPr>
    <w:rPr>
      <w:rFonts w:eastAsia="MS Mincho"/>
      <w:sz w:val="24"/>
      <w:szCs w:val="24"/>
      <w:lang w:eastAsia="ja-JP"/>
    </w:rPr>
  </w:style>
  <w:style w:type="table" w:styleId="ColorfulGrid-Accent6">
    <w:name w:val="Colorful Grid Accent 6"/>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character" w:customStyle="1" w:styleId="B1Char">
    <w:name w:val="B1 Char"/>
    <w:link w:val="B1"/>
    <w:qFormat/>
    <w:rsid w:val="00BF3C6B"/>
  </w:style>
  <w:style w:type="table" w:styleId="ColorfulList">
    <w:name w:val="Colorful List"/>
    <w:basedOn w:val="TableNormal"/>
    <w:uiPriority w:val="72"/>
    <w:semiHidden/>
    <w:unhideWhenUsed/>
    <w:rsid w:val="00DF3B6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DF3B6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DF3B6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character" w:styleId="Hyperlink">
    <w:name w:val="Hyperlink"/>
    <w:qFormat/>
    <w:rsid w:val="00CF11D5"/>
    <w:rPr>
      <w:color w:val="0000FF"/>
      <w:u w:val="single"/>
    </w:rPr>
  </w:style>
  <w:style w:type="paragraph" w:customStyle="1" w:styleId="1">
    <w:name w:val="正文1"/>
    <w:qFormat/>
    <w:rsid w:val="00CF11D5"/>
    <w:pPr>
      <w:jc w:val="both"/>
    </w:pPr>
    <w:rPr>
      <w:rFonts w:eastAsia="SimSun"/>
      <w:kern w:val="2"/>
      <w:sz w:val="21"/>
      <w:szCs w:val="21"/>
      <w:lang w:eastAsia="zh-CN"/>
    </w:rPr>
  </w:style>
  <w:style w:type="table" w:styleId="ColorfulList-Accent3">
    <w:name w:val="Colorful List Accent 3"/>
    <w:basedOn w:val="TableNormal"/>
    <w:uiPriority w:val="72"/>
    <w:semiHidden/>
    <w:unhideWhenUsed/>
    <w:rsid w:val="00DF3B6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DF3B6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DF3B6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DF3B6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DF3B6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DF3B6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DF3B6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DF3B6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DF3B6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DF3B6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DF3B6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DF3B6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DF3B6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DF3B6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5">
    <w:name w:val="Grid Table 1 Light Accent 5"/>
    <w:basedOn w:val="TableNormal"/>
    <w:uiPriority w:val="46"/>
    <w:rsid w:val="00DF3B6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B6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DF3B6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DF3B6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DF3B6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DF3B6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DF3B6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DF3B6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DF3B6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DF3B6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5">
    <w:name w:val="Light Grid Accent 5"/>
    <w:basedOn w:val="TableNormal"/>
    <w:uiPriority w:val="62"/>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DF3B6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DF3B6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DF3B6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DF3B6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DF3B6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DF3B6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DF3B6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DF3B6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DF3B6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DF3B6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DF3B6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DF3B6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DF3B6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DF3B6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DF3B6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DF3B6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B6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B6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B6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B6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B6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B6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B6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DF3B6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DF3B6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DF3B6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DF3B6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DF3B6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DF3B6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DF3B6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B6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B6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B6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B6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B6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B6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DF3B6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DF3B6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DF3B6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DF3B6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DF3B6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DF3B6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DF3B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F3B6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DF3B60"/>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F3B60"/>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F3B60"/>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F3B60"/>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F3B60"/>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F3B60"/>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F3B60"/>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F3B60"/>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F3B60"/>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F3B60"/>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F3B60"/>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F3B60"/>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F3B60"/>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F3B60"/>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F3B60"/>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F3B60"/>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F3B60"/>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F3B60"/>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F3B60"/>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F3B60"/>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B6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DF3B60"/>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F3B60"/>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F3B60"/>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F3B60"/>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F3B60"/>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F3B60"/>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F3B60"/>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F3B60"/>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DF3B60"/>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F3B60"/>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F3B60"/>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F756ED"/>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W">
    <w:name w:val="NW"/>
    <w:basedOn w:val="NO"/>
    <w:rsid w:val="00F756ED"/>
    <w:pPr>
      <w:spacing w:after="0"/>
    </w:pPr>
  </w:style>
  <w:style w:type="paragraph" w:customStyle="1" w:styleId="PL">
    <w:name w:val="PL"/>
    <w:rsid w:val="00F756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TOC5">
    <w:name w:val="toc 5"/>
    <w:basedOn w:val="TOC4"/>
    <w:uiPriority w:val="39"/>
    <w:rsid w:val="00F756ED"/>
    <w:pPr>
      <w:ind w:left="1701" w:hanging="1701"/>
    </w:pPr>
  </w:style>
  <w:style w:type="paragraph" w:styleId="Index2">
    <w:name w:val="index 2"/>
    <w:basedOn w:val="Index1"/>
    <w:rsid w:val="00F756ED"/>
    <w:pPr>
      <w:ind w:left="284"/>
    </w:pPr>
  </w:style>
  <w:style w:type="paragraph" w:customStyle="1" w:styleId="ZH">
    <w:name w:val="ZH"/>
    <w:rsid w:val="00F756ED"/>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styleId="ListNumber2">
    <w:name w:val="List Number 2"/>
    <w:basedOn w:val="ListNumber"/>
    <w:rsid w:val="00F756ED"/>
    <w:pPr>
      <w:ind w:left="851"/>
    </w:pPr>
  </w:style>
  <w:style w:type="paragraph" w:styleId="Header">
    <w:name w:val="header"/>
    <w:link w:val="HeaderChar"/>
    <w:rsid w:val="00F756ED"/>
    <w:pPr>
      <w:widowControl w:val="0"/>
      <w:overflowPunct w:val="0"/>
      <w:autoSpaceDE w:val="0"/>
      <w:autoSpaceDN w:val="0"/>
      <w:adjustRightInd w:val="0"/>
      <w:textAlignment w:val="baseline"/>
    </w:pPr>
    <w:rPr>
      <w:rFonts w:ascii="Arial" w:hAnsi="Arial"/>
      <w:b/>
      <w:noProof/>
      <w:sz w:val="18"/>
      <w:lang w:val="en-GB" w:eastAsia="en-GB"/>
    </w:rPr>
  </w:style>
  <w:style w:type="character" w:customStyle="1" w:styleId="HeaderChar">
    <w:name w:val="Header Char"/>
    <w:link w:val="Header"/>
    <w:rsid w:val="00420388"/>
    <w:rPr>
      <w:rFonts w:ascii="Arial" w:hAnsi="Arial"/>
      <w:b/>
      <w:noProof/>
      <w:sz w:val="18"/>
    </w:rPr>
  </w:style>
  <w:style w:type="character" w:styleId="FootnoteReference">
    <w:name w:val="footnote reference"/>
    <w:rsid w:val="00F756ED"/>
    <w:rPr>
      <w:b/>
      <w:position w:val="6"/>
      <w:sz w:val="16"/>
    </w:rPr>
  </w:style>
  <w:style w:type="paragraph" w:styleId="FootnoteText">
    <w:name w:val="footnote text"/>
    <w:basedOn w:val="Normal"/>
    <w:link w:val="FootnoteTextChar"/>
    <w:rsid w:val="00F756ED"/>
    <w:pPr>
      <w:keepLines/>
      <w:spacing w:after="0"/>
      <w:ind w:left="454" w:hanging="454"/>
    </w:pPr>
    <w:rPr>
      <w:sz w:val="16"/>
    </w:rPr>
  </w:style>
  <w:style w:type="character" w:customStyle="1" w:styleId="FootnoteTextChar">
    <w:name w:val="Footnote Text Char"/>
    <w:link w:val="FootnoteText"/>
    <w:rsid w:val="00420388"/>
    <w:rPr>
      <w:sz w:val="16"/>
    </w:rPr>
  </w:style>
  <w:style w:type="paragraph" w:styleId="TOC9">
    <w:name w:val="toc 9"/>
    <w:basedOn w:val="TOC8"/>
    <w:uiPriority w:val="39"/>
    <w:rsid w:val="00F756ED"/>
    <w:pPr>
      <w:ind w:left="1418" w:hanging="1418"/>
    </w:pPr>
  </w:style>
  <w:style w:type="paragraph" w:styleId="TOC6">
    <w:name w:val="toc 6"/>
    <w:basedOn w:val="TOC5"/>
    <w:next w:val="Normal"/>
    <w:uiPriority w:val="39"/>
    <w:rsid w:val="00F756ED"/>
    <w:pPr>
      <w:ind w:left="1985" w:hanging="1985"/>
    </w:pPr>
  </w:style>
  <w:style w:type="paragraph" w:styleId="TOC7">
    <w:name w:val="toc 7"/>
    <w:basedOn w:val="TOC6"/>
    <w:next w:val="Normal"/>
    <w:uiPriority w:val="39"/>
    <w:rsid w:val="00F756ED"/>
    <w:pPr>
      <w:ind w:left="2268" w:hanging="2268"/>
    </w:pPr>
  </w:style>
  <w:style w:type="paragraph" w:styleId="ListBullet2">
    <w:name w:val="List Bullet 2"/>
    <w:basedOn w:val="ListBullet"/>
    <w:rsid w:val="00F756ED"/>
    <w:pPr>
      <w:ind w:left="851"/>
    </w:pPr>
  </w:style>
  <w:style w:type="paragraph" w:styleId="ListBullet3">
    <w:name w:val="List Bullet 3"/>
    <w:basedOn w:val="ListBullet2"/>
    <w:rsid w:val="00F756ED"/>
    <w:pPr>
      <w:ind w:left="1135"/>
    </w:pPr>
  </w:style>
  <w:style w:type="paragraph" w:styleId="ListNumber">
    <w:name w:val="List Number"/>
    <w:basedOn w:val="List"/>
    <w:rsid w:val="00F756ED"/>
  </w:style>
  <w:style w:type="paragraph" w:customStyle="1" w:styleId="ZD">
    <w:name w:val="ZD"/>
    <w:rsid w:val="00F756E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customStyle="1" w:styleId="ZG">
    <w:name w:val="ZG"/>
    <w:rsid w:val="00F756ED"/>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styleId="ListBullet">
    <w:name w:val="List Bullet"/>
    <w:basedOn w:val="List"/>
    <w:rsid w:val="00F756ED"/>
  </w:style>
  <w:style w:type="paragraph" w:styleId="ListBullet4">
    <w:name w:val="List Bullet 4"/>
    <w:basedOn w:val="ListBullet3"/>
    <w:rsid w:val="00F756ED"/>
    <w:pPr>
      <w:ind w:left="1418"/>
    </w:pPr>
  </w:style>
  <w:style w:type="paragraph" w:styleId="ListBullet5">
    <w:name w:val="List Bullet 5"/>
    <w:basedOn w:val="ListBullet4"/>
    <w:rsid w:val="00F756ED"/>
    <w:pPr>
      <w:ind w:left="1702"/>
    </w:pPr>
  </w:style>
  <w:style w:type="paragraph" w:styleId="Footer">
    <w:name w:val="footer"/>
    <w:basedOn w:val="Header"/>
    <w:link w:val="FooterChar"/>
    <w:rsid w:val="00F756ED"/>
    <w:pPr>
      <w:jc w:val="center"/>
    </w:pPr>
    <w:rPr>
      <w:i/>
    </w:rPr>
  </w:style>
  <w:style w:type="character" w:customStyle="1" w:styleId="FooterChar">
    <w:name w:val="Footer Char"/>
    <w:link w:val="Footer"/>
    <w:rsid w:val="00420388"/>
    <w:rPr>
      <w:rFonts w:ascii="Arial" w:hAnsi="Arial"/>
      <w:b/>
      <w:i/>
      <w:noProof/>
      <w:sz w:val="18"/>
    </w:rPr>
  </w:style>
  <w:style w:type="paragraph" w:customStyle="1" w:styleId="ZTD">
    <w:name w:val="ZTD"/>
    <w:basedOn w:val="ZB"/>
    <w:rsid w:val="00F756ED"/>
    <w:pPr>
      <w:framePr w:hRule="auto" w:wrap="notBeside" w:y="852"/>
    </w:pPr>
    <w:rPr>
      <w:i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package" Target="embeddings/Microsoft_PowerPoint_Slide1.sldx"/><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0.emf"/><Relationship Id="rId47" Type="http://schemas.openxmlformats.org/officeDocument/2006/relationships/image" Target="media/image25.jpeg"/><Relationship Id="rId50" Type="http://schemas.openxmlformats.org/officeDocument/2006/relationships/image" Target="media/image28.emf"/><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www.re-serve.eu/files/reserve/Content/Deliverables/D1.2.pdf"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chart" Target="charts/chart1.xml"/><Relationship Id="rId40" Type="http://schemas.openxmlformats.org/officeDocument/2006/relationships/chart" Target="charts/chart2.xml"/><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2.emf"/><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ics.sans.org/media/An-Abbreviated-History-of-Automation-and-ICS-Cybersecurity.pdf" TargetMode="External"/><Relationship Id="rId22" Type="http://schemas.openxmlformats.org/officeDocument/2006/relationships/image" Target="media/image5.emf"/><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1.emf"/><Relationship Id="rId48" Type="http://schemas.openxmlformats.org/officeDocument/2006/relationships/image" Target="media/image26.jpeg"/><Relationship Id="rId8" Type="http://schemas.openxmlformats.org/officeDocument/2006/relationships/settings" Target="settings.xml"/><Relationship Id="rId51" Type="http://schemas.openxmlformats.org/officeDocument/2006/relationships/image" Target="media/image29.emf"/><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ww.5gdna.org/" TargetMode="Externa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4.png"/><Relationship Id="rId20" Type="http://schemas.openxmlformats.org/officeDocument/2006/relationships/footer" Target="footer1.xml"/><Relationship Id="rId41" Type="http://schemas.openxmlformats.org/officeDocument/2006/relationships/chart" Target="charts/chart3.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re-serve.eu/files/reserve/Content/Deliverables/D1.3.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package" Target="embeddings/Microsoft_PowerPoint_Slide.sldx"/><Relationship Id="rId49"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swi\IKTA-FA\Organisations\GMA\GMA_FA7.21\Document\BilderP&#252;nktlichkeit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swi\IKTA-FA\Organisations\GMA\GMA_FA7.21\Document\BilderP&#252;nktlichkeit3.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swi\IKTA-FA\Organisations\GMA\GMA_FA7.21\Document\BilderP&#252;nktlichkeit2.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3365780064893466E-2"/>
          <c:y val="5.1400554097404488E-2"/>
          <c:w val="0.88501746336826004"/>
          <c:h val="0.85576771653543304"/>
        </c:manualLayout>
      </c:layout>
      <c:scatterChart>
        <c:scatterStyle val="lineMarker"/>
        <c:varyColors val="0"/>
        <c:ser>
          <c:idx val="0"/>
          <c:order val="0"/>
          <c:spPr>
            <a:ln w="31750">
              <a:solidFill>
                <a:schemeClr val="accent6"/>
              </a:solidFill>
              <a:tailEnd type="none"/>
            </a:ln>
          </c:spPr>
          <c:dPt>
            <c:idx val="0"/>
            <c:marker>
              <c:symbol val="none"/>
            </c:marker>
            <c:bubble3D val="0"/>
            <c:extLst>
              <c:ext xmlns:c16="http://schemas.microsoft.com/office/drawing/2014/chart" uri="{C3380CC4-5D6E-409C-BE32-E72D297353CC}">
                <c16:uniqueId val="{00000000-055F-4F86-A8A2-DF1E65E9DD23}"/>
              </c:ext>
            </c:extLst>
          </c:dPt>
          <c:dPt>
            <c:idx val="1"/>
            <c:marker>
              <c:symbol val="plus"/>
              <c:size val="9"/>
              <c:spPr>
                <a:noFill/>
                <a:ln>
                  <a:solidFill>
                    <a:schemeClr val="tx1"/>
                  </a:solidFill>
                </a:ln>
              </c:spPr>
            </c:marker>
            <c:bubble3D val="0"/>
            <c:extLst>
              <c:ext xmlns:c16="http://schemas.microsoft.com/office/drawing/2014/chart" uri="{C3380CC4-5D6E-409C-BE32-E72D297353CC}">
                <c16:uniqueId val="{00000001-055F-4F86-A8A2-DF1E65E9DD23}"/>
              </c:ext>
            </c:extLst>
          </c:dPt>
          <c:dPt>
            <c:idx val="2"/>
            <c:marker>
              <c:symbol val="none"/>
            </c:marker>
            <c:bubble3D val="0"/>
            <c:extLst>
              <c:ext xmlns:c16="http://schemas.microsoft.com/office/drawing/2014/chart" uri="{C3380CC4-5D6E-409C-BE32-E72D297353CC}">
                <c16:uniqueId val="{00000002-055F-4F86-A8A2-DF1E65E9DD23}"/>
              </c:ext>
            </c:extLst>
          </c:dPt>
          <c:dLbls>
            <c:dLbl>
              <c:idx val="0"/>
              <c:delete val="1"/>
              <c:extLst>
                <c:ext xmlns:c15="http://schemas.microsoft.com/office/drawing/2012/chart" uri="{CE6537A1-D6FC-4f65-9D91-7224C49458BB}"/>
                <c:ext xmlns:c16="http://schemas.microsoft.com/office/drawing/2014/chart" uri="{C3380CC4-5D6E-409C-BE32-E72D297353CC}">
                  <c16:uniqueId val="{00000000-055F-4F86-A8A2-DF1E65E9DD23}"/>
                </c:ext>
              </c:extLst>
            </c:dLbl>
            <c:dLbl>
              <c:idx val="1"/>
              <c:tx>
                <c:rich>
                  <a:bodyPr/>
                  <a:lstStyle/>
                  <a:p>
                    <a:r>
                      <a:rPr lang="en-US" sz="1200" i="1"/>
                      <a:t>t</a:t>
                    </a:r>
                    <a:r>
                      <a:rPr lang="en-US" sz="1200" i="1" baseline="-25000"/>
                      <a:t>R</a:t>
                    </a:r>
                    <a:endParaRPr lang="en-US" baseline="-25000"/>
                  </a:p>
                </c:rich>
              </c:tx>
              <c:dLblPos val="b"/>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55F-4F86-A8A2-DF1E65E9DD23}"/>
                </c:ext>
              </c:extLst>
            </c:dLbl>
            <c:dLbl>
              <c:idx val="2"/>
              <c:delete val="1"/>
              <c:extLst>
                <c:ext xmlns:c15="http://schemas.microsoft.com/office/drawing/2012/chart" uri="{CE6537A1-D6FC-4f65-9D91-7224C49458BB}"/>
                <c:ext xmlns:c16="http://schemas.microsoft.com/office/drawing/2014/chart" uri="{C3380CC4-5D6E-409C-BE32-E72D297353CC}">
                  <c16:uniqueId val="{00000002-055F-4F86-A8A2-DF1E65E9DD23}"/>
                </c:ext>
              </c:extLst>
            </c:dLbl>
            <c:spPr>
              <a:noFill/>
              <a:ln>
                <a:noFill/>
              </a:ln>
              <a:effectLst/>
            </c:spPr>
            <c:txPr>
              <a:bodyPr/>
              <a:lstStyle/>
              <a:p>
                <a:pPr>
                  <a:defRPr sz="1200" i="1"/>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Tabelle1!$A$2:$A$4</c:f>
              <c:numCache>
                <c:formatCode>General</c:formatCode>
                <c:ptCount val="3"/>
                <c:pt idx="0">
                  <c:v>0</c:v>
                </c:pt>
                <c:pt idx="1">
                  <c:v>5</c:v>
                </c:pt>
                <c:pt idx="2">
                  <c:v>10</c:v>
                </c:pt>
              </c:numCache>
            </c:numRef>
          </c:xVal>
          <c:yVal>
            <c:numRef>
              <c:f>Tabelle1!$B$2:$B$4</c:f>
              <c:numCache>
                <c:formatCode>General</c:formatCode>
                <c:ptCount val="3"/>
                <c:pt idx="0">
                  <c:v>-2</c:v>
                </c:pt>
                <c:pt idx="1">
                  <c:v>0</c:v>
                </c:pt>
                <c:pt idx="2">
                  <c:v>2</c:v>
                </c:pt>
              </c:numCache>
            </c:numRef>
          </c:yVal>
          <c:smooth val="0"/>
          <c:extLst>
            <c:ext xmlns:c16="http://schemas.microsoft.com/office/drawing/2014/chart" uri="{C3380CC4-5D6E-409C-BE32-E72D297353CC}">
              <c16:uniqueId val="{00000003-055F-4F86-A8A2-DF1E65E9DD23}"/>
            </c:ext>
          </c:extLst>
        </c:ser>
        <c:ser>
          <c:idx val="1"/>
          <c:order val="1"/>
          <c:tx>
            <c:v>LB</c:v>
          </c:tx>
          <c:spPr>
            <a:ln>
              <a:solidFill>
                <a:srgbClr val="FF0000"/>
              </a:solidFill>
            </a:ln>
          </c:spPr>
          <c:marker>
            <c:symbol val="none"/>
          </c:marker>
          <c:xVal>
            <c:numRef>
              <c:f>Tabelle1!$E$2:$E$4</c:f>
              <c:numCache>
                <c:formatCode>General</c:formatCode>
                <c:ptCount val="3"/>
                <c:pt idx="0">
                  <c:v>2.5</c:v>
                </c:pt>
                <c:pt idx="1">
                  <c:v>2.5</c:v>
                </c:pt>
                <c:pt idx="2">
                  <c:v>2.5</c:v>
                </c:pt>
              </c:numCache>
            </c:numRef>
          </c:xVal>
          <c:yVal>
            <c:numRef>
              <c:f>Tabelle1!$F$2:$F$4</c:f>
              <c:numCache>
                <c:formatCode>General</c:formatCode>
                <c:ptCount val="3"/>
                <c:pt idx="0">
                  <c:v>1.5</c:v>
                </c:pt>
                <c:pt idx="1">
                  <c:v>0</c:v>
                </c:pt>
                <c:pt idx="2">
                  <c:v>-1.5</c:v>
                </c:pt>
              </c:numCache>
            </c:numRef>
          </c:yVal>
          <c:smooth val="0"/>
          <c:extLst>
            <c:ext xmlns:c16="http://schemas.microsoft.com/office/drawing/2014/chart" uri="{C3380CC4-5D6E-409C-BE32-E72D297353CC}">
              <c16:uniqueId val="{00000004-055F-4F86-A8A2-DF1E65E9DD23}"/>
            </c:ext>
          </c:extLst>
        </c:ser>
        <c:ser>
          <c:idx val="2"/>
          <c:order val="2"/>
          <c:tx>
            <c:v>UB</c:v>
          </c:tx>
          <c:spPr>
            <a:ln>
              <a:solidFill>
                <a:srgbClr val="FF0000"/>
              </a:solidFill>
            </a:ln>
          </c:spPr>
          <c:marker>
            <c:symbol val="none"/>
          </c:marker>
          <c:dPt>
            <c:idx val="1"/>
            <c:bubble3D val="0"/>
            <c:extLst>
              <c:ext xmlns:c16="http://schemas.microsoft.com/office/drawing/2014/chart" uri="{C3380CC4-5D6E-409C-BE32-E72D297353CC}">
                <c16:uniqueId val="{00000005-055F-4F86-A8A2-DF1E65E9DD23}"/>
              </c:ext>
            </c:extLst>
          </c:dPt>
          <c:xVal>
            <c:numRef>
              <c:f>Tabelle1!$I$2:$I$4</c:f>
              <c:numCache>
                <c:formatCode>General</c:formatCode>
                <c:ptCount val="3"/>
                <c:pt idx="0">
                  <c:v>7</c:v>
                </c:pt>
                <c:pt idx="1">
                  <c:v>7</c:v>
                </c:pt>
                <c:pt idx="2">
                  <c:v>7</c:v>
                </c:pt>
              </c:numCache>
            </c:numRef>
          </c:xVal>
          <c:yVal>
            <c:numRef>
              <c:f>Tabelle1!$J$2:$J$4</c:f>
              <c:numCache>
                <c:formatCode>General</c:formatCode>
                <c:ptCount val="3"/>
                <c:pt idx="0">
                  <c:v>1.5</c:v>
                </c:pt>
                <c:pt idx="1">
                  <c:v>0</c:v>
                </c:pt>
                <c:pt idx="2">
                  <c:v>-1.5</c:v>
                </c:pt>
              </c:numCache>
            </c:numRef>
          </c:yVal>
          <c:smooth val="0"/>
          <c:extLst>
            <c:ext xmlns:c16="http://schemas.microsoft.com/office/drawing/2014/chart" uri="{C3380CC4-5D6E-409C-BE32-E72D297353CC}">
              <c16:uniqueId val="{00000006-055F-4F86-A8A2-DF1E65E9DD23}"/>
            </c:ext>
          </c:extLst>
        </c:ser>
        <c:dLbls>
          <c:showLegendKey val="0"/>
          <c:showVal val="0"/>
          <c:showCatName val="0"/>
          <c:showSerName val="0"/>
          <c:showPercent val="0"/>
          <c:showBubbleSize val="0"/>
        </c:dLbls>
        <c:axId val="168567168"/>
        <c:axId val="168569088"/>
      </c:scatterChart>
      <c:valAx>
        <c:axId val="168567168"/>
        <c:scaling>
          <c:orientation val="minMax"/>
          <c:max val="10"/>
        </c:scaling>
        <c:delete val="0"/>
        <c:axPos val="b"/>
        <c:title>
          <c:tx>
            <c:rich>
              <a:bodyPr/>
              <a:lstStyle/>
              <a:p>
                <a:pPr>
                  <a:defRPr sz="1100"/>
                </a:pPr>
                <a:r>
                  <a:rPr lang="de-DE" sz="1100"/>
                  <a:t>t</a:t>
                </a:r>
                <a:endParaRPr lang="de-DE" sz="1100" baseline="-25000"/>
              </a:p>
            </c:rich>
          </c:tx>
          <c:layout>
            <c:manualLayout>
              <c:xMode val="edge"/>
              <c:yMode val="edge"/>
              <c:x val="0.90366862389556157"/>
              <c:y val="0.50824335661508291"/>
            </c:manualLayout>
          </c:layout>
          <c:overlay val="0"/>
        </c:title>
        <c:numFmt formatCode="General" sourceLinked="1"/>
        <c:majorTickMark val="none"/>
        <c:minorTickMark val="none"/>
        <c:tickLblPos val="none"/>
        <c:spPr>
          <a:ln>
            <a:tailEnd type="arrow"/>
          </a:ln>
        </c:spPr>
        <c:crossAx val="168569088"/>
        <c:crosses val="autoZero"/>
        <c:crossBetween val="midCat"/>
      </c:valAx>
      <c:valAx>
        <c:axId val="168569088"/>
        <c:scaling>
          <c:orientation val="minMax"/>
        </c:scaling>
        <c:delete val="0"/>
        <c:axPos val="l"/>
        <c:title>
          <c:tx>
            <c:rich>
              <a:bodyPr rot="0" vert="horz"/>
              <a:lstStyle/>
              <a:p>
                <a:pPr>
                  <a:defRPr sz="1200"/>
                </a:pPr>
                <a:r>
                  <a:rPr lang="de-DE" sz="1200"/>
                  <a:t>TL</a:t>
                </a:r>
                <a:endParaRPr lang="de-DE" sz="1200" baseline="-25000"/>
              </a:p>
            </c:rich>
          </c:tx>
          <c:layout>
            <c:manualLayout>
              <c:xMode val="edge"/>
              <c:yMode val="edge"/>
              <c:x val="2.7557377209962114E-3"/>
              <c:y val="5.0063780538344135E-2"/>
            </c:manualLayout>
          </c:layout>
          <c:overlay val="0"/>
        </c:title>
        <c:numFmt formatCode="General" sourceLinked="1"/>
        <c:majorTickMark val="none"/>
        <c:minorTickMark val="none"/>
        <c:tickLblPos val="none"/>
        <c:spPr>
          <a:ln>
            <a:tailEnd type="arrow"/>
          </a:ln>
        </c:spPr>
        <c:crossAx val="168567168"/>
        <c:crosses val="autoZero"/>
        <c:crossBetween val="midCat"/>
      </c:valAx>
    </c:plotArea>
    <c:plotVisOnly val="1"/>
    <c:dispBlanksAs val="gap"/>
    <c:showDLblsOverMax val="0"/>
  </c:chart>
  <c:spPr>
    <a:ln>
      <a:noFill/>
    </a:ln>
  </c:sp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4329866929899064E-2"/>
          <c:y val="5.1400554097404488E-2"/>
          <c:w val="0.88405316682353485"/>
          <c:h val="0.85576771653543304"/>
        </c:manualLayout>
      </c:layout>
      <c:scatterChart>
        <c:scatterStyle val="lineMarker"/>
        <c:varyColors val="0"/>
        <c:ser>
          <c:idx val="0"/>
          <c:order val="0"/>
          <c:spPr>
            <a:ln w="31750">
              <a:solidFill>
                <a:schemeClr val="tx2">
                  <a:lumMod val="60000"/>
                  <a:lumOff val="40000"/>
                </a:schemeClr>
              </a:solidFill>
              <a:tailEnd type="none"/>
            </a:ln>
          </c:spPr>
          <c:dPt>
            <c:idx val="0"/>
            <c:marker>
              <c:symbol val="none"/>
            </c:marker>
            <c:bubble3D val="0"/>
            <c:extLst>
              <c:ext xmlns:c16="http://schemas.microsoft.com/office/drawing/2014/chart" uri="{C3380CC4-5D6E-409C-BE32-E72D297353CC}">
                <c16:uniqueId val="{00000000-83FE-456B-8FA2-018BAB036FBB}"/>
              </c:ext>
            </c:extLst>
          </c:dPt>
          <c:dPt>
            <c:idx val="1"/>
            <c:marker>
              <c:symbol val="plus"/>
              <c:size val="9"/>
              <c:spPr>
                <a:noFill/>
                <a:ln>
                  <a:solidFill>
                    <a:schemeClr val="tx1"/>
                  </a:solidFill>
                </a:ln>
              </c:spPr>
            </c:marker>
            <c:bubble3D val="0"/>
            <c:spPr>
              <a:ln w="31750">
                <a:solidFill>
                  <a:schemeClr val="accent3"/>
                </a:solidFill>
                <a:tailEnd type="none"/>
              </a:ln>
            </c:spPr>
            <c:extLst>
              <c:ext xmlns:c16="http://schemas.microsoft.com/office/drawing/2014/chart" uri="{C3380CC4-5D6E-409C-BE32-E72D297353CC}">
                <c16:uniqueId val="{00000002-83FE-456B-8FA2-018BAB036FBB}"/>
              </c:ext>
            </c:extLst>
          </c:dPt>
          <c:dPt>
            <c:idx val="2"/>
            <c:marker>
              <c:symbol val="none"/>
            </c:marker>
            <c:bubble3D val="0"/>
            <c:spPr>
              <a:ln w="31750">
                <a:solidFill>
                  <a:schemeClr val="accent3"/>
                </a:solidFill>
                <a:tailEnd type="none"/>
              </a:ln>
            </c:spPr>
            <c:extLst>
              <c:ext xmlns:c16="http://schemas.microsoft.com/office/drawing/2014/chart" uri="{C3380CC4-5D6E-409C-BE32-E72D297353CC}">
                <c16:uniqueId val="{00000004-83FE-456B-8FA2-018BAB036FBB}"/>
              </c:ext>
            </c:extLst>
          </c:dPt>
          <c:dLbls>
            <c:dLbl>
              <c:idx val="0"/>
              <c:delete val="1"/>
              <c:extLst>
                <c:ext xmlns:c15="http://schemas.microsoft.com/office/drawing/2012/chart" uri="{CE6537A1-D6FC-4f65-9D91-7224C49458BB}"/>
                <c:ext xmlns:c16="http://schemas.microsoft.com/office/drawing/2014/chart" uri="{C3380CC4-5D6E-409C-BE32-E72D297353CC}">
                  <c16:uniqueId val="{00000000-83FE-456B-8FA2-018BAB036FBB}"/>
                </c:ext>
              </c:extLst>
            </c:dLbl>
            <c:dLbl>
              <c:idx val="1"/>
              <c:tx>
                <c:rich>
                  <a:bodyPr/>
                  <a:lstStyle/>
                  <a:p>
                    <a:pPr>
                      <a:defRPr sz="1200" i="1"/>
                    </a:pPr>
                    <a:r>
                      <a:rPr lang="en-US" sz="1200" i="1"/>
                      <a:t>t</a:t>
                    </a:r>
                    <a:r>
                      <a:rPr lang="en-US" sz="1200" i="1" baseline="-25000"/>
                      <a:t>R</a:t>
                    </a:r>
                    <a:endParaRPr lang="en-US" i="1" baseline="-25000"/>
                  </a:p>
                </c:rich>
              </c:tx>
              <c:spPr/>
              <c:dLblPos val="b"/>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83FE-456B-8FA2-018BAB036FBB}"/>
                </c:ext>
              </c:extLst>
            </c:dLbl>
            <c:dLbl>
              <c:idx val="2"/>
              <c:delete val="1"/>
              <c:extLst>
                <c:ext xmlns:c15="http://schemas.microsoft.com/office/drawing/2012/chart" uri="{CE6537A1-D6FC-4f65-9D91-7224C49458BB}"/>
                <c:ext xmlns:c16="http://schemas.microsoft.com/office/drawing/2014/chart" uri="{C3380CC4-5D6E-409C-BE32-E72D297353CC}">
                  <c16:uniqueId val="{00000004-83FE-456B-8FA2-018BAB036FBB}"/>
                </c:ext>
              </c:extLst>
            </c:dLbl>
            <c:spPr>
              <a:noFill/>
              <a:ln>
                <a:noFill/>
              </a:ln>
              <a:effectLst/>
            </c:spPr>
            <c:txPr>
              <a:bodyPr/>
              <a:lstStyle/>
              <a:p>
                <a:pPr>
                  <a:defRPr sz="1200"/>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Tabelle1!$A$2:$A$4</c:f>
              <c:numCache>
                <c:formatCode>General</c:formatCode>
                <c:ptCount val="3"/>
                <c:pt idx="0">
                  <c:v>0</c:v>
                </c:pt>
                <c:pt idx="1">
                  <c:v>5</c:v>
                </c:pt>
                <c:pt idx="2">
                  <c:v>10</c:v>
                </c:pt>
              </c:numCache>
            </c:numRef>
          </c:xVal>
          <c:yVal>
            <c:numRef>
              <c:f>Tabelle1!$B$2:$B$4</c:f>
              <c:numCache>
                <c:formatCode>General</c:formatCode>
                <c:ptCount val="3"/>
                <c:pt idx="0">
                  <c:v>-2</c:v>
                </c:pt>
                <c:pt idx="1">
                  <c:v>0</c:v>
                </c:pt>
                <c:pt idx="2">
                  <c:v>2</c:v>
                </c:pt>
              </c:numCache>
            </c:numRef>
          </c:yVal>
          <c:smooth val="0"/>
          <c:extLst>
            <c:ext xmlns:c16="http://schemas.microsoft.com/office/drawing/2014/chart" uri="{C3380CC4-5D6E-409C-BE32-E72D297353CC}">
              <c16:uniqueId val="{00000005-83FE-456B-8FA2-018BAB036FBB}"/>
            </c:ext>
          </c:extLst>
        </c:ser>
        <c:dLbls>
          <c:showLegendKey val="0"/>
          <c:showVal val="0"/>
          <c:showCatName val="0"/>
          <c:showSerName val="0"/>
          <c:showPercent val="0"/>
          <c:showBubbleSize val="0"/>
        </c:dLbls>
        <c:axId val="238141824"/>
        <c:axId val="238143744"/>
      </c:scatterChart>
      <c:valAx>
        <c:axId val="238141824"/>
        <c:scaling>
          <c:orientation val="minMax"/>
          <c:max val="10"/>
        </c:scaling>
        <c:delete val="0"/>
        <c:axPos val="b"/>
        <c:title>
          <c:tx>
            <c:rich>
              <a:bodyPr/>
              <a:lstStyle/>
              <a:p>
                <a:pPr>
                  <a:defRPr sz="1100"/>
                </a:pPr>
                <a:r>
                  <a:rPr lang="de-DE" sz="1100"/>
                  <a:t>t</a:t>
                </a:r>
                <a:endParaRPr lang="de-DE" sz="1100" baseline="-25000"/>
              </a:p>
            </c:rich>
          </c:tx>
          <c:layout>
            <c:manualLayout>
              <c:xMode val="edge"/>
              <c:yMode val="edge"/>
              <c:x val="0.90366862389556157"/>
              <c:y val="0.50824335661508291"/>
            </c:manualLayout>
          </c:layout>
          <c:overlay val="0"/>
        </c:title>
        <c:numFmt formatCode="General" sourceLinked="1"/>
        <c:majorTickMark val="none"/>
        <c:minorTickMark val="none"/>
        <c:tickLblPos val="none"/>
        <c:spPr>
          <a:ln>
            <a:tailEnd type="arrow"/>
          </a:ln>
        </c:spPr>
        <c:crossAx val="238143744"/>
        <c:crosses val="autoZero"/>
        <c:crossBetween val="midCat"/>
      </c:valAx>
      <c:valAx>
        <c:axId val="238143744"/>
        <c:scaling>
          <c:orientation val="minMax"/>
        </c:scaling>
        <c:delete val="0"/>
        <c:axPos val="l"/>
        <c:title>
          <c:tx>
            <c:rich>
              <a:bodyPr rot="0" vert="horz"/>
              <a:lstStyle/>
              <a:p>
                <a:pPr>
                  <a:defRPr sz="1200"/>
                </a:pPr>
                <a:r>
                  <a:rPr lang="de-DE" sz="1200"/>
                  <a:t>AC</a:t>
                </a:r>
                <a:endParaRPr lang="de-DE" sz="1200" baseline="-25000"/>
              </a:p>
            </c:rich>
          </c:tx>
          <c:layout>
            <c:manualLayout>
              <c:xMode val="edge"/>
              <c:yMode val="edge"/>
              <c:x val="2.7557377209962114E-3"/>
              <c:y val="5.0063780538344135E-2"/>
            </c:manualLayout>
          </c:layout>
          <c:overlay val="0"/>
        </c:title>
        <c:numFmt formatCode="General" sourceLinked="1"/>
        <c:majorTickMark val="none"/>
        <c:minorTickMark val="none"/>
        <c:tickLblPos val="none"/>
        <c:spPr>
          <a:ln>
            <a:tailEnd type="arrow"/>
          </a:ln>
        </c:spPr>
        <c:crossAx val="238141824"/>
        <c:crosses val="autoZero"/>
        <c:crossBetween val="midCat"/>
      </c:valAx>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1904364603431187E-2"/>
          <c:y val="5.1400554097404488E-2"/>
          <c:w val="0.8864791156072378"/>
          <c:h val="0.85576771653543304"/>
        </c:manualLayout>
      </c:layout>
      <c:scatterChart>
        <c:scatterStyle val="lineMarker"/>
        <c:varyColors val="0"/>
        <c:ser>
          <c:idx val="0"/>
          <c:order val="0"/>
          <c:spPr>
            <a:ln w="31750">
              <a:solidFill>
                <a:schemeClr val="accent4">
                  <a:lumMod val="60000"/>
                  <a:lumOff val="40000"/>
                </a:schemeClr>
              </a:solidFill>
              <a:tailEnd type="none"/>
            </a:ln>
          </c:spPr>
          <c:dPt>
            <c:idx val="0"/>
            <c:marker>
              <c:symbol val="none"/>
            </c:marker>
            <c:bubble3D val="0"/>
            <c:extLst>
              <c:ext xmlns:c16="http://schemas.microsoft.com/office/drawing/2014/chart" uri="{C3380CC4-5D6E-409C-BE32-E72D297353CC}">
                <c16:uniqueId val="{00000000-EB65-4630-A586-F5D76BC43224}"/>
              </c:ext>
            </c:extLst>
          </c:dPt>
          <c:dPt>
            <c:idx val="1"/>
            <c:marker>
              <c:symbol val="plus"/>
              <c:size val="9"/>
              <c:spPr>
                <a:noFill/>
                <a:ln>
                  <a:solidFill>
                    <a:schemeClr val="tx1"/>
                  </a:solidFill>
                </a:ln>
              </c:spPr>
            </c:marker>
            <c:bubble3D val="0"/>
            <c:extLst>
              <c:ext xmlns:c16="http://schemas.microsoft.com/office/drawing/2014/chart" uri="{C3380CC4-5D6E-409C-BE32-E72D297353CC}">
                <c16:uniqueId val="{00000001-EB65-4630-A586-F5D76BC43224}"/>
              </c:ext>
            </c:extLst>
          </c:dPt>
          <c:dPt>
            <c:idx val="2"/>
            <c:marker>
              <c:symbol val="none"/>
            </c:marker>
            <c:bubble3D val="0"/>
            <c:spPr>
              <a:ln w="31750">
                <a:solidFill>
                  <a:schemeClr val="accent4">
                    <a:lumMod val="60000"/>
                    <a:lumOff val="40000"/>
                  </a:schemeClr>
                </a:solidFill>
                <a:tailEnd type="triangle"/>
              </a:ln>
            </c:spPr>
            <c:extLst>
              <c:ext xmlns:c16="http://schemas.microsoft.com/office/drawing/2014/chart" uri="{C3380CC4-5D6E-409C-BE32-E72D297353CC}">
                <c16:uniqueId val="{00000003-EB65-4630-A586-F5D76BC43224}"/>
              </c:ext>
            </c:extLst>
          </c:dPt>
          <c:dLbls>
            <c:dLbl>
              <c:idx val="0"/>
              <c:delete val="1"/>
              <c:extLst>
                <c:ext xmlns:c15="http://schemas.microsoft.com/office/drawing/2012/chart" uri="{CE6537A1-D6FC-4f65-9D91-7224C49458BB}"/>
                <c:ext xmlns:c16="http://schemas.microsoft.com/office/drawing/2014/chart" uri="{C3380CC4-5D6E-409C-BE32-E72D297353CC}">
                  <c16:uniqueId val="{00000000-EB65-4630-A586-F5D76BC43224}"/>
                </c:ext>
              </c:extLst>
            </c:dLbl>
            <c:dLbl>
              <c:idx val="1"/>
              <c:tx>
                <c:rich>
                  <a:bodyPr/>
                  <a:lstStyle/>
                  <a:p>
                    <a:r>
                      <a:rPr lang="en-US" sz="1200" i="1"/>
                      <a:t>t</a:t>
                    </a:r>
                    <a:r>
                      <a:rPr lang="en-US" sz="1200" i="1" baseline="-25000"/>
                      <a:t>R</a:t>
                    </a:r>
                    <a:endParaRPr lang="en-US"/>
                  </a:p>
                </c:rich>
              </c:tx>
              <c:dLblPos val="b"/>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B65-4630-A586-F5D76BC43224}"/>
                </c:ext>
              </c:extLst>
            </c:dLbl>
            <c:dLbl>
              <c:idx val="2"/>
              <c:delete val="1"/>
              <c:extLst>
                <c:ext xmlns:c15="http://schemas.microsoft.com/office/drawing/2012/chart" uri="{CE6537A1-D6FC-4f65-9D91-7224C49458BB}"/>
                <c:ext xmlns:c16="http://schemas.microsoft.com/office/drawing/2014/chart" uri="{C3380CC4-5D6E-409C-BE32-E72D297353CC}">
                  <c16:uniqueId val="{00000003-EB65-4630-A586-F5D76BC43224}"/>
                </c:ext>
              </c:extLst>
            </c:dLbl>
            <c:spPr>
              <a:noFill/>
              <a:ln>
                <a:noFill/>
              </a:ln>
              <a:effectLst/>
            </c:spPr>
            <c:txPr>
              <a:bodyPr/>
              <a:lstStyle/>
              <a:p>
                <a:pPr>
                  <a:defRPr sz="1200" i="1"/>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Tabelle1!$A$2:$A$4</c:f>
              <c:numCache>
                <c:formatCode>General</c:formatCode>
                <c:ptCount val="3"/>
                <c:pt idx="0">
                  <c:v>0</c:v>
                </c:pt>
                <c:pt idx="1">
                  <c:v>5</c:v>
                </c:pt>
                <c:pt idx="2">
                  <c:v>9.5</c:v>
                </c:pt>
              </c:numCache>
            </c:numRef>
          </c:xVal>
          <c:yVal>
            <c:numRef>
              <c:f>Tabelle1!$B$2:$B$4</c:f>
              <c:numCache>
                <c:formatCode>General</c:formatCode>
                <c:ptCount val="3"/>
                <c:pt idx="0">
                  <c:v>2</c:v>
                </c:pt>
                <c:pt idx="1">
                  <c:v>0.02</c:v>
                </c:pt>
                <c:pt idx="2">
                  <c:v>0.02</c:v>
                </c:pt>
              </c:numCache>
            </c:numRef>
          </c:yVal>
          <c:smooth val="0"/>
          <c:extLst>
            <c:ext xmlns:c16="http://schemas.microsoft.com/office/drawing/2014/chart" uri="{C3380CC4-5D6E-409C-BE32-E72D297353CC}">
              <c16:uniqueId val="{00000004-EB65-4630-A586-F5D76BC43224}"/>
            </c:ext>
          </c:extLst>
        </c:ser>
        <c:dLbls>
          <c:showLegendKey val="0"/>
          <c:showVal val="0"/>
          <c:showCatName val="0"/>
          <c:showSerName val="0"/>
          <c:showPercent val="0"/>
          <c:showBubbleSize val="0"/>
        </c:dLbls>
        <c:axId val="247534720"/>
        <c:axId val="247536640"/>
      </c:scatterChart>
      <c:valAx>
        <c:axId val="247534720"/>
        <c:scaling>
          <c:orientation val="minMax"/>
          <c:max val="10"/>
        </c:scaling>
        <c:delete val="0"/>
        <c:axPos val="b"/>
        <c:title>
          <c:tx>
            <c:rich>
              <a:bodyPr/>
              <a:lstStyle/>
              <a:p>
                <a:pPr>
                  <a:defRPr sz="1100"/>
                </a:pPr>
                <a:r>
                  <a:rPr lang="de-DE" sz="1100"/>
                  <a:t>t</a:t>
                </a:r>
                <a:endParaRPr lang="de-DE" sz="1100" baseline="-25000"/>
              </a:p>
            </c:rich>
          </c:tx>
          <c:layout>
            <c:manualLayout>
              <c:xMode val="edge"/>
              <c:yMode val="edge"/>
              <c:x val="0.91782293376510937"/>
              <c:y val="0.88060775271616942"/>
            </c:manualLayout>
          </c:layout>
          <c:overlay val="0"/>
        </c:title>
        <c:numFmt formatCode="General" sourceLinked="1"/>
        <c:majorTickMark val="none"/>
        <c:minorTickMark val="none"/>
        <c:tickLblPos val="none"/>
        <c:spPr>
          <a:ln>
            <a:tailEnd type="arrow"/>
          </a:ln>
        </c:spPr>
        <c:crossAx val="247536640"/>
        <c:crosses val="autoZero"/>
        <c:crossBetween val="midCat"/>
      </c:valAx>
      <c:valAx>
        <c:axId val="247536640"/>
        <c:scaling>
          <c:orientation val="minMax"/>
          <c:min val="-0.1"/>
        </c:scaling>
        <c:delete val="0"/>
        <c:axPos val="l"/>
        <c:title>
          <c:tx>
            <c:rich>
              <a:bodyPr rot="0" vert="horz"/>
              <a:lstStyle/>
              <a:p>
                <a:pPr>
                  <a:defRPr sz="1200"/>
                </a:pPr>
                <a:r>
                  <a:rPr lang="de-DE" sz="1200"/>
                  <a:t>E</a:t>
                </a:r>
                <a:endParaRPr lang="de-DE" sz="1200" baseline="-25000"/>
              </a:p>
            </c:rich>
          </c:tx>
          <c:layout>
            <c:manualLayout>
              <c:xMode val="edge"/>
              <c:yMode val="edge"/>
              <c:x val="5.5865921787709499E-3"/>
              <c:y val="5.519867308253136E-2"/>
            </c:manualLayout>
          </c:layout>
          <c:overlay val="0"/>
        </c:title>
        <c:numFmt formatCode="General" sourceLinked="1"/>
        <c:majorTickMark val="none"/>
        <c:minorTickMark val="none"/>
        <c:tickLblPos val="none"/>
        <c:spPr>
          <a:ln>
            <a:tailEnd type="arrow"/>
          </a:ln>
        </c:spPr>
        <c:crossAx val="247534720"/>
        <c:crosses val="autoZero"/>
        <c:crossBetween val="midCat"/>
      </c:valAx>
    </c:plotArea>
    <c:plotVisOnly val="1"/>
    <c:dispBlanksAs val="gap"/>
    <c:showDLblsOverMax val="0"/>
  </c:chart>
  <c:spPr>
    <a:ln>
      <a:noFill/>
    </a:ln>
  </c:sp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0.29724</cdr:x>
      <cdr:y>0.48689</cdr:y>
    </cdr:from>
    <cdr:to>
      <cdr:x>0.41339</cdr:x>
      <cdr:y>0.61049</cdr:y>
    </cdr:to>
    <cdr:sp macro="" textlink="">
      <cdr:nvSpPr>
        <cdr:cNvPr id="2" name="Textfeld 1"/>
        <cdr:cNvSpPr txBox="1"/>
      </cdr:nvSpPr>
      <cdr:spPr>
        <a:xfrm xmlns:a="http://schemas.openxmlformats.org/drawingml/2006/main">
          <a:off x="1438274" y="1238250"/>
          <a:ext cx="561975" cy="31432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DE" sz="1200" i="1"/>
            <a:t>t</a:t>
          </a:r>
          <a:r>
            <a:rPr lang="de-DE" sz="1200" i="1" baseline="-25000"/>
            <a:t>LB</a:t>
          </a:r>
        </a:p>
      </cdr:txBody>
    </cdr:sp>
  </cdr:relSizeAnchor>
  <cdr:relSizeAnchor xmlns:cdr="http://schemas.openxmlformats.org/drawingml/2006/chartDrawing">
    <cdr:from>
      <cdr:x>0.70669</cdr:x>
      <cdr:y>0.48315</cdr:y>
    </cdr:from>
    <cdr:to>
      <cdr:x>0.84252</cdr:x>
      <cdr:y>0.61049</cdr:y>
    </cdr:to>
    <cdr:sp macro="" textlink="">
      <cdr:nvSpPr>
        <cdr:cNvPr id="5" name="Textfeld 4"/>
        <cdr:cNvSpPr txBox="1"/>
      </cdr:nvSpPr>
      <cdr:spPr>
        <a:xfrm xmlns:a="http://schemas.openxmlformats.org/drawingml/2006/main">
          <a:off x="3419475" y="1228725"/>
          <a:ext cx="657225" cy="3238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defTabSz="914400" eaLnBrk="1" fontAlgn="auto" latinLnBrk="0" hangingPunct="1">
            <a:lnSpc>
              <a:spcPct val="100000"/>
            </a:lnSpc>
            <a:spcBef>
              <a:spcPts val="0"/>
            </a:spcBef>
            <a:spcAft>
              <a:spcPts val="0"/>
            </a:spcAft>
            <a:buClrTx/>
            <a:buSzTx/>
            <a:buFontTx/>
            <a:buNone/>
            <a:tabLst/>
            <a:defRPr/>
          </a:pPr>
          <a:r>
            <a:rPr lang="de-DE" sz="1200" i="1"/>
            <a:t>t</a:t>
          </a:r>
          <a:r>
            <a:rPr lang="de-DE" sz="1200" i="1" baseline="-25000"/>
            <a:t>UB</a:t>
          </a:r>
        </a:p>
        <a:p xmlns:a="http://schemas.openxmlformats.org/drawingml/2006/main">
          <a:endParaRPr lang="de-DE"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40D86D-8BAC-4E1F-BE0C-287C5B08F234}">
  <ds:schemaRefs>
    <ds:schemaRef ds:uri="http://schemas.openxmlformats.org/officeDocument/2006/bibliography"/>
  </ds:schemaRefs>
</ds:datastoreItem>
</file>

<file path=customXml/itemProps2.xml><?xml version="1.0" encoding="utf-8"?>
<ds:datastoreItem xmlns:ds="http://schemas.openxmlformats.org/officeDocument/2006/customXml" ds:itemID="{618C60A9-D773-409D-A0B6-1E9338A5A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DD4FE3-2A09-4A1F-BE6D-30889C3242C9}">
  <ds:schemaRefs>
    <ds:schemaRef ds:uri="http://schemas.microsoft.com/sharepoint/v3/contenttype/forms"/>
  </ds:schemaRefs>
</ds:datastoreItem>
</file>

<file path=customXml/itemProps4.xml><?xml version="1.0" encoding="utf-8"?>
<ds:datastoreItem xmlns:ds="http://schemas.openxmlformats.org/officeDocument/2006/customXml" ds:itemID="{4B55F013-4E96-49CB-92F8-B9BE936798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55</Pages>
  <Words>33757</Words>
  <Characters>192420</Characters>
  <Application>Microsoft Office Word</Application>
  <DocSecurity>0</DocSecurity>
  <Lines>1603</Lines>
  <Paragraphs>451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Manager/>
  <Company/>
  <LinksUpToDate>false</LinksUpToDate>
  <CharactersWithSpaces>225726</CharactersWithSpaces>
  <SharedDoc>false</SharedDoc>
  <HyperlinkBase/>
  <HLinks>
    <vt:vector size="24" baseType="variant">
      <vt:variant>
        <vt:i4>3276920</vt:i4>
      </vt:variant>
      <vt:variant>
        <vt:i4>453</vt:i4>
      </vt:variant>
      <vt:variant>
        <vt:i4>0</vt:i4>
      </vt:variant>
      <vt:variant>
        <vt:i4>5</vt:i4>
      </vt:variant>
      <vt:variant>
        <vt:lpwstr>https://www.5gdna.org/</vt:lpwstr>
      </vt:variant>
      <vt:variant>
        <vt:lpwstr/>
      </vt:variant>
      <vt:variant>
        <vt:i4>8257580</vt:i4>
      </vt:variant>
      <vt:variant>
        <vt:i4>450</vt:i4>
      </vt:variant>
      <vt:variant>
        <vt:i4>0</vt:i4>
      </vt:variant>
      <vt:variant>
        <vt:i4>5</vt:i4>
      </vt:variant>
      <vt:variant>
        <vt:lpwstr>http://www.re-serve.eu/files/reserve/Content/Deliverables/D1.2.pdf</vt:lpwstr>
      </vt:variant>
      <vt:variant>
        <vt:lpwstr/>
      </vt:variant>
      <vt:variant>
        <vt:i4>8323116</vt:i4>
      </vt:variant>
      <vt:variant>
        <vt:i4>447</vt:i4>
      </vt:variant>
      <vt:variant>
        <vt:i4>0</vt:i4>
      </vt:variant>
      <vt:variant>
        <vt:i4>5</vt:i4>
      </vt:variant>
      <vt:variant>
        <vt:lpwstr>http://www.re-serve.eu/files/reserve/Content/Deliverables/D1.3.pdf</vt:lpwstr>
      </vt:variant>
      <vt:variant>
        <vt:lpwstr/>
      </vt:variant>
      <vt:variant>
        <vt:i4>655433</vt:i4>
      </vt:variant>
      <vt:variant>
        <vt:i4>444</vt:i4>
      </vt:variant>
      <vt:variant>
        <vt:i4>0</vt:i4>
      </vt:variant>
      <vt:variant>
        <vt:i4>5</vt:i4>
      </vt:variant>
      <vt:variant>
        <vt:lpwstr>https://ics.sans.org/media/An-Abbreviated-History-of-Automation-and-ICS-Cybersecurity.pdf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]&gt;;C_Unrestricted</cp:keywords>
  <cp:lastModifiedBy>Miroslaw Staron</cp:lastModifiedBy>
  <cp:revision>2</cp:revision>
  <dcterms:created xsi:type="dcterms:W3CDTF">2024-02-28T09:21:00Z</dcterms:created>
  <dcterms:modified xsi:type="dcterms:W3CDTF">2024-02-28T09:21:00Z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ContentTypeId">
    <vt:lpwstr>0x01010050347D341463BF439568C262687005F6</vt:lpwstr>
  </property>
  <property fmtid="{D5CDD505-2E9C-101B-9397-08002B2CF9AE}" pid="4" name="MSIP_Label_6f75f480-7803-4ee9-bb54-84d0635fdbe7_Enabled">
    <vt:lpwstr>true</vt:lpwstr>
  </property>
  <property fmtid="{D5CDD505-2E9C-101B-9397-08002B2CF9AE}" pid="5" name="MSIP_Label_6f75f480-7803-4ee9-bb54-84d0635fdbe7_SetDate">
    <vt:lpwstr>2020-10-01T10:06:18Z</vt:lpwstr>
  </property>
  <property fmtid="{D5CDD505-2E9C-101B-9397-08002B2CF9AE}" pid="6" name="MSIP_Label_6f75f480-7803-4ee9-bb54-84d0635fdbe7_Method">
    <vt:lpwstr>Standard</vt:lpwstr>
  </property>
  <property fmtid="{D5CDD505-2E9C-101B-9397-08002B2CF9AE}" pid="7" name="MSIP_Label_6f75f480-7803-4ee9-bb54-84d0635fdbe7_Name">
    <vt:lpwstr>unrestricted</vt:lpwstr>
  </property>
  <property fmtid="{D5CDD505-2E9C-101B-9397-08002B2CF9AE}" pid="8" name="MSIP_Label_6f75f480-7803-4ee9-bb54-84d0635fdbe7_SiteId">
    <vt:lpwstr>38ae3bcd-9579-4fd4-adda-b42e1495d55a</vt:lpwstr>
  </property>
  <property fmtid="{D5CDD505-2E9C-101B-9397-08002B2CF9AE}" pid="9" name="MSIP_Label_6f75f480-7803-4ee9-bb54-84d0635fdbe7_ActionId">
    <vt:lpwstr>86b9590d-c5b9-4d89-a99d-a895b323a489</vt:lpwstr>
  </property>
  <property fmtid="{D5CDD505-2E9C-101B-9397-08002B2CF9AE}" pid="10" name="MSIP_Label_6f75f480-7803-4ee9-bb54-84d0635fdbe7_ContentBits">
    <vt:lpwstr>0</vt:lpwstr>
  </property>
  <property fmtid="{D5CDD505-2E9C-101B-9397-08002B2CF9AE}" pid="11" name="Document_Confidentiality">
    <vt:lpwstr>Unrestricted</vt:lpwstr>
  </property>
</Properties>
</file>