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0.wmf" ContentType="image/x-wmf"/>
  <Override PartName="/word/media/image29.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49.wmf" ContentType="image/x-wmf"/>
  <Override PartName="/word/media/image50.wmf" ContentType="image/x-wmf"/>
  <Override PartName="/word/media/image1.jpeg" ContentType="image/jpeg"/>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27.wmf" ContentType="image/x-wmf"/>
  <Override PartName="/word/media/image64.wmf" ContentType="image/x-wmf"/>
  <Override PartName="/word/media/image65.wmf" ContentType="image/x-wmf"/>
  <Override PartName="/word/media/image78.wmf" ContentType="image/x-wmf"/>
  <Override PartName="/word/media/image66.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16.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24.wmf" ContentType="image/x-wmf"/>
  <Override PartName="/word/media/image1.wmf" ContentType="image/x-wmf"/>
  <Override PartName="/word/media/image1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embeddings/oleObject56.bin" ContentType="application/vnd.openxmlformats-officedocument.oleObject"/>
  <Override PartName="/word/embeddings/oleObject55.bin" ContentType="application/vnd.openxmlformats-officedocument.oleObject"/>
  <Override PartName="/word/embeddings/oleObject6.pptx" ContentType="application/vnd.openxmlformats-officedocument.presentationml.presentation"/>
  <Override PartName="/word/embeddings/oleObject54.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5.pptx" ContentType="application/vnd.openxmlformats-officedocument.presentationml.presentation"/>
  <Override PartName="/word/embeddings/oleObject44.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39.bin" ContentType="application/vnd.openxmlformats-officedocument.oleObject"/>
  <Override PartName="/word/embeddings/oleObject38.bin" ContentType="application/vnd.openxmlformats-officedocument.oleObject"/>
  <Override PartName="/word/embeddings/oleObject35.bin" ContentType="application/vnd.openxmlformats-officedocument.oleObject"/>
  <Override PartName="/word/embeddings/oleObject4.pptx" ContentType="application/vnd.openxmlformats-officedocument.presentationml.presentation"/>
  <Override PartName="/word/embeddings/oleObject34.bin" ContentType="application/vnd.openxmlformats-officedocument.oleObject"/>
  <Override PartName="/word/embeddings/oleObject32.bin" ContentType="application/vnd.openxmlformats-officedocument.oleObject"/>
  <Override PartName="/word/embeddings/oleObject57.bin" ContentType="application/vnd.openxmlformats-officedocument.oleObject"/>
  <Override PartName="/word/embeddings/oleObject13.pptx" ContentType="application/vnd.openxmlformats-officedocument.presentationml.presentation"/>
  <Override PartName="/word/embeddings/oleObject21.bin" ContentType="application/vnd.openxmlformats-officedocument.oleObject"/>
  <Override PartName="/word/embeddings/oleObject43.bin" ContentType="application/vnd.openxmlformats-officedocument.oleObject"/>
  <Override PartName="/word/embeddings/oleObject58.bin" ContentType="application/vnd.openxmlformats-officedocument.oleObject"/>
  <Override PartName="/word/embeddings/oleObject17.pptx" ContentType="application/vnd.openxmlformats-officedocument.presentationml.presentation"/>
  <Override PartName="/word/embeddings/oleObject47.bin" ContentType="application/vnd.openxmlformats-officedocument.oleObject"/>
  <Override PartName="/word/embeddings/oleObject12.pptx" ContentType="application/vnd.openxmlformats-officedocument.presentationml.presentation"/>
  <Override PartName="/word/embeddings/oleObject33.bin" ContentType="application/vnd.openxmlformats-officedocument.oleObject"/>
  <Override PartName="/word/embeddings/oleObject3.pptx" ContentType="application/vnd.openxmlformats-officedocument.presentationml.presentation"/>
  <Override PartName="/word/embeddings/oleObject25.bin" ContentType="application/vnd.openxmlformats-officedocument.oleObject"/>
  <Override PartName="/word/embeddings/oleObject90.bin" ContentType="application/vnd.openxmlformats-officedocument.oleObject"/>
  <Override PartName="/word/embeddings/oleObject24.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94.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14.pptx" ContentType="application/vnd.openxmlformats-officedocument.presentationml.presentation"/>
  <Override PartName="/word/embeddings/oleObject68.bin" ContentType="application/vnd.openxmlformats-officedocument.oleObject"/>
  <Override PartName="/word/embeddings/oleObject18.pptx" ContentType="application/vnd.openxmlformats-officedocument.presentationml.presentation"/>
  <Override PartName="/word/embeddings/oleObject31.bin" ContentType="application/vnd.openxmlformats-officedocument.oleObject"/>
  <Override PartName="/word/embeddings/oleObject70.bin" ContentType="application/vnd.openxmlformats-officedocument.oleObject"/>
  <Override PartName="/word/embeddings/oleObject93.bin" ContentType="application/vnd.openxmlformats-officedocument.oleObject"/>
  <Override PartName="/word/embeddings/oleObject28.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88.bin" ContentType="application/vnd.openxmlformats-officedocument.oleObject"/>
  <Override PartName="/word/embeddings/oleObject76.bin" ContentType="application/vnd.openxmlformats-officedocument.oleObject"/>
  <Override PartName="/word/embeddings/oleObject87.bin" ContentType="application/vnd.openxmlformats-officedocument.oleObject"/>
  <Override PartName="/word/embeddings/oleObject16.pptx" ContentType="application/vnd.openxmlformats-officedocument.presentationml.presentation"/>
  <Override PartName="/word/embeddings/oleObject50.bin" ContentType="application/vnd.openxmlformats-officedocument.oleObject"/>
  <Override PartName="/word/embeddings/oleObject86.bin" ContentType="application/vnd.openxmlformats-officedocument.oleObject"/>
  <Override PartName="/word/embeddings/oleObject74.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15.pptx" ContentType="application/vnd.openxmlformats-officedocument.presentationml.presentation"/>
  <Override PartName="/word/embeddings/oleObject40.bin" ContentType="application/vnd.openxmlformats-officedocument.oleObject"/>
  <Override PartName="/word/embeddings/oleObject91.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1.pptx" ContentType="application/vnd.openxmlformats-officedocument.presentationml.presentation"/>
  <Override PartName="/word/embeddings/oleObject37.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8.pptx" ContentType="application/vnd.openxmlformats-officedocument.presentationml.presentation"/>
  <Override PartName="/word/embeddings/oleObject75.bin" ContentType="application/vnd.openxmlformats-officedocument.oleObject"/>
  <Override PartName="/word/embeddings/oleObject92.bin" ContentType="application/vnd.openxmlformats-officedocument.oleObject"/>
  <Override PartName="/word/embeddings/oleObject27.bin" ContentType="application/vnd.openxmlformats-officedocument.oleObject"/>
  <Override PartName="/word/embeddings/oleObject10.pptx" ContentType="application/vnd.openxmlformats-officedocument.presentationml.presentation"/>
  <Override PartName="/word/embeddings/oleObject20.bin" ContentType="application/vnd.openxmlformats-officedocument.oleObject"/>
  <Override PartName="/word/embeddings/oleObject89.bin" ContentType="application/vnd.openxmlformats-officedocument.oleObject"/>
  <Override PartName="/word/embeddings/oleObject65.bin" ContentType="application/vnd.openxmlformats-officedocument.oleObject"/>
  <Override PartName="/word/embeddings/oleObject7.pptx" ContentType="application/vnd.openxmlformats-officedocument.presentationml.presentation"/>
  <Override PartName="/word/embeddings/oleObject53.bin" ContentType="application/vnd.openxmlformats-officedocument.oleObject"/>
  <Override PartName="/word/embeddings/oleObject9.pptx" ContentType="application/vnd.openxmlformats-officedocument.presentationml.presentation"/>
  <Override PartName="/word/embeddings/oleObject8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23.839 </w:t>
                            </w:r>
                            <w:r>
                              <w:rPr/>
                              <w:t>V0.</w:t>
                            </w:r>
                            <w:ins w:id="0" w:author="Rapporteur" w:date="2010-09-10T14:23:00Z">
                              <w:r>
                                <w:rPr/>
                                <w:t>2.0</w:t>
                              </w:r>
                            </w:ins>
                            <w:del w:id="1" w:author="Rapporteur" w:date="2010-09-10T14:23:00Z">
                              <w:r>
                                <w:rPr/>
                                <w:delText>1.1</w:delText>
                              </w:r>
                            </w:del>
                            <w:r>
                              <w:rPr/>
                              <w:t xml:space="preserve"> </w:t>
                            </w:r>
                            <w:r>
                              <w:rPr>
                                <w:sz w:val="32"/>
                              </w:rPr>
                              <w:t>(2010-0</w:t>
                            </w:r>
                            <w:ins w:id="2" w:author="Rapporteur" w:date="2010-09-10T14:23:00Z">
                              <w:r>
                                <w:rPr>
                                  <w:sz w:val="32"/>
                                </w:rPr>
                                <w:t>9</w:t>
                              </w:r>
                            </w:ins>
                            <w:del w:id="3" w:author="Rapporteur" w:date="2010-09-10T14:23:00Z">
                              <w:r>
                                <w:rPr>
                                  <w:sz w:val="32"/>
                                </w:rPr>
                                <w:delText>5</w:delText>
                              </w:r>
                            </w:del>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23.839 </w:t>
                      </w:r>
                      <w:r>
                        <w:rPr/>
                        <w:t>V0.</w:t>
                      </w:r>
                      <w:ins w:id="4" w:author="Rapporteur" w:date="2010-09-10T14:23:00Z">
                        <w:r>
                          <w:rPr/>
                          <w:t>2.0</w:t>
                        </w:r>
                      </w:ins>
                      <w:del w:id="5" w:author="Rapporteur" w:date="2010-09-10T14:23:00Z">
                        <w:r>
                          <w:rPr/>
                          <w:delText>1.1</w:delText>
                        </w:r>
                      </w:del>
                      <w:r>
                        <w:rPr/>
                        <w:t xml:space="preserve"> </w:t>
                      </w:r>
                      <w:r>
                        <w:rPr>
                          <w:sz w:val="32"/>
                        </w:rPr>
                        <w:t>(2010-0</w:t>
                      </w:r>
                      <w:ins w:id="6" w:author="Rapporteur" w:date="2010-09-10T14:23:00Z">
                        <w:r>
                          <w:rPr>
                            <w:sz w:val="32"/>
                          </w:rPr>
                          <w:t>9</w:t>
                        </w:r>
                      </w:ins>
                      <w:del w:id="7" w:author="Rapporteur" w:date="2010-09-10T14:23:00Z">
                        <w:r>
                          <w:rPr>
                            <w:sz w:val="32"/>
                          </w:rPr>
                          <w:delText>5</w:delText>
                        </w:r>
                      </w:del>
                      <w:r>
                        <w:rPr>
                          <w:sz w:val="32"/>
                        </w:rPr>
                        <w:t>)</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Study on Support of BBF Access Interworking</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Study on Support of BBF Access Interworking</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3" style="width:127.55pt;height:65pt" o:ole="">
                                  <v:imagedata r:id="rId4" o:title=""/>
                                </v:shape>
                                <o:OLEObject Type="Embed" ProgID="" ShapeID="ole_rId3" DrawAspect="Content" ObjectID="_1246837839"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5" style="width:127.55pt;height:65pt" o:ole="">
                            <v:imagedata r:id="rId6" o:title=""/>
                          </v:shape>
                          <o:OLEObject Type="Embed" ProgID="" ShapeID="ole_rId5" DrawAspect="Content" ObjectID="_1230270473"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Guidance"/>
        <w:rPr/>
      </w:pPr>
      <w:r>
        <w:rPr/>
        <w:t>MCC selects keywords from stock list.</w:t>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712970" cy="452755"/>
                <wp:effectExtent l="0" t="0" r="0" b="0"/>
                <wp:wrapTopAndBottom/>
                <wp:docPr id="9" name="Frame7"/>
                <a:graphic xmlns:a="http://schemas.openxmlformats.org/drawingml/2006/main">
                  <a:graphicData uri="http://schemas.microsoft.com/office/word/2010/wordprocessingShape">
                    <wps:wsp>
                      <wps:cNvSpPr txBox="1"/>
                      <wps:spPr>
                        <a:xfrm>
                          <a:off x="0" y="0"/>
                          <a:ext cx="47129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371.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rPr>
                            </w:pPr>
                            <w:r>
                              <w:rPr>
                                <w:lang w:val="en-US"/>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rPr>
                      </w:pPr>
                      <w:r>
                        <w:rPr>
                          <w:lang w:val="en-US"/>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"1-3" </w:instrText>
          </w:r>
          <w:r>
            <w:rPr/>
            <w:fldChar w:fldCharType="separate"/>
          </w:r>
          <w:r>
            <w:rPr/>
            <w:t>Foreword</w:t>
            <w:tab/>
          </w:r>
          <w:hyperlink w:anchor="__RefHeading___Toc272317269">
            <w:r>
              <w:rPr>
                <w:rStyle w:val="IndexLink"/>
              </w:rPr>
              <w:t>4</w:t>
            </w:r>
          </w:hyperlink>
        </w:p>
        <w:p>
          <w:pPr>
            <w:pStyle w:val="Contents1"/>
            <w:tabs>
              <w:tab w:val="clear" w:pos="9639"/>
              <w:tab w:val="right" w:pos="9640" w:leader="dot"/>
            </w:tabs>
            <w:bidi w:val="0"/>
            <w:jc w:val="start"/>
            <w:rPr/>
          </w:pPr>
          <w:r>
            <w:rPr/>
            <w:t>Introduction</w:t>
            <w:tab/>
          </w:r>
          <w:hyperlink w:anchor="__RefHeading___Toc272317270">
            <w:r>
              <w:rPr>
                <w:rStyle w:val="IndexLink"/>
              </w:rPr>
              <w:t>4</w:t>
            </w:r>
          </w:hyperlink>
        </w:p>
        <w:p>
          <w:pPr>
            <w:pStyle w:val="Contents1"/>
            <w:tabs>
              <w:tab w:val="clear" w:pos="9639"/>
              <w:tab w:val="right" w:pos="9640" w:leader="dot"/>
            </w:tabs>
            <w:bidi w:val="0"/>
            <w:jc w:val="start"/>
            <w:rPr/>
          </w:pPr>
          <w:r>
            <w:rPr/>
            <w:t>1 Scope</w:t>
            <w:tab/>
          </w:r>
          <w:hyperlink w:anchor="__RefHeading___Toc272317271">
            <w:r>
              <w:rPr>
                <w:rStyle w:val="IndexLink"/>
              </w:rPr>
              <w:t>5</w:t>
            </w:r>
          </w:hyperlink>
        </w:p>
        <w:p>
          <w:pPr>
            <w:pStyle w:val="Contents1"/>
            <w:tabs>
              <w:tab w:val="clear" w:pos="9639"/>
              <w:tab w:val="right" w:pos="9640" w:leader="dot"/>
            </w:tabs>
            <w:bidi w:val="0"/>
            <w:jc w:val="start"/>
            <w:rPr/>
          </w:pPr>
          <w:r>
            <w:rPr/>
            <w:t>2 References</w:t>
            <w:tab/>
          </w:r>
          <w:hyperlink w:anchor="__RefHeading___Toc272317272">
            <w:r>
              <w:rPr>
                <w:rStyle w:val="IndexLink"/>
              </w:rPr>
              <w:t>5</w:t>
            </w:r>
          </w:hyperlink>
        </w:p>
        <w:p>
          <w:pPr>
            <w:pStyle w:val="Contents1"/>
            <w:tabs>
              <w:tab w:val="clear" w:pos="9639"/>
              <w:tab w:val="right" w:pos="9640" w:leader="dot"/>
            </w:tabs>
            <w:bidi w:val="0"/>
            <w:jc w:val="start"/>
            <w:rPr/>
          </w:pPr>
          <w:r>
            <w:rPr/>
            <w:t>3 Definitions, symbols and abbreviations</w:t>
            <w:tab/>
          </w:r>
          <w:hyperlink w:anchor="__RefHeading___Toc272317273">
            <w:r>
              <w:rPr>
                <w:rStyle w:val="IndexLink"/>
              </w:rPr>
              <w:t>6</w:t>
            </w:r>
          </w:hyperlink>
        </w:p>
        <w:p>
          <w:pPr>
            <w:pStyle w:val="Contents2"/>
            <w:tabs>
              <w:tab w:val="clear" w:pos="9639"/>
              <w:tab w:val="right" w:pos="9640" w:leader="dot"/>
            </w:tabs>
            <w:bidi w:val="0"/>
            <w:jc w:val="start"/>
            <w:rPr/>
          </w:pPr>
          <w:r>
            <w:rPr/>
            <w:t>3.1 Definitions</w:t>
            <w:tab/>
          </w:r>
          <w:hyperlink w:anchor="__RefHeading___Toc272317274">
            <w:r>
              <w:rPr>
                <w:rStyle w:val="IndexLink"/>
              </w:rPr>
              <w:t>6</w:t>
            </w:r>
          </w:hyperlink>
        </w:p>
        <w:p>
          <w:pPr>
            <w:pStyle w:val="Contents2"/>
            <w:tabs>
              <w:tab w:val="clear" w:pos="9639"/>
              <w:tab w:val="right" w:pos="9640" w:leader="dot"/>
            </w:tabs>
            <w:bidi w:val="0"/>
            <w:jc w:val="start"/>
            <w:rPr/>
          </w:pPr>
          <w:r>
            <w:rPr/>
            <w:t>3.2 Symbols</w:t>
            <w:tab/>
          </w:r>
          <w:hyperlink w:anchor="__RefHeading___Toc272317275">
            <w:r>
              <w:rPr>
                <w:rStyle w:val="IndexLink"/>
              </w:rPr>
              <w:t>6</w:t>
            </w:r>
          </w:hyperlink>
        </w:p>
        <w:p>
          <w:pPr>
            <w:pStyle w:val="Contents2"/>
            <w:tabs>
              <w:tab w:val="clear" w:pos="9639"/>
              <w:tab w:val="right" w:pos="9640" w:leader="dot"/>
            </w:tabs>
            <w:bidi w:val="0"/>
            <w:jc w:val="start"/>
            <w:rPr/>
          </w:pPr>
          <w:r>
            <w:rPr/>
            <w:t>3.3 Abbreviations</w:t>
            <w:tab/>
          </w:r>
          <w:hyperlink w:anchor="__RefHeading___Toc272317276">
            <w:r>
              <w:rPr>
                <w:rStyle w:val="IndexLink"/>
              </w:rPr>
              <w:t>6</w:t>
            </w:r>
          </w:hyperlink>
        </w:p>
        <w:p>
          <w:pPr>
            <w:pStyle w:val="Contents1"/>
            <w:tabs>
              <w:tab w:val="clear" w:pos="9639"/>
              <w:tab w:val="right" w:pos="9640" w:leader="dot"/>
            </w:tabs>
            <w:bidi w:val="0"/>
            <w:jc w:val="start"/>
            <w:rPr/>
          </w:pPr>
          <w:r>
            <w:rPr/>
            <w:t>4 Building Blocks</w:t>
            <w:tab/>
          </w:r>
          <w:hyperlink w:anchor="__RefHeading___Toc272317277">
            <w:r>
              <w:rPr>
                <w:rStyle w:val="IndexLink"/>
              </w:rPr>
              <w:t>6</w:t>
            </w:r>
          </w:hyperlink>
        </w:p>
        <w:p>
          <w:pPr>
            <w:pStyle w:val="Contents1"/>
            <w:tabs>
              <w:tab w:val="clear" w:pos="9639"/>
              <w:tab w:val="right" w:pos="9640" w:leader="dot"/>
            </w:tabs>
            <w:bidi w:val="0"/>
            <w:jc w:val="start"/>
            <w:rPr/>
          </w:pPr>
          <w:r>
            <w:rPr/>
            <w:t>5. Building Block I</w:t>
            <w:tab/>
          </w:r>
          <w:hyperlink w:anchor="__RefHeading___Toc26127_3320553937">
            <w:r>
              <w:rPr>
                <w:rStyle w:val="IndexLink"/>
              </w:rPr>
              <w:t>7</w:t>
            </w:r>
          </w:hyperlink>
        </w:p>
        <w:p>
          <w:pPr>
            <w:pStyle w:val="Contents2"/>
            <w:tabs>
              <w:tab w:val="clear" w:pos="9639"/>
              <w:tab w:val="right" w:pos="9640" w:leader="dot"/>
            </w:tabs>
            <w:bidi w:val="0"/>
            <w:jc w:val="start"/>
            <w:rPr/>
          </w:pPr>
          <w:r>
            <w:rPr/>
            <w:t>5.1 Architecture</w:t>
            <w:tab/>
          </w:r>
          <w:hyperlink w:anchor="__RefHeading___Toc26129_3320553937">
            <w:r>
              <w:rPr>
                <w:rStyle w:val="IndexLink"/>
              </w:rPr>
              <w:t>7</w:t>
            </w:r>
          </w:hyperlink>
        </w:p>
        <w:p>
          <w:pPr>
            <w:pStyle w:val="Contents3"/>
            <w:tabs>
              <w:tab w:val="clear" w:pos="9639"/>
              <w:tab w:val="right" w:pos="9640" w:leader="dot"/>
            </w:tabs>
            <w:bidi w:val="0"/>
            <w:jc w:val="start"/>
            <w:rPr/>
          </w:pPr>
          <w:r>
            <w:rPr/>
            <w:t>5.1.1 Architectural requirements and assumptions for building block I</w:t>
            <w:tab/>
          </w:r>
          <w:hyperlink w:anchor="__RefHeading___Toc272317280">
            <w:r>
              <w:rPr>
                <w:rStyle w:val="IndexLink"/>
              </w:rPr>
              <w:t>7</w:t>
            </w:r>
          </w:hyperlink>
        </w:p>
        <w:p>
          <w:pPr>
            <w:pStyle w:val="Contents3"/>
            <w:tabs>
              <w:tab w:val="clear" w:pos="9639"/>
              <w:tab w:val="right" w:pos="9640" w:leader="dot"/>
            </w:tabs>
            <w:bidi w:val="0"/>
            <w:jc w:val="start"/>
            <w:rPr/>
          </w:pPr>
          <w:r>
            <w:rPr/>
            <w:t>5.1.2 Architecture for building block I BBF interworking via WLAN access connection</w:t>
            <w:tab/>
          </w:r>
          <w:hyperlink w:anchor="__RefHeading___Toc26131_3320553937">
            <w:r>
              <w:rPr>
                <w:rStyle w:val="IndexLink"/>
              </w:rPr>
              <w:t>8</w:t>
            </w:r>
          </w:hyperlink>
        </w:p>
        <w:p>
          <w:pPr>
            <w:pStyle w:val="Contents3"/>
            <w:tabs>
              <w:tab w:val="clear" w:pos="9639"/>
              <w:tab w:val="right" w:pos="9640" w:leader="dot"/>
            </w:tabs>
            <w:bidi w:val="0"/>
            <w:jc w:val="start"/>
            <w:rPr/>
          </w:pPr>
          <w:r>
            <w:rPr/>
            <w:t>5.1.3 Architectures for H(e)NB interworking</w:t>
            <w:tab/>
          </w:r>
          <w:hyperlink w:anchor="__RefHeading___Toc272317282">
            <w:r>
              <w:rPr>
                <w:rStyle w:val="IndexLink"/>
              </w:rPr>
              <w:t>24</w:t>
            </w:r>
          </w:hyperlink>
        </w:p>
        <w:p>
          <w:pPr>
            <w:pStyle w:val="Contents1"/>
            <w:tabs>
              <w:tab w:val="clear" w:pos="9639"/>
              <w:tab w:val="right" w:pos="9640" w:leader="dot"/>
            </w:tabs>
            <w:bidi w:val="0"/>
            <w:jc w:val="start"/>
            <w:rPr/>
          </w:pPr>
          <w:r>
            <w:rPr/>
            <w:t>T1 interface:</w:t>
            <w:tab/>
          </w:r>
          <w:hyperlink w:anchor="__RefHeading___Toc26133_3320553937">
            <w:r>
              <w:rPr>
                <w:rStyle w:val="IndexLink"/>
              </w:rPr>
              <w:t>34</w:t>
            </w:r>
          </w:hyperlink>
        </w:p>
        <w:p>
          <w:pPr>
            <w:pStyle w:val="Contents1"/>
            <w:tabs>
              <w:tab w:val="clear" w:pos="9639"/>
              <w:tab w:val="right" w:pos="9640" w:leader="dot"/>
            </w:tabs>
            <w:bidi w:val="0"/>
            <w:jc w:val="start"/>
            <w:rPr/>
          </w:pPr>
          <w:r>
            <w:rPr/>
            <w:t>T2 interface:</w:t>
            <w:tab/>
          </w:r>
          <w:hyperlink w:anchor="__RefHeading___Toc26135_3320553937">
            <w:r>
              <w:rPr>
                <w:rStyle w:val="IndexLink"/>
              </w:rPr>
              <w:t>34</w:t>
            </w:r>
          </w:hyperlink>
        </w:p>
        <w:p>
          <w:pPr>
            <w:pStyle w:val="Contents1"/>
            <w:tabs>
              <w:tab w:val="clear" w:pos="9639"/>
              <w:tab w:val="right" w:pos="9640" w:leader="dot"/>
            </w:tabs>
            <w:bidi w:val="0"/>
            <w:jc w:val="start"/>
            <w:rPr/>
          </w:pPr>
          <w:r>
            <w:rPr/>
            <w:t>S9* interface:</w:t>
            <w:tab/>
          </w:r>
          <w:hyperlink w:anchor="__RefHeading___Toc26137_3320553937">
            <w:r>
              <w:rPr>
                <w:rStyle w:val="IndexLink"/>
              </w:rPr>
              <w:t>34</w:t>
            </w:r>
          </w:hyperlink>
        </w:p>
        <w:p>
          <w:pPr>
            <w:pStyle w:val="Contents3"/>
            <w:tabs>
              <w:tab w:val="clear" w:pos="9639"/>
              <w:tab w:val="right" w:pos="9640" w:leader="dot"/>
            </w:tabs>
            <w:bidi w:val="0"/>
            <w:jc w:val="start"/>
            <w:rPr/>
          </w:pPr>
          <w:r>
            <w:rPr/>
            <w:t>5.1.43 Network Elements</w:t>
            <w:tab/>
          </w:r>
          <w:hyperlink w:anchor="__RefHeading___Toc272317283">
            <w:r>
              <w:rPr>
                <w:rStyle w:val="IndexLink"/>
              </w:rPr>
              <w:t>34</w:t>
            </w:r>
          </w:hyperlink>
        </w:p>
        <w:p>
          <w:pPr>
            <w:pStyle w:val="Contents3"/>
            <w:tabs>
              <w:tab w:val="clear" w:pos="9639"/>
              <w:tab w:val="right" w:pos="9640" w:leader="dot"/>
            </w:tabs>
            <w:bidi w:val="0"/>
            <w:jc w:val="start"/>
            <w:rPr/>
          </w:pPr>
          <w:r>
            <w:rPr/>
            <w:t>5.1.54 Reference Points</w:t>
            <w:tab/>
          </w:r>
          <w:hyperlink w:anchor="__RefHeading___Toc272317284">
            <w:r>
              <w:rPr>
                <w:rStyle w:val="IndexLink"/>
              </w:rPr>
              <w:t>35</w:t>
            </w:r>
          </w:hyperlink>
        </w:p>
        <w:p>
          <w:pPr>
            <w:pStyle w:val="Contents2"/>
            <w:tabs>
              <w:tab w:val="clear" w:pos="9639"/>
              <w:tab w:val="right" w:pos="9640" w:leader="dot"/>
            </w:tabs>
            <w:bidi w:val="0"/>
            <w:jc w:val="start"/>
            <w:rPr/>
          </w:pPr>
          <w:r>
            <w:rPr/>
            <w:t>5.2 Item 1: Policy and QoS interworking between 3GPP and BBF architectures</w:t>
            <w:tab/>
          </w:r>
          <w:hyperlink w:anchor="__RefHeading___Toc26139_3320553937">
            <w:r>
              <w:rPr>
                <w:rStyle w:val="IndexLink"/>
              </w:rPr>
              <w:t>35</w:t>
            </w:r>
          </w:hyperlink>
        </w:p>
        <w:p>
          <w:pPr>
            <w:pStyle w:val="Contents3"/>
            <w:tabs>
              <w:tab w:val="clear" w:pos="9639"/>
              <w:tab w:val="right" w:pos="9640" w:leader="dot"/>
            </w:tabs>
            <w:bidi w:val="0"/>
            <w:jc w:val="start"/>
            <w:rPr/>
          </w:pPr>
          <w:r>
            <w:rPr/>
            <w:t>5.2.1 Description</w:t>
            <w:tab/>
          </w:r>
          <w:hyperlink w:anchor="__RefHeading___Toc272317286">
            <w:r>
              <w:rPr>
                <w:rStyle w:val="IndexLink"/>
              </w:rPr>
              <w:t>35</w:t>
            </w:r>
          </w:hyperlink>
        </w:p>
        <w:p>
          <w:pPr>
            <w:pStyle w:val="Contents3"/>
            <w:tabs>
              <w:tab w:val="clear" w:pos="9639"/>
              <w:tab w:val="right" w:pos="9640" w:leader="dot"/>
            </w:tabs>
            <w:bidi w:val="0"/>
            <w:jc w:val="start"/>
            <w:rPr/>
          </w:pPr>
          <w:r>
            <w:rPr/>
            <w:t>5.2.2 Solution</w:t>
            <w:tab/>
          </w:r>
          <w:hyperlink w:anchor="__RefHeading___Toc272317287">
            <w:r>
              <w:rPr>
                <w:rStyle w:val="IndexLink"/>
              </w:rPr>
              <w:t>35</w:t>
            </w:r>
          </w:hyperlink>
        </w:p>
        <w:p>
          <w:pPr>
            <w:pStyle w:val="Contents3"/>
            <w:tabs>
              <w:tab w:val="clear" w:pos="9639"/>
              <w:tab w:val="right" w:pos="9640" w:leader="dot"/>
            </w:tabs>
            <w:bidi w:val="0"/>
            <w:jc w:val="start"/>
            <w:rPr/>
          </w:pPr>
          <w:r>
            <w:rPr/>
            <w:t>5.2.3 Conclusion</w:t>
            <w:tab/>
          </w:r>
          <w:hyperlink w:anchor="__RefHeading___Toc272317288">
            <w:r>
              <w:rPr>
                <w:rStyle w:val="IndexLink"/>
              </w:rPr>
              <w:t>84</w:t>
            </w:r>
          </w:hyperlink>
        </w:p>
        <w:p>
          <w:pPr>
            <w:pStyle w:val="Contents2"/>
            <w:tabs>
              <w:tab w:val="clear" w:pos="9639"/>
              <w:tab w:val="right" w:pos="9640" w:leader="dot"/>
            </w:tabs>
            <w:bidi w:val="0"/>
            <w:jc w:val="start"/>
            <w:rPr/>
          </w:pPr>
          <w:r>
            <w:rPr/>
            <w:t>5.3 Interworking between 3GPP and BBF architectures for authentication, including identities, when WLAN is used</w:t>
            <w:tab/>
          </w:r>
          <w:hyperlink w:anchor="__RefHeading___Toc272317289">
            <w:r>
              <w:rPr>
                <w:rStyle w:val="IndexLink"/>
              </w:rPr>
              <w:t>84</w:t>
            </w:r>
          </w:hyperlink>
        </w:p>
        <w:p>
          <w:pPr>
            <w:pStyle w:val="Contents3"/>
            <w:tabs>
              <w:tab w:val="clear" w:pos="9639"/>
              <w:tab w:val="right" w:pos="9640" w:leader="dot"/>
            </w:tabs>
            <w:bidi w:val="0"/>
            <w:jc w:val="start"/>
            <w:rPr/>
          </w:pPr>
          <w:r>
            <w:rPr/>
            <w:t>5.3.1 Description</w:t>
            <w:tab/>
          </w:r>
          <w:hyperlink w:anchor="__RefHeading___Toc272317290">
            <w:r>
              <w:rPr>
                <w:rStyle w:val="IndexLink"/>
              </w:rPr>
              <w:t>84</w:t>
            </w:r>
          </w:hyperlink>
        </w:p>
        <w:p>
          <w:pPr>
            <w:pStyle w:val="Contents3"/>
            <w:tabs>
              <w:tab w:val="clear" w:pos="9639"/>
              <w:tab w:val="right" w:pos="9640" w:leader="dot"/>
            </w:tabs>
            <w:bidi w:val="0"/>
            <w:jc w:val="start"/>
            <w:rPr/>
          </w:pPr>
          <w:r>
            <w:rPr/>
            <w:t>5.3.2 Solution</w:t>
            <w:tab/>
          </w:r>
          <w:hyperlink w:anchor="__RefHeading___Toc272317291">
            <w:r>
              <w:rPr>
                <w:rStyle w:val="IndexLink"/>
              </w:rPr>
              <w:t>84</w:t>
            </w:r>
          </w:hyperlink>
        </w:p>
        <w:p>
          <w:pPr>
            <w:pStyle w:val="Contents3"/>
            <w:tabs>
              <w:tab w:val="clear" w:pos="9639"/>
              <w:tab w:val="right" w:pos="9640" w:leader="dot"/>
            </w:tabs>
            <w:bidi w:val="0"/>
            <w:jc w:val="start"/>
            <w:rPr/>
          </w:pPr>
          <w:r>
            <w:rPr/>
            <w:t>5.3.3 Conclusion</w:t>
            <w:tab/>
          </w:r>
          <w:hyperlink w:anchor="__RefHeading___Toc272317292">
            <w:r>
              <w:rPr>
                <w:rStyle w:val="IndexLink"/>
              </w:rPr>
              <w:t>85</w:t>
            </w:r>
          </w:hyperlink>
        </w:p>
        <w:p>
          <w:pPr>
            <w:pStyle w:val="Contents2"/>
            <w:tabs>
              <w:tab w:val="clear" w:pos="9639"/>
              <w:tab w:val="right" w:pos="9640" w:leader="dot"/>
            </w:tabs>
            <w:bidi w:val="0"/>
            <w:jc w:val="start"/>
            <w:rPr/>
          </w:pPr>
          <w:r>
            <w:rPr/>
            <w:t>5.4 IP flow mobility support in BBF accesses</w:t>
            <w:tab/>
          </w:r>
          <w:hyperlink w:anchor="__RefHeading___Toc272317293">
            <w:r>
              <w:rPr>
                <w:rStyle w:val="IndexLink"/>
              </w:rPr>
              <w:t>85</w:t>
            </w:r>
          </w:hyperlink>
        </w:p>
        <w:p>
          <w:pPr>
            <w:pStyle w:val="Contents3"/>
            <w:tabs>
              <w:tab w:val="clear" w:pos="9639"/>
              <w:tab w:val="right" w:pos="9640" w:leader="dot"/>
            </w:tabs>
            <w:bidi w:val="0"/>
            <w:jc w:val="start"/>
            <w:rPr/>
          </w:pPr>
          <w:r>
            <w:rPr/>
            <w:t>5.4.1 Description</w:t>
            <w:tab/>
          </w:r>
          <w:hyperlink w:anchor="__RefHeading___Toc272317294">
            <w:r>
              <w:rPr>
                <w:rStyle w:val="IndexLink"/>
              </w:rPr>
              <w:t>85</w:t>
            </w:r>
          </w:hyperlink>
        </w:p>
        <w:p>
          <w:pPr>
            <w:pStyle w:val="Contents3"/>
            <w:tabs>
              <w:tab w:val="clear" w:pos="9639"/>
              <w:tab w:val="right" w:pos="9640" w:leader="dot"/>
            </w:tabs>
            <w:bidi w:val="0"/>
            <w:jc w:val="start"/>
            <w:rPr/>
          </w:pPr>
          <w:r>
            <w:rPr/>
            <w:t>5.4.2 Solution</w:t>
            <w:tab/>
          </w:r>
          <w:hyperlink w:anchor="__RefHeading___Toc272317295">
            <w:r>
              <w:rPr>
                <w:rStyle w:val="IndexLink"/>
              </w:rPr>
              <w:t>85</w:t>
            </w:r>
          </w:hyperlink>
        </w:p>
        <w:p>
          <w:pPr>
            <w:pStyle w:val="Contents3"/>
            <w:tabs>
              <w:tab w:val="clear" w:pos="9639"/>
              <w:tab w:val="right" w:pos="9640" w:leader="dot"/>
            </w:tabs>
            <w:bidi w:val="0"/>
            <w:jc w:val="start"/>
            <w:rPr/>
          </w:pPr>
          <w:r>
            <w:rPr/>
            <w:t>5.4.3 Conclusion</w:t>
            <w:tab/>
          </w:r>
          <w:hyperlink w:anchor="__RefHeading___Toc272317296">
            <w:r>
              <w:rPr>
                <w:rStyle w:val="IndexLink"/>
              </w:rPr>
              <w:t>85</w:t>
            </w:r>
          </w:hyperlink>
        </w:p>
        <w:p>
          <w:pPr>
            <w:pStyle w:val="Contents2"/>
            <w:tabs>
              <w:tab w:val="clear" w:pos="9639"/>
              <w:tab w:val="right" w:pos="9640" w:leader="dot"/>
            </w:tabs>
            <w:bidi w:val="0"/>
            <w:jc w:val="start"/>
            <w:rPr/>
          </w:pPr>
          <w:r>
            <w:rPr/>
            <w:t>5.5 H(e)NB interworking architecture alternative 1</w:t>
            <w:tab/>
          </w:r>
          <w:hyperlink w:anchor="__RefHeading___Toc272317297">
            <w:r>
              <w:rPr>
                <w:rStyle w:val="IndexLink"/>
              </w:rPr>
              <w:t>85</w:t>
            </w:r>
          </w:hyperlink>
        </w:p>
        <w:p>
          <w:pPr>
            <w:pStyle w:val="Contents3"/>
            <w:tabs>
              <w:tab w:val="clear" w:pos="9639"/>
              <w:tab w:val="right" w:pos="9640" w:leader="dot"/>
            </w:tabs>
            <w:bidi w:val="0"/>
            <w:jc w:val="start"/>
            <w:rPr/>
          </w:pPr>
          <w:r>
            <w:rPr/>
            <w:t>5.5.1 Procedures</w:t>
            <w:tab/>
          </w:r>
          <w:hyperlink w:anchor="__RefHeading___Toc272317298">
            <w:r>
              <w:rPr>
                <w:rStyle w:val="IndexLink"/>
              </w:rPr>
              <w:t>85</w:t>
            </w:r>
          </w:hyperlink>
        </w:p>
        <w:p>
          <w:pPr>
            <w:pStyle w:val="Contents2"/>
            <w:tabs>
              <w:tab w:val="clear" w:pos="9639"/>
              <w:tab w:val="right" w:pos="9640" w:leader="dot"/>
            </w:tabs>
            <w:bidi w:val="0"/>
            <w:jc w:val="start"/>
            <w:rPr/>
          </w:pPr>
          <w:r>
            <w:rPr/>
            <w:t>5.6 H(e)NB interworking architecture alternative 3</w:t>
            <w:tab/>
          </w:r>
          <w:hyperlink w:anchor="__RefHeading___Toc272317299">
            <w:r>
              <w:rPr>
                <w:rStyle w:val="IndexLink"/>
              </w:rPr>
              <w:t>93</w:t>
            </w:r>
          </w:hyperlink>
        </w:p>
        <w:p>
          <w:pPr>
            <w:pStyle w:val="Contents3"/>
            <w:tabs>
              <w:tab w:val="clear" w:pos="9639"/>
              <w:tab w:val="right" w:pos="9640" w:leader="dot"/>
            </w:tabs>
            <w:bidi w:val="0"/>
            <w:jc w:val="start"/>
            <w:rPr/>
          </w:pPr>
          <w:r>
            <w:rPr/>
            <w:t>5.6.1 General</w:t>
            <w:tab/>
          </w:r>
          <w:hyperlink w:anchor="__RefHeading___Toc272317300">
            <w:r>
              <w:rPr>
                <w:rStyle w:val="IndexLink"/>
              </w:rPr>
              <w:t>93</w:t>
            </w:r>
          </w:hyperlink>
        </w:p>
        <w:p>
          <w:pPr>
            <w:pStyle w:val="Contents3"/>
            <w:tabs>
              <w:tab w:val="clear" w:pos="9639"/>
              <w:tab w:val="right" w:pos="9640" w:leader="dot"/>
            </w:tabs>
            <w:bidi w:val="0"/>
            <w:jc w:val="start"/>
            <w:rPr/>
          </w:pPr>
          <w:r>
            <w:rPr/>
            <w:t>5.6.2 Procedures</w:t>
            <w:tab/>
          </w:r>
          <w:hyperlink w:anchor="__RefHeading___Toc272317301">
            <w:r>
              <w:rPr>
                <w:rStyle w:val="IndexLink"/>
              </w:rPr>
              <w:t>94</w:t>
            </w:r>
          </w:hyperlink>
        </w:p>
        <w:p>
          <w:pPr>
            <w:pStyle w:val="Contents2"/>
            <w:tabs>
              <w:tab w:val="clear" w:pos="9639"/>
              <w:tab w:val="right" w:pos="9640" w:leader="dot"/>
            </w:tabs>
            <w:bidi w:val="0"/>
            <w:jc w:val="start"/>
            <w:rPr/>
          </w:pPr>
          <w:r>
            <w:rPr/>
            <w:t>5.7 Comparison of 3GPP LTE Femto Architecture Options</w:t>
            <w:tab/>
          </w:r>
          <w:hyperlink w:anchor="__RefHeading___Toc26141_3320553937">
            <w:r>
              <w:rPr>
                <w:rStyle w:val="IndexLink"/>
              </w:rPr>
              <w:t>101</w:t>
            </w:r>
          </w:hyperlink>
        </w:p>
        <w:p>
          <w:pPr>
            <w:pStyle w:val="Contents3"/>
            <w:tabs>
              <w:tab w:val="clear" w:pos="9639"/>
              <w:tab w:val="right" w:pos="9640" w:leader="dot"/>
            </w:tabs>
            <w:bidi w:val="0"/>
            <w:jc w:val="start"/>
            <w:rPr/>
          </w:pPr>
          <w:r>
            <w:rPr/>
            <w:t>5.7.1 General</w:t>
            <w:tab/>
          </w:r>
          <w:hyperlink w:anchor="__RefHeading___Toc272317303">
            <w:r>
              <w:rPr>
                <w:rStyle w:val="IndexLink"/>
              </w:rPr>
              <w:t>101</w:t>
            </w:r>
          </w:hyperlink>
        </w:p>
        <w:p>
          <w:pPr>
            <w:pStyle w:val="Contents3"/>
            <w:tabs>
              <w:tab w:val="clear" w:pos="9639"/>
              <w:tab w:val="right" w:pos="9640" w:leader="dot"/>
            </w:tabs>
            <w:bidi w:val="0"/>
            <w:jc w:val="start"/>
            <w:rPr/>
          </w:pPr>
          <w:r>
            <w:rPr/>
            <w:t>5.7.2 Comparison</w:t>
            <w:tab/>
          </w:r>
          <w:hyperlink w:anchor="__RefHeading___Toc26143_3320553937">
            <w:r>
              <w:rPr>
                <w:rStyle w:val="IndexLink"/>
              </w:rPr>
              <w:t>102</w:t>
            </w:r>
          </w:hyperlink>
        </w:p>
        <w:p>
          <w:pPr>
            <w:pStyle w:val="Contents1"/>
            <w:tabs>
              <w:tab w:val="clear" w:pos="9639"/>
              <w:tab w:val="right" w:pos="9640" w:leader="dot"/>
            </w:tabs>
            <w:bidi w:val="0"/>
            <w:jc w:val="start"/>
            <w:rPr/>
          </w:pPr>
          <w:r>
            <w:rPr/>
            <w:t>6 Building Block II</w:t>
            <w:tab/>
          </w:r>
          <w:hyperlink w:anchor="__RefHeading___Toc272317305">
            <w:r>
              <w:rPr>
                <w:rStyle w:val="IndexLink"/>
              </w:rPr>
              <w:t>104</w:t>
            </w:r>
          </w:hyperlink>
        </w:p>
        <w:p>
          <w:pPr>
            <w:pStyle w:val="Contents1"/>
            <w:tabs>
              <w:tab w:val="clear" w:pos="9639"/>
              <w:tab w:val="right" w:pos="9640" w:leader="dot"/>
            </w:tabs>
            <w:bidi w:val="0"/>
            <w:jc w:val="start"/>
            <w:rPr/>
          </w:pPr>
          <w:r>
            <w:rPr/>
            <w:t>7 Building Block III</w:t>
            <w:tab/>
          </w:r>
          <w:hyperlink w:anchor="__RefHeading___Toc272317306">
            <w:r>
              <w:rPr>
                <w:rStyle w:val="IndexLink"/>
              </w:rPr>
              <w:t>105</w:t>
            </w:r>
          </w:hyperlink>
          <w:r>
            <w:rPr>
              <w:rStyle w:val="IndexLink"/>
            </w:rPr>
            <w:fldChar w:fldCharType="end"/>
          </w:r>
        </w:p>
      </w:sdtContent>
    </w:sdt>
    <w:p>
      <w:pPr>
        <w:pStyle w:val="Normal"/>
        <w:rPr>
          <w:rFonts w:eastAsia="MS Mincho;ＭＳ 明朝"/>
          <w:sz w:val="22"/>
          <w:szCs w:val="24"/>
          <w:lang w:val="en-US" w:eastAsia="en-US"/>
        </w:rPr>
      </w:pPr>
      <w:r>
        <w:rPr>
          <w:rFonts w:eastAsia="MS Mincho;ＭＳ 明朝"/>
          <w:sz w:val="22"/>
          <w:szCs w:val="24"/>
          <w:lang w:val="en-US" w:eastAsia="en-US"/>
        </w:rPr>
      </w:r>
      <w:r>
        <w:br w:type="page"/>
      </w:r>
    </w:p>
    <w:p>
      <w:pPr>
        <w:pStyle w:val="Heading1"/>
        <w:bidi w:val="0"/>
        <w:ind w:start="1134" w:hanging="1134"/>
        <w:jc w:val="start"/>
        <w:rPr/>
      </w:pPr>
      <w:bookmarkStart w:id="7" w:name="__RefHeading___Toc272317269"/>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8" w:name="__RefHeading___Toc272317270"/>
      <w:bookmarkEnd w:id="8"/>
      <w:r>
        <w:rPr/>
        <w:t>Introduction</w:t>
      </w:r>
    </w:p>
    <w:p>
      <w:pPr>
        <w:pStyle w:val="Normal"/>
        <w:rPr/>
      </w:pPr>
      <w:r>
        <w:rPr/>
        <w:t>The collaborative work between 3GPP and BBF resulted in a Workshop in February 2010 focusing on Fixed-Mobile Convergence. As a result of this work, it has been identified that several working groups in 3GPP will need to work on: requirements, architecture, security and OA&amp;M.  This TR focuses on the architecture aspects of this study.  The work includes three building blocks containing specific aspects of the study which are to be conducted within this technical report.</w:t>
      </w:r>
    </w:p>
    <w:p>
      <w:pPr>
        <w:pStyle w:val="Normal"/>
        <w:rPr/>
      </w:pPr>
      <w:r>
        <w:rPr/>
      </w:r>
    </w:p>
    <w:p>
      <w:pPr>
        <w:pStyle w:val="Guidance"/>
        <w:rPr/>
      </w:pPr>
      <w:r>
        <w:rPr/>
      </w:r>
      <w:r>
        <w:br w:type="page"/>
      </w:r>
    </w:p>
    <w:p>
      <w:pPr>
        <w:pStyle w:val="Heading1"/>
        <w:bidi w:val="0"/>
        <w:ind w:start="1134" w:hanging="1134"/>
        <w:jc w:val="start"/>
        <w:rPr/>
      </w:pPr>
      <w:bookmarkStart w:id="9" w:name="__RefHeading___Toc272317271"/>
      <w:bookmarkEnd w:id="9"/>
      <w:r>
        <w:rPr/>
        <w:t>1</w:t>
        <w:tab/>
        <w:t>Scope</w:t>
      </w:r>
    </w:p>
    <w:p>
      <w:pPr>
        <w:pStyle w:val="Normal"/>
        <w:rPr>
          <w:lang w:eastAsia="zh-CN"/>
        </w:rPr>
      </w:pPr>
      <w:r>
        <w:rPr>
          <w:lang w:eastAsia="zh-CN"/>
        </w:rPr>
        <w:t>Based on requirements documented in the stage 1 specifications, this technical report addresses system architecture impacts to support BBF Access Interworking.  The study includes multiple phases and covers aspects such as basic connectivity, mobility, authentication and authorisation, policy and QoS aspects, IP Flow mobility, traffic offload, convergence etc.</w:t>
      </w:r>
    </w:p>
    <w:p>
      <w:pPr>
        <w:pStyle w:val="Normal"/>
        <w:rPr>
          <w:lang w:eastAsia="zh-CN"/>
        </w:rPr>
      </w:pPr>
      <w:r>
        <w:rPr>
          <w:lang w:eastAsia="zh-CN"/>
        </w:rPr>
        <w:t>In each Building Block, the TR will describe what changes are expected to normative TSs, e.g TS 23.402 and TS 23.203.</w:t>
      </w:r>
    </w:p>
    <w:p>
      <w:pPr>
        <w:pStyle w:val="Normal"/>
        <w:rPr>
          <w:lang w:eastAsia="zh-CN"/>
        </w:rPr>
      </w:pPr>
      <w:r>
        <w:rPr>
          <w:lang w:eastAsia="zh-CN"/>
        </w:rPr>
        <w:t xml:space="preserve">The work is divided into three separate Building Blocks. See clause 4 for an outline of the content of each building block. </w:t>
      </w:r>
    </w:p>
    <w:p>
      <w:pPr>
        <w:pStyle w:val="Heading1"/>
        <w:bidi w:val="0"/>
        <w:ind w:start="1134" w:hanging="1134"/>
        <w:jc w:val="start"/>
        <w:rPr/>
      </w:pPr>
      <w:bookmarkStart w:id="10" w:name="__RefHeading___Toc272317272"/>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 xml:space="preserve">3GPP TS 23.401: </w:t>
      </w:r>
      <w:r>
        <w:rPr>
          <w:iCs/>
        </w:rPr>
        <w:t>"</w:t>
      </w:r>
      <w:r>
        <w:rPr/>
        <w:t>GPRS Enhancements for E-UTRAN Access</w:t>
      </w:r>
      <w:r>
        <w:rPr>
          <w:iCs/>
        </w:rPr>
        <w:t>"</w:t>
      </w:r>
      <w:r>
        <w:rPr/>
        <w:t>.</w:t>
      </w:r>
    </w:p>
    <w:p>
      <w:pPr>
        <w:pStyle w:val="EX"/>
        <w:rPr/>
      </w:pPr>
      <w:r>
        <w:rPr/>
        <w:t>[3]</w:t>
        <w:tab/>
        <w:t>3GPP TS 23 402: "Architecture enhancements for Non-3GPP Accesses ".</w:t>
      </w:r>
    </w:p>
    <w:p>
      <w:pPr>
        <w:pStyle w:val="EX"/>
        <w:rPr/>
      </w:pPr>
      <w:r>
        <w:rPr/>
        <w:t xml:space="preserve">[4] </w:t>
        <w:tab/>
        <w:t>3GPP TS 23.203 “Policy and charging control architecture”</w:t>
      </w:r>
    </w:p>
    <w:p>
      <w:pPr>
        <w:pStyle w:val="EX"/>
        <w:rPr/>
      </w:pPr>
      <w:r>
        <w:rPr/>
        <w:t xml:space="preserve">[5] </w:t>
        <w:tab/>
        <w:t>3GPP TS 22.278 “Service requirements for the Evolved Packet System (EPS)”</w:t>
      </w:r>
    </w:p>
    <w:p>
      <w:pPr>
        <w:pStyle w:val="EX"/>
        <w:rPr/>
      </w:pPr>
      <w:r>
        <w:rPr/>
        <w:t xml:space="preserve">[6] </w:t>
        <w:tab/>
        <w:t>Broadband Forum WT-203 “Interworking between Next Generation Fixed and 3GPP Wireless Access” (work in progress)</w:t>
      </w:r>
    </w:p>
    <w:p>
      <w:pPr>
        <w:pStyle w:val="EX"/>
        <w:rPr/>
      </w:pPr>
      <w:r>
        <w:rPr/>
        <w:t>[7]</w:t>
        <w:tab/>
        <w:t xml:space="preserve">Broadband Forum TR-058 “ Multi-service Architecture and Framework Requirements “ September 2003, </w:t>
      </w:r>
    </w:p>
    <w:p>
      <w:pPr>
        <w:pStyle w:val="EX"/>
        <w:rPr/>
      </w:pPr>
      <w:r>
        <w:rPr/>
        <w:t>[8]</w:t>
        <w:tab/>
        <w:t xml:space="preserve">Broadband Forum TR-101 “Migration to Ethernet-based DSL Aggregation“ April 2006, </w:t>
      </w:r>
    </w:p>
    <w:p>
      <w:pPr>
        <w:pStyle w:val="EX"/>
        <w:rPr/>
      </w:pPr>
      <w:r>
        <w:rPr/>
        <w:t>[9]</w:t>
        <w:tab/>
        <w:t>3GPP TS 23.261 “IP Flow Mobility and seamless WLAN offload “</w:t>
      </w:r>
    </w:p>
    <w:p>
      <w:pPr>
        <w:pStyle w:val="EX"/>
        <w:rPr/>
      </w:pPr>
      <w:r>
        <w:rPr/>
        <w:t>[10]</w:t>
        <w:tab/>
        <w:t xml:space="preserve">Broadband Forum WT-145 “Multi-service Broadband Network Functional Modules and Architecture “ work in progress, </w:t>
      </w:r>
    </w:p>
    <w:p>
      <w:pPr>
        <w:pStyle w:val="EX"/>
        <w:rPr/>
      </w:pPr>
      <w:r>
        <w:rPr/>
        <w:t>[11]</w:t>
        <w:tab/>
        <w:t xml:space="preserve">Broadband Forum WT-134 “Policy Control Framework “ work in progress, </w:t>
      </w:r>
    </w:p>
    <w:p>
      <w:pPr>
        <w:pStyle w:val="EX"/>
        <w:rPr/>
      </w:pPr>
      <w:r>
        <w:rPr/>
        <w:t>[12]</w:t>
        <w:tab/>
        <w:t>3GPP TS 25.467 “UTRAN architecture for 3G Home Node B (HNB); Stage 2”</w:t>
      </w:r>
    </w:p>
    <w:p>
      <w:pPr>
        <w:pStyle w:val="EX"/>
        <w:rPr/>
      </w:pPr>
      <w:r>
        <w:rPr/>
        <w:t>[13]</w:t>
        <w:tab/>
        <w:t>3GPP TS 36.300 “Evolved Universal Terrestrial Radio Access (E-UTRA) and Evolved Universal Terrestrial Radio Access Network (E-UTRAN); Overall description; Stage 2”</w:t>
      </w:r>
    </w:p>
    <w:p>
      <w:pPr>
        <w:pStyle w:val="EX"/>
        <w:rPr/>
      </w:pPr>
      <w:r>
        <w:rPr/>
        <w:t>[14]</w:t>
        <w:tab/>
        <w:t>3GPP TS 22.220 “Service requirements for Home Node B (HNB) and Home eNode B (HeNB)”</w:t>
      </w:r>
    </w:p>
    <w:p>
      <w:pPr>
        <w:pStyle w:val="EX"/>
        <w:rPr/>
      </w:pPr>
      <w:r>
        <w:rPr/>
        <w:t xml:space="preserve">[15] </w:t>
        <w:tab/>
        <w:t>3GPP TS 33.320 “Security of Home Node B (HNB) / Home evolved Node B (HeNB)”</w:t>
      </w:r>
    </w:p>
    <w:p>
      <w:pPr>
        <w:pStyle w:val="EX"/>
        <w:rPr/>
      </w:pPr>
      <w:r>
        <w:rPr/>
        <w:t>[16]</w:t>
        <w:tab/>
        <w:t>3GPP TS 33.210: “Network Domain Security; IP network layer security”</w:t>
      </w:r>
    </w:p>
    <w:p>
      <w:pPr>
        <w:pStyle w:val="EX"/>
        <w:rPr/>
      </w:pPr>
      <w:r>
        <w:rPr/>
        <w:t>[17]</w:t>
        <w:tab/>
        <w:t>3GPP TS 33.310: “Network Domain Security (NDS); Authentication Framework (AF)”</w:t>
      </w:r>
    </w:p>
    <w:p>
      <w:pPr>
        <w:pStyle w:val="Heading1"/>
        <w:bidi w:val="0"/>
        <w:ind w:start="1134" w:hanging="1134"/>
        <w:jc w:val="start"/>
        <w:rPr/>
      </w:pPr>
      <w:bookmarkStart w:id="11" w:name="__RefHeading___Toc272317273"/>
      <w:bookmarkEnd w:id="11"/>
      <w:r>
        <w:rPr/>
        <w:t>3</w:t>
        <w:tab/>
        <w:t>Definitions, symbols and abbreviations</w:t>
      </w:r>
    </w:p>
    <w:p>
      <w:pPr>
        <w:pStyle w:val="Heading2"/>
        <w:bidi w:val="0"/>
        <w:jc w:val="start"/>
        <w:rPr/>
      </w:pPr>
      <w:bookmarkStart w:id="12" w:name="__RefHeading___Toc272317274"/>
      <w:bookmarkEnd w:id="12"/>
      <w:r>
        <w:rPr/>
        <w:t>3.1</w:t>
        <w:tab/>
        <w:t>Definitions</w:t>
      </w:r>
    </w:p>
    <w:p>
      <w:pPr>
        <w:pStyle w:val="Normal"/>
        <w:rPr/>
      </w:pPr>
      <w:r>
        <w:rPr/>
        <w:t>For the purposes of the present document, the terms and definitions given in TR 21.905 [x] and the following apply. A term defined in the present document takes precedence over the definition of the same term, if any, in TR 21.905 [x].</w:t>
      </w:r>
    </w:p>
    <w:p>
      <w:pPr>
        <w:pStyle w:val="Normal"/>
        <w:rPr/>
      </w:pPr>
      <w:r>
        <w:rPr>
          <w:b/>
        </w:rPr>
        <w:t>3GPP Femto</w:t>
      </w:r>
      <w:r>
        <w:rPr/>
        <w:t xml:space="preserve">:  Refers to the HNB and HeNB NEs as defined by 3GPP. The HNB GW is always required for the HNB architecture while the HeNB GW is option for the HeNB.  </w:t>
      </w:r>
    </w:p>
    <w:p>
      <w:pPr>
        <w:pStyle w:val="Heading2"/>
        <w:bidi w:val="0"/>
        <w:jc w:val="start"/>
        <w:rPr/>
      </w:pPr>
      <w:bookmarkStart w:id="13" w:name="__RefHeading___Toc272317275"/>
      <w:bookmarkEnd w:id="13"/>
      <w:r>
        <w:rPr/>
        <w:t>3.2</w:t>
        <w:tab/>
        <w:t>Symbols</w:t>
      </w:r>
    </w:p>
    <w:p>
      <w:pPr>
        <w:pStyle w:val="Normal"/>
        <w:keepNext w:val="true"/>
        <w:rPr/>
      </w:pPr>
      <w:r>
        <w:rPr/>
        <w:t>For the purposes of the present document, the following symbols apply:</w:t>
      </w:r>
    </w:p>
    <w:p>
      <w:pPr>
        <w:pStyle w:val="EW"/>
        <w:rPr/>
      </w:pPr>
      <w:r>
        <w:rPr/>
      </w:r>
    </w:p>
    <w:p>
      <w:pPr>
        <w:pStyle w:val="Heading2"/>
        <w:bidi w:val="0"/>
        <w:jc w:val="start"/>
        <w:rPr/>
      </w:pPr>
      <w:bookmarkStart w:id="14" w:name="__RefHeading___Toc272317276"/>
      <w:bookmarkEnd w:id="14"/>
      <w:r>
        <w:rPr/>
        <w:t>3.3</w:t>
        <w:tab/>
        <w:t>Abbreviations</w:t>
      </w:r>
    </w:p>
    <w:p>
      <w:pPr>
        <w:pStyle w:val="Normal"/>
        <w:keepNext w:val="true"/>
        <w:rPr/>
      </w:pPr>
      <w:r>
        <w:rPr/>
        <w:t>For the purposes of the present document, the abbreviations given in TR 21.905 [x] and the following apply. An abbreviation defined in the present document takes precedence over the definition of the same abbreviation, if any, in TR 21.905 [x].</w:t>
      </w:r>
    </w:p>
    <w:p>
      <w:pPr>
        <w:pStyle w:val="EW"/>
        <w:rPr/>
      </w:pPr>
      <w:r>
        <w:rPr/>
        <w:t>ANDSF</w:t>
        <w:tab/>
        <w:t>Access Network Discovery and Selection Function</w:t>
      </w:r>
    </w:p>
    <w:p>
      <w:pPr>
        <w:pStyle w:val="EW"/>
        <w:rPr/>
      </w:pPr>
      <w:r>
        <w:rPr/>
        <w:t>BBF</w:t>
        <w:tab/>
        <w:t>Broadband Forum</w:t>
      </w:r>
    </w:p>
    <w:p>
      <w:pPr>
        <w:pStyle w:val="EW"/>
        <w:rPr/>
      </w:pPr>
      <w:r>
        <w:rPr/>
        <w:t>BRAS</w:t>
        <w:tab/>
        <w:t>Broadband Remote Access Server</w:t>
      </w:r>
    </w:p>
    <w:p>
      <w:pPr>
        <w:pStyle w:val="EW"/>
        <w:rPr/>
      </w:pPr>
      <w:r>
        <w:rPr/>
        <w:t>BNG</w:t>
        <w:tab/>
        <w:t>Broadband Network Gateway</w:t>
      </w:r>
    </w:p>
    <w:p>
      <w:pPr>
        <w:pStyle w:val="EW"/>
        <w:rPr/>
      </w:pPr>
      <w:r>
        <w:rPr/>
        <w:t>BPCF</w:t>
        <w:tab/>
        <w:t>Broadband Policy Control Function</w:t>
      </w:r>
    </w:p>
    <w:p>
      <w:pPr>
        <w:pStyle w:val="EW"/>
        <w:rPr/>
      </w:pPr>
      <w:r>
        <w:rPr/>
        <w:t>DSMIPv6</w:t>
        <w:tab/>
        <w:t>Dual-Stack MIPv6</w:t>
      </w:r>
    </w:p>
    <w:p>
      <w:pPr>
        <w:pStyle w:val="EW"/>
        <w:rPr/>
      </w:pPr>
      <w:r>
        <w:rPr/>
        <w:t>EPC</w:t>
        <w:tab/>
        <w:t>Evolved Packet Core</w:t>
      </w:r>
    </w:p>
    <w:p>
      <w:pPr>
        <w:pStyle w:val="EW"/>
        <w:rPr/>
      </w:pPr>
      <w:r>
        <w:rPr/>
        <w:t>ePDG</w:t>
        <w:tab/>
        <w:t>Evolved Packet Data Gateway</w:t>
      </w:r>
    </w:p>
    <w:p>
      <w:pPr>
        <w:pStyle w:val="EW"/>
        <w:rPr/>
      </w:pPr>
      <w:r>
        <w:rPr/>
        <w:t>EPS</w:t>
        <w:tab/>
        <w:t>Evolved Packet System</w:t>
      </w:r>
    </w:p>
    <w:p>
      <w:pPr>
        <w:pStyle w:val="EW"/>
        <w:rPr/>
      </w:pPr>
      <w:r>
        <w:rPr/>
        <w:t>H</w:t>
        <w:noBreakHyphen/>
        <w:t>ANDSF</w:t>
        <w:tab/>
        <w:t>Home-ANDSF</w:t>
      </w:r>
    </w:p>
    <w:p>
      <w:pPr>
        <w:pStyle w:val="EW"/>
        <w:rPr/>
      </w:pPr>
      <w:r>
        <w:rPr/>
        <w:t>MME</w:t>
        <w:tab/>
        <w:t>Mobility Management Entity</w:t>
      </w:r>
    </w:p>
    <w:p>
      <w:pPr>
        <w:pStyle w:val="EW"/>
        <w:rPr/>
      </w:pPr>
      <w:r>
        <w:rPr/>
        <w:t>P</w:t>
        <w:noBreakHyphen/>
        <w:t>GW</w:t>
        <w:tab/>
        <w:t>PDN Gateway</w:t>
      </w:r>
    </w:p>
    <w:p>
      <w:pPr>
        <w:pStyle w:val="EW"/>
        <w:rPr/>
      </w:pPr>
      <w:r>
        <w:rPr/>
        <w:t>PMIP/PMIPv6</w:t>
        <w:tab/>
        <w:t>Proxy Mobile IP version 6</w:t>
      </w:r>
    </w:p>
    <w:p>
      <w:pPr>
        <w:pStyle w:val="EW"/>
        <w:rPr/>
      </w:pPr>
      <w:r>
        <w:rPr/>
        <w:t>RG</w:t>
        <w:tab/>
        <w:t>Residential Gateway</w:t>
      </w:r>
    </w:p>
    <w:p>
      <w:pPr>
        <w:pStyle w:val="EW"/>
        <w:rPr/>
      </w:pPr>
      <w:r>
        <w:rPr/>
        <w:t>S</w:t>
        <w:noBreakHyphen/>
        <w:t>GW</w:t>
        <w:tab/>
        <w:t>Serving GW</w:t>
      </w:r>
    </w:p>
    <w:p>
      <w:pPr>
        <w:pStyle w:val="EW"/>
        <w:rPr/>
      </w:pPr>
      <w:r>
        <w:rPr/>
        <w:t>V</w:t>
        <w:noBreakHyphen/>
        <w:t>ANDSF</w:t>
        <w:tab/>
        <w:t>Visited-ANDSF</w:t>
      </w:r>
    </w:p>
    <w:p>
      <w:pPr>
        <w:pStyle w:val="Normal"/>
        <w:keepNext w:val="true"/>
        <w:rPr/>
      </w:pPr>
      <w:r>
        <w:rPr/>
      </w:r>
    </w:p>
    <w:p>
      <w:pPr>
        <w:pStyle w:val="Heading1"/>
        <w:bidi w:val="0"/>
        <w:ind w:start="1134" w:hanging="1134"/>
        <w:jc w:val="start"/>
        <w:rPr>
          <w:lang w:val="en-US"/>
        </w:rPr>
      </w:pPr>
      <w:bookmarkStart w:id="15" w:name="__RefHeading___Toc272317277"/>
      <w:bookmarkEnd w:id="15"/>
      <w:r>
        <w:rPr>
          <w:lang w:val="en-US"/>
        </w:rPr>
        <w:t>4</w:t>
        <w:tab/>
        <w:t>Building Blocks</w:t>
      </w:r>
    </w:p>
    <w:p>
      <w:pPr>
        <w:pStyle w:val="Normal"/>
        <w:rPr/>
      </w:pPr>
      <w:r>
        <w:rPr>
          <w:lang w:val="en-US"/>
        </w:rPr>
        <w:t xml:space="preserve">The architecture study is planned to be performed within three Building Blocks, with the following scope for each BB. </w:t>
      </w:r>
    </w:p>
    <w:p>
      <w:pPr>
        <w:pStyle w:val="EditorsNote"/>
        <w:rPr>
          <w:lang w:eastAsia="zh-CN"/>
        </w:rPr>
      </w:pPr>
      <w:r>
        <w:rPr>
          <w:lang w:eastAsia="zh-CN"/>
        </w:rPr>
        <w:t>Editors note: The text below is copied from the Work Item Description</w:t>
      </w:r>
    </w:p>
    <w:p>
      <w:pPr>
        <w:pStyle w:val="Normal"/>
        <w:rPr>
          <w:lang w:eastAsia="zh-CN"/>
        </w:rPr>
      </w:pPr>
      <w:r>
        <w:rPr>
          <w:lang w:eastAsia="zh-CN"/>
        </w:rPr>
        <w:t>The following aspects will be covered in Building Block I:</w:t>
      </w:r>
    </w:p>
    <w:p>
      <w:pPr>
        <w:pStyle w:val="Normal"/>
        <w:numPr>
          <w:ilvl w:val="0"/>
          <w:numId w:val="10"/>
        </w:numPr>
        <w:overflowPunct w:val="false"/>
        <w:autoSpaceDE w:val="false"/>
        <w:textAlignment w:val="baseline"/>
        <w:rPr>
          <w:bCs/>
          <w:lang w:val="en-US" w:eastAsia="zh-CN"/>
        </w:rPr>
      </w:pPr>
      <w:r>
        <w:rPr>
          <w:bCs/>
          <w:lang w:val="en-US" w:eastAsia="zh-CN"/>
        </w:rPr>
        <w:t>Aspects on basic connectivity, host-based mobility (S2c), and network-based mobility for untrusted accesses (S2b) on top of Release 9 baseline architecture including network discovery/selection functions and IP address allocation;</w:t>
      </w:r>
    </w:p>
    <w:p>
      <w:pPr>
        <w:pStyle w:val="Normal"/>
        <w:numPr>
          <w:ilvl w:val="0"/>
          <w:numId w:val="10"/>
        </w:numPr>
        <w:overflowPunct w:val="false"/>
        <w:autoSpaceDE w:val="false"/>
        <w:textAlignment w:val="baseline"/>
        <w:rPr>
          <w:bCs/>
          <w:lang w:val="en-US" w:eastAsia="zh-CN"/>
        </w:rPr>
      </w:pPr>
      <w:r>
        <w:rPr>
          <w:bCs/>
          <w:lang w:val="en-US" w:eastAsia="zh-CN"/>
        </w:rPr>
        <w:t>Interworking between 3GPP and BBF architectures for authentication, including identities, on top of Release 9 baseline architecture;</w:t>
      </w:r>
    </w:p>
    <w:p>
      <w:pPr>
        <w:pStyle w:val="Normal"/>
        <w:numPr>
          <w:ilvl w:val="0"/>
          <w:numId w:val="10"/>
        </w:numPr>
        <w:overflowPunct w:val="false"/>
        <w:autoSpaceDE w:val="false"/>
        <w:textAlignment w:val="baseline"/>
        <w:rPr/>
      </w:pPr>
      <w:r>
        <w:rPr>
          <w:bCs/>
          <w:lang w:val="en-US" w:eastAsia="zh-CN"/>
        </w:rPr>
        <w:t xml:space="preserve">Policy and QoS interworking between 3GPP and BBF architectures considering the following scenarios:  </w:t>
      </w:r>
    </w:p>
    <w:p>
      <w:pPr>
        <w:pStyle w:val="Normal"/>
        <w:numPr>
          <w:ilvl w:val="0"/>
          <w:numId w:val="22"/>
        </w:numPr>
        <w:overflowPunct w:val="false"/>
        <w:autoSpaceDE w:val="false"/>
        <w:textAlignment w:val="baseline"/>
        <w:rPr/>
      </w:pPr>
      <w:r>
        <w:rPr/>
        <w:t>When H(e)NB is being used and traffic is routed back to the EPC</w:t>
      </w:r>
    </w:p>
    <w:p>
      <w:pPr>
        <w:pStyle w:val="Normal"/>
        <w:numPr>
          <w:ilvl w:val="0"/>
          <w:numId w:val="22"/>
        </w:numPr>
        <w:overflowPunct w:val="false"/>
        <w:autoSpaceDE w:val="false"/>
        <w:textAlignment w:val="baseline"/>
        <w:rPr>
          <w:bCs/>
          <w:lang w:val="en-US" w:eastAsia="zh-CN"/>
        </w:rPr>
      </w:pPr>
      <w:r>
        <w:rPr/>
        <w:t>When WLAN is being used and traffic is routed back to the EPC</w:t>
      </w:r>
    </w:p>
    <w:p>
      <w:pPr>
        <w:pStyle w:val="Normal"/>
        <w:numPr>
          <w:ilvl w:val="0"/>
          <w:numId w:val="10"/>
        </w:numPr>
        <w:overflowPunct w:val="false"/>
        <w:autoSpaceDE w:val="false"/>
        <w:textAlignment w:val="baseline"/>
        <w:rPr>
          <w:bCs/>
          <w:lang w:val="en-US" w:eastAsia="zh-CN"/>
        </w:rPr>
      </w:pPr>
      <w:r>
        <w:rPr>
          <w:bCs/>
          <w:lang w:val="en-US" w:eastAsia="zh-CN"/>
        </w:rPr>
        <w:t>Multi-access PDN Connectivity;</w:t>
      </w:r>
    </w:p>
    <w:p>
      <w:pPr>
        <w:pStyle w:val="Normal"/>
        <w:numPr>
          <w:ilvl w:val="0"/>
          <w:numId w:val="10"/>
        </w:numPr>
        <w:overflowPunct w:val="false"/>
        <w:autoSpaceDE w:val="false"/>
        <w:textAlignment w:val="baseline"/>
        <w:rPr>
          <w:bCs/>
          <w:lang w:val="en-US" w:eastAsia="zh-CN"/>
        </w:rPr>
      </w:pPr>
      <w:r>
        <w:rPr>
          <w:bCs/>
          <w:lang w:val="en-US" w:eastAsia="zh-CN"/>
        </w:rPr>
        <w:t>IP Flow Mobility and seamless WLAN offloading;</w:t>
      </w:r>
    </w:p>
    <w:p>
      <w:pPr>
        <w:pStyle w:val="Normal"/>
        <w:numPr>
          <w:ilvl w:val="0"/>
          <w:numId w:val="10"/>
        </w:numPr>
        <w:overflowPunct w:val="false"/>
        <w:autoSpaceDE w:val="false"/>
        <w:textAlignment w:val="baseline"/>
        <w:rPr>
          <w:bCs/>
          <w:lang w:val="en-US" w:eastAsia="zh-CN"/>
        </w:rPr>
      </w:pPr>
      <w:r>
        <w:rPr>
          <w:bCs/>
          <w:lang w:val="en-US" w:eastAsia="zh-CN"/>
        </w:rPr>
        <w:t>LIPA and SIPTO for H(e)NB with static QoS policies.</w:t>
      </w:r>
    </w:p>
    <w:p>
      <w:pPr>
        <w:pStyle w:val="Normal"/>
        <w:rPr>
          <w:bCs/>
          <w:lang w:val="en-US" w:eastAsia="zh-CN"/>
        </w:rPr>
      </w:pPr>
      <w:r>
        <w:rPr>
          <w:bCs/>
          <w:lang w:val="en-US" w:eastAsia="zh-CN"/>
        </w:rPr>
      </w:r>
    </w:p>
    <w:p>
      <w:pPr>
        <w:pStyle w:val="Normal"/>
        <w:rPr/>
      </w:pPr>
      <w:r>
        <w:rPr>
          <w:bCs/>
          <w:lang w:val="en-US" w:eastAsia="zh-CN"/>
        </w:rPr>
        <w:t xml:space="preserve">The following </w:t>
      </w:r>
      <w:r>
        <w:rPr>
          <w:lang w:eastAsia="zh-CN"/>
        </w:rPr>
        <w:t xml:space="preserve">aspects </w:t>
      </w:r>
      <w:r>
        <w:rPr>
          <w:bCs/>
          <w:lang w:val="en-US" w:eastAsia="zh-CN"/>
        </w:rPr>
        <w:t>will be covered in Building Block II (building on interworking functionality of Building Block I):</w:t>
      </w:r>
    </w:p>
    <w:p>
      <w:pPr>
        <w:pStyle w:val="Normal"/>
        <w:numPr>
          <w:ilvl w:val="0"/>
          <w:numId w:val="18"/>
        </w:numPr>
        <w:overflowPunct w:val="false"/>
        <w:autoSpaceDE w:val="false"/>
        <w:textAlignment w:val="baseline"/>
        <w:rPr>
          <w:bCs/>
          <w:lang w:val="en-US" w:eastAsia="zh-CN"/>
        </w:rPr>
      </w:pPr>
      <w:r>
        <w:rPr>
          <w:bCs/>
          <w:lang w:val="en-US" w:eastAsia="zh-CN"/>
        </w:rPr>
        <w:t xml:space="preserve">Policy and QoS interworking between 3GPP and BBF architectures considering the following scenarios: </w:t>
      </w:r>
    </w:p>
    <w:p>
      <w:pPr>
        <w:pStyle w:val="Normal"/>
        <w:numPr>
          <w:ilvl w:val="0"/>
          <w:numId w:val="11"/>
        </w:numPr>
        <w:overflowPunct w:val="false"/>
        <w:autoSpaceDE w:val="false"/>
        <w:textAlignment w:val="baseline"/>
        <w:rPr/>
      </w:pPr>
      <w:r>
        <w:rPr/>
        <w:t>When H(e)NB is being used and  traffic is offloaded in the local wireline network</w:t>
      </w:r>
    </w:p>
    <w:p>
      <w:pPr>
        <w:pStyle w:val="Normal"/>
        <w:numPr>
          <w:ilvl w:val="0"/>
          <w:numId w:val="11"/>
        </w:numPr>
        <w:overflowPunct w:val="false"/>
        <w:autoSpaceDE w:val="false"/>
        <w:textAlignment w:val="baseline"/>
        <w:rPr>
          <w:bCs/>
          <w:lang w:val="en-US" w:eastAsia="zh-CN"/>
        </w:rPr>
      </w:pPr>
      <w:r>
        <w:rPr/>
        <w:t>When WLAN is being used and  traffic is offloaded in the local wireline network (i.e. non-seamless WLAN offloading)</w:t>
      </w:r>
    </w:p>
    <w:p>
      <w:pPr>
        <w:pStyle w:val="Normal"/>
        <w:rPr>
          <w:bCs/>
          <w:lang w:val="en-US" w:eastAsia="zh-CN"/>
        </w:rPr>
      </w:pPr>
      <w:r>
        <w:rPr>
          <w:bCs/>
          <w:lang w:val="en-US" w:eastAsia="zh-CN"/>
        </w:rPr>
      </w:r>
    </w:p>
    <w:p>
      <w:pPr>
        <w:pStyle w:val="Normal"/>
        <w:rPr/>
      </w:pPr>
      <w:r>
        <w:rPr>
          <w:bCs/>
          <w:lang w:val="en-US" w:eastAsia="zh-CN"/>
        </w:rPr>
        <w:t xml:space="preserve">The following </w:t>
      </w:r>
      <w:r>
        <w:rPr>
          <w:lang w:eastAsia="zh-CN"/>
        </w:rPr>
        <w:t xml:space="preserve">aspects </w:t>
      </w:r>
      <w:r>
        <w:rPr>
          <w:bCs/>
          <w:lang w:val="en-US" w:eastAsia="zh-CN"/>
        </w:rPr>
        <w:t>will be covered in Building Block III (building on overall results of Building Block I):</w:t>
      </w:r>
    </w:p>
    <w:p>
      <w:pPr>
        <w:pStyle w:val="Normal"/>
        <w:numPr>
          <w:ilvl w:val="0"/>
          <w:numId w:val="5"/>
        </w:numPr>
        <w:overflowPunct w:val="false"/>
        <w:autoSpaceDE w:val="false"/>
        <w:textAlignment w:val="baseline"/>
        <w:rPr>
          <w:bCs/>
          <w:lang w:val="en-US" w:eastAsia="zh-CN"/>
        </w:rPr>
      </w:pPr>
      <w:r>
        <w:rPr>
          <w:bCs/>
          <w:lang w:val="en-US" w:eastAsia="zh-CN"/>
        </w:rPr>
        <w:t>Study of a potential architecture for the case of network based mobility when the BBF access is considered as trusted.</w:t>
      </w:r>
    </w:p>
    <w:p>
      <w:pPr>
        <w:pStyle w:val="Normal"/>
        <w:numPr>
          <w:ilvl w:val="0"/>
          <w:numId w:val="5"/>
        </w:numPr>
        <w:overflowPunct w:val="false"/>
        <w:autoSpaceDE w:val="false"/>
        <w:textAlignment w:val="baseline"/>
        <w:rPr>
          <w:bCs/>
          <w:lang w:val="en-US" w:eastAsia="zh-CN"/>
        </w:rPr>
      </w:pPr>
      <w:r>
        <w:rPr>
          <w:bCs/>
          <w:lang w:val="en-US" w:eastAsia="zh-CN"/>
        </w:rPr>
        <w:t>Further convergence between 3GPP and fixed network architectures beyond basic inter-working such as converged database and further architecture optimizations for operators providing both 3GPP and BBF accesses with input from BBF.</w:t>
      </w:r>
    </w:p>
    <w:p>
      <w:pPr>
        <w:pStyle w:val="Normal"/>
        <w:numPr>
          <w:ilvl w:val="0"/>
          <w:numId w:val="5"/>
        </w:numPr>
        <w:overflowPunct w:val="false"/>
        <w:autoSpaceDE w:val="false"/>
        <w:textAlignment w:val="baseline"/>
        <w:rPr/>
      </w:pPr>
      <w:r>
        <w:rPr>
          <w:bCs/>
          <w:lang w:val="en-US" w:eastAsia="zh-CN"/>
        </w:rPr>
        <w:t>Policy and QoS interworking between 3GPP and BBF networks with considering scenarios when the services and policies are provided by the BBF network.</w:t>
      </w:r>
    </w:p>
    <w:p>
      <w:pPr>
        <w:pStyle w:val="Normal"/>
        <w:rPr>
          <w:bCs/>
          <w:lang w:val="en-US" w:eastAsia="zh-CN"/>
        </w:rPr>
      </w:pPr>
      <w:r>
        <w:rPr>
          <w:bCs/>
          <w:lang w:val="en-US" w:eastAsia="zh-CN"/>
        </w:rPr>
      </w:r>
    </w:p>
    <w:p>
      <w:pPr>
        <w:pStyle w:val="Heading1"/>
        <w:bidi w:val="0"/>
        <w:ind w:start="1134" w:hanging="1134"/>
        <w:jc w:val="start"/>
        <w:rPr/>
      </w:pPr>
      <w:bookmarkStart w:id="16" w:name="__RefHeading___Toc26127_3320553937"/>
      <w:bookmarkStart w:id="17" w:name="__RefHeading___Toc272317278"/>
      <w:bookmarkEnd w:id="16"/>
      <w:r>
        <w:rPr/>
        <w:t xml:space="preserve">5. </w:t>
        <w:tab/>
        <w:t>Building Block I</w:t>
      </w:r>
      <w:bookmarkEnd w:id="17"/>
      <w:r>
        <w:rPr/>
        <w:t xml:space="preserve"> </w:t>
      </w:r>
    </w:p>
    <w:p>
      <w:pPr>
        <w:pStyle w:val="EditorsNote"/>
        <w:rPr/>
      </w:pPr>
      <w:r>
        <w:rPr/>
        <w:t xml:space="preserve">Editor’s Note: </w:t>
      </w:r>
      <w:r>
        <w:rPr>
          <w:lang w:val="en-US"/>
        </w:rPr>
        <w:t>This subclause will contain items being part of Building Block I.</w:t>
      </w:r>
    </w:p>
    <w:p>
      <w:pPr>
        <w:pStyle w:val="Heading2"/>
        <w:bidi w:val="0"/>
        <w:jc w:val="start"/>
        <w:rPr/>
      </w:pPr>
      <w:bookmarkStart w:id="18" w:name="__RefHeading___Toc26129_3320553937"/>
      <w:bookmarkStart w:id="19" w:name="__RefHeading___Toc272317279"/>
      <w:bookmarkEnd w:id="18"/>
      <w:r>
        <w:rPr/>
        <w:t>5.1</w:t>
        <w:tab/>
        <w:t>Architecture</w:t>
      </w:r>
      <w:bookmarkEnd w:id="19"/>
      <w:r>
        <w:rPr/>
        <w:t xml:space="preserve"> </w:t>
      </w:r>
    </w:p>
    <w:p>
      <w:pPr>
        <w:pStyle w:val="EditorsNote"/>
        <w:ind w:start="1136" w:hanging="851"/>
        <w:jc w:val="both"/>
        <w:rPr/>
      </w:pPr>
      <w:r>
        <w:rPr/>
        <w:t xml:space="preserve">Editor’s Note: </w:t>
      </w:r>
      <w:r>
        <w:rPr>
          <w:lang w:val="en-US"/>
        </w:rPr>
        <w:t>This subclause will identify the architectural requirements and assumptions as well as architecture common for building block I. Intent is to capture the architectural agreements made during the 3GPP-BBF WS.</w:t>
      </w:r>
    </w:p>
    <w:p>
      <w:pPr>
        <w:pStyle w:val="EditorsNote"/>
        <w:ind w:start="1136" w:hanging="851"/>
        <w:jc w:val="both"/>
        <w:rPr>
          <w:lang w:val="en-US"/>
        </w:rPr>
      </w:pPr>
      <w:r>
        <w:rPr>
          <w:lang w:val="en-US"/>
        </w:rPr>
      </w:r>
    </w:p>
    <w:p>
      <w:pPr>
        <w:pStyle w:val="EditorsNote"/>
        <w:ind w:start="852" w:hanging="567"/>
        <w:jc w:val="both"/>
        <w:rPr>
          <w:lang w:val="en-US"/>
        </w:rPr>
      </w:pPr>
      <w:r>
        <w:rPr>
          <w:lang w:val="en-US"/>
        </w:rPr>
        <w:t xml:space="preserve">Editor’s Note: if the work with the proceeding building blocks concludes that some or all architectural requirements and assumptions can be applied to several building blocks then those can be moved to a new chapter outlining a baseline architecture for all building blocks. </w:t>
      </w:r>
    </w:p>
    <w:p>
      <w:pPr>
        <w:pStyle w:val="Heading3"/>
        <w:bidi w:val="0"/>
        <w:jc w:val="start"/>
        <w:rPr/>
      </w:pPr>
      <w:bookmarkStart w:id="20" w:name="__RefHeading___Toc272317280"/>
      <w:bookmarkEnd w:id="20"/>
      <w:r>
        <w:rPr/>
        <w:t xml:space="preserve">5.1.1 </w:t>
        <w:tab/>
        <w:t>Architectural requirements and assumptions for building block I</w:t>
      </w:r>
    </w:p>
    <w:p>
      <w:pPr>
        <w:pStyle w:val="Normal"/>
        <w:rPr/>
      </w:pPr>
      <w:r>
        <w:rPr/>
        <w:t xml:space="preserve">The interworking architecture is based EPC reference architecture defined in TS 23.401 [2] and TS 23.402 [3] and on BBF access network defined by BBF TR-058 [7], BBF TR-101 [8], WT-134 [11]. </w:t>
      </w:r>
    </w:p>
    <w:p>
      <w:pPr>
        <w:pStyle w:val="Normal"/>
        <w:rPr/>
      </w:pPr>
      <w:r>
        <w:rPr/>
        <w:t>The interworking architecture support trusted and untrusted model for the host-based mobility (S2c) and the network based mobility for the untrusted model based on s2b. The trusted/untrusted Non-3GPP access network detection is performed as defined in clause 4.1.4 of TS 23.402.</w:t>
      </w:r>
    </w:p>
    <w:p>
      <w:pPr>
        <w:pStyle w:val="EditorsNote"/>
        <w:ind w:start="852" w:hanging="567"/>
        <w:jc w:val="both"/>
        <w:rPr>
          <w:lang w:val="en-US"/>
          <w:del w:id="9" w:author="S2-104330" w:date="2010-09-14T14:33:00Z"/>
        </w:rPr>
      </w:pPr>
      <w:del w:id="8" w:author="S2-104330" w:date="2010-09-14T14:33:00Z">
        <w:r>
          <w:rPr>
            <w:lang w:val="en-US"/>
          </w:rPr>
          <w:delText xml:space="preserve">Editor’s Note: The authentication aspect needs to be addressed in a specific clause considering the scenario when the BBF access participate to the UE authentication and when the BBF does not participate to UE authentication. </w:delText>
        </w:r>
      </w:del>
    </w:p>
    <w:p>
      <w:pPr>
        <w:pStyle w:val="EditorsNote"/>
        <w:rPr/>
      </w:pPr>
      <w:r>
        <w:rPr/>
        <w:t>The architecture support an UE simultaneously connected to the EPC via more than one access network for different PDN connection or for the same PDN connection as defined in TS 23.261 [9].</w:t>
      </w:r>
    </w:p>
    <w:p>
      <w:pPr>
        <w:pStyle w:val="EditorsNote"/>
        <w:ind w:start="852" w:hanging="567"/>
        <w:jc w:val="both"/>
        <w:rPr/>
      </w:pPr>
      <w:r>
        <w:rPr>
          <w:lang w:val="en-US"/>
        </w:rPr>
        <w:t>Editor’s Note: The definition of details for supporting MAPCON in in Rel-10 TS 23.402 and 23.401 are FFS .</w:t>
      </w:r>
    </w:p>
    <w:p>
      <w:pPr>
        <w:pStyle w:val="Normal"/>
        <w:tabs>
          <w:tab w:val="clear" w:pos="284"/>
          <w:tab w:val="left" w:pos="720" w:leader="none"/>
        </w:tabs>
        <w:rPr/>
      </w:pPr>
      <w:r>
        <w:rPr/>
        <w:t>The architecture supports the scenario of a single network operator deploying both the 3GPP EPC and the BBF access network and the scenario of two network operators one deploying the 3GPP EPC network and one deploying only the Broadband Forum Access network. Furthermore the architecture supports the roaming scenario between two PLMN operators.</w:t>
      </w:r>
    </w:p>
    <w:p>
      <w:pPr>
        <w:pStyle w:val="Normal"/>
        <w:rPr/>
      </w:pPr>
      <w:r>
        <w:rPr/>
        <w:t xml:space="preserve">The architecture supports local breakout of traffic in the EPC network whether a roaming subscriber is accessing the EPC via a 3GPP or a non 3GPP access network according to the design principles described in clause 4.1 of TS 23.401. </w:t>
      </w:r>
    </w:p>
    <w:p>
      <w:pPr>
        <w:pStyle w:val="Normal"/>
        <w:rPr/>
      </w:pPr>
      <w:r>
        <w:rPr/>
        <w:t xml:space="preserve">The reference architecture for the support of HeNB is defined in TS 23.401 and TS 36.300 [13], for the support of HNB in TS 23.060 and TS 24.467 [12] </w:t>
      </w:r>
    </w:p>
    <w:p>
      <w:pPr>
        <w:pStyle w:val="EditorsNote"/>
        <w:ind w:start="852" w:hanging="567"/>
        <w:jc w:val="both"/>
        <w:rPr>
          <w:lang w:val="en-US"/>
        </w:rPr>
      </w:pPr>
      <w:r>
        <w:rPr>
          <w:lang w:val="en-US"/>
        </w:rPr>
        <w:t>Editor’s Note: The reference architecture for LIPA and SIPTO for local network is under study in TR 23.829, so the inclusion in this reference architecture is FFS.</w:t>
      </w:r>
    </w:p>
    <w:p>
      <w:pPr>
        <w:pStyle w:val="Normal"/>
        <w:rPr>
          <w:lang w:val="en-US"/>
        </w:rPr>
      </w:pPr>
      <w:r>
        <w:rPr>
          <w:lang w:val="en-US"/>
        </w:rPr>
      </w:r>
    </w:p>
    <w:p>
      <w:pPr>
        <w:pStyle w:val="Heading3"/>
        <w:bidi w:val="0"/>
        <w:jc w:val="start"/>
        <w:rPr/>
      </w:pPr>
      <w:bookmarkStart w:id="21" w:name="__RefHeading___Toc26131_3320553937"/>
      <w:bookmarkStart w:id="22" w:name="__RefHeading___Toc272317281"/>
      <w:bookmarkEnd w:id="21"/>
      <w:r>
        <w:rPr/>
        <w:t xml:space="preserve">5.1.2 </w:t>
        <w:tab/>
        <w:t>Architecture for building block I</w:t>
      </w:r>
      <w:ins w:id="10" w:author="S2-104330" w:date="2010-09-14T14:33:00Z">
        <w:r>
          <w:rPr/>
          <w:t xml:space="preserve"> BBF interworking via WLAN access connection</w:t>
        </w:r>
      </w:ins>
      <w:ins w:id="11" w:author="S2-104330" w:date="2010-09-14T14:33:00Z">
        <w:bookmarkEnd w:id="22"/>
        <w:r>
          <w:rPr/>
          <w:t xml:space="preserve">  </w:t>
        </w:r>
      </w:ins>
    </w:p>
    <w:p>
      <w:pPr>
        <w:pStyle w:val="Normal"/>
        <w:jc w:val="both"/>
        <w:rPr/>
      </w:pPr>
      <w:r>
        <w:rPr/>
        <w:t>The Figure 5.1.2.-1, 5.1.2-2 and 5.1.2-3 show the reference architecture for the non-roaming scenario and with the traffic routed to the mobile core network. The figure 5.1.2-4. 5.1.2-5 and 5.1.2-6 show the reference architecture for the roaming scenario with the traffic routed to the home network. The figure 5.1.2-7, 5.1.2-8 and 5.1.2-9 show the reference architecture for the roaming scenario with the local breakout in Visited PLMN.</w:t>
      </w:r>
    </w:p>
    <w:p>
      <w:pPr>
        <w:pStyle w:val="EditorsNote"/>
        <w:ind w:start="852" w:hanging="567"/>
        <w:jc w:val="both"/>
        <w:rPr/>
      </w:pPr>
      <w:r>
        <w:rPr>
          <w:lang w:val="en-US"/>
        </w:rPr>
        <w:t>Editor’s Note: The reference architecture for LIPA and SIPTO for local network is FFS. For more detail refer to 3GPP TR 23.829.</w:t>
      </w:r>
    </w:p>
    <w:p>
      <w:pPr>
        <w:pStyle w:val="Normal"/>
        <w:rPr/>
      </w:pPr>
      <w:r>
        <w:rPr/>
        <w:t>The following considerations apply to interfaces and reference points where they occur in figures in this clause:</w:t>
      </w:r>
    </w:p>
    <w:p>
      <w:pPr>
        <w:pStyle w:val="B1"/>
        <w:rPr/>
      </w:pPr>
      <w:r>
        <w:rPr/>
        <w:t>-</w:t>
        <w:tab/>
        <w:t>S5 and S8 can be GTP-based or PMIP-based.</w:t>
      </w:r>
    </w:p>
    <w:p>
      <w:pPr>
        <w:pStyle w:val="B1"/>
        <w:rPr/>
      </w:pPr>
      <w:r>
        <w:rPr/>
        <w:t>-</w:t>
        <w:tab/>
        <w:t>Gxc is used only in the case of PMIP variant of S5 or S8.</w:t>
      </w:r>
    </w:p>
    <w:p>
      <w:pPr>
        <w:pStyle w:val="B1"/>
        <w:rPr/>
      </w:pPr>
      <w:ins w:id="13" w:author="S2-104330" w:date="2010-09-14T14:33:00Z">
        <w:r>
          <w:rPr/>
          <w:t xml:space="preserve">- </w:t>
          <w:tab/>
          <w:t xml:space="preserve">Gxb* is only needed in case the S9* session is initiated from the PCRF towards the BPCF. </w:t>
        </w:r>
      </w:ins>
    </w:p>
    <w:p>
      <w:pPr>
        <w:pStyle w:val="EditorsNote"/>
        <w:rPr/>
      </w:pPr>
      <w:ins w:id="15" w:author="S2-104330" w:date="2010-09-14T14:33:00Z">
        <w:r>
          <w:rPr/>
          <w:t>Editor’s note: It is FFS if there are other means than Gxb* to trigger initialisation of the S9* session from PCRF when using untrusted access procedures</w:t>
        </w:r>
      </w:ins>
    </w:p>
    <w:p>
      <w:pPr>
        <w:pStyle w:val="B1"/>
        <w:rPr/>
      </w:pPr>
      <w:r>
        <w:rPr/>
        <w:t>-</w:t>
        <w:tab/>
        <w:t xml:space="preserve">S9 is used between the H-PCRF and V-PCRF in roaming scenario </w:t>
      </w:r>
    </w:p>
    <w:p>
      <w:pPr>
        <w:pStyle w:val="B1"/>
        <w:rPr/>
      </w:pPr>
      <w:r>
        <w:rPr/>
        <w:t>-</w:t>
        <w:tab/>
        <w:t>S9* (used between 3GPP and BBF domains) is used between the PCRF and BPCF* in scenarios where both 3GPP and BBF access networks belong to the same operator or to different operators.</w:t>
      </w:r>
    </w:p>
    <w:p>
      <w:pPr>
        <w:pStyle w:val="B1"/>
        <w:rPr/>
      </w:pPr>
      <w:r>
        <w:rPr/>
        <w:t xml:space="preserve">- </w:t>
        <w:tab/>
        <w:t>the reference points internal to the BBF access network are defined or are under definition by Broadband Forum and are out of the scope of this Technical Report.</w:t>
      </w:r>
    </w:p>
    <w:p>
      <w:pPr>
        <w:pStyle w:val="NO"/>
        <w:rPr/>
      </w:pPr>
      <w:r>
        <w:rPr/>
        <w:t>NOTE 1:</w:t>
        <w:tab/>
        <w:t>SWu shown in Figure 5.1.2-1 also applies to architectural reference for untrusted scenario in Figures  5.1.2-3, 5.1.2-4, 5.1.2-6, 5.1.2-7 and 5.1.2-9,  for the untrusted scenario with s2c but is not shown for simplicity.</w:t>
      </w:r>
    </w:p>
    <w:p>
      <w:pPr>
        <w:pStyle w:val="EditorsNote"/>
        <w:ind w:start="852" w:hanging="567"/>
        <w:jc w:val="both"/>
        <w:rPr>
          <w:del w:id="17" w:author="S2-104330" w:date="2010-09-14T14:34:00Z"/>
        </w:rPr>
      </w:pPr>
      <w:del w:id="16" w:author="S2-104330" w:date="2010-09-14T14:34:00Z">
        <w:r>
          <w:rPr>
            <w:lang w:val="en-US"/>
          </w:rPr>
          <w:delText>Editor’s Note:  The Gxb reference point is not defined in Rel-8 and Rel-9. The usage of Gxb within the scope of BBF access interworking  is FFS.</w:delText>
        </w:r>
      </w:del>
    </w:p>
    <w:p>
      <w:pPr>
        <w:pStyle w:val="EditorsNote"/>
        <w:keepLines/>
        <w:widowControl/>
        <w:bidi w:val="0"/>
        <w:spacing w:before="0" w:after="180"/>
        <w:ind w:start="852" w:hanging="567"/>
        <w:jc w:val="both"/>
        <w:rPr/>
      </w:pPr>
      <w:r>
        <w:rPr/>
        <w:t>The ANDSF is not shown in any of the following figures, but it may be used in all architectural variants, according to the principles defined in 3GPP TS 23.402.</w:t>
      </w:r>
    </w:p>
    <w:p>
      <w:pPr>
        <w:pStyle w:val="Normal"/>
        <w:jc w:val="center"/>
        <w:rPr/>
      </w:pPr>
      <w:r>
        <w:rPr/>
      </w:r>
    </w:p>
    <w:p>
      <w:pPr>
        <w:pStyle w:val="TH"/>
        <w:rPr/>
      </w:pPr>
      <w:ins w:id="18" w:author="S2-104330" w:date="2010-09-14T14:34:00Z">
        <w:bookmarkStart w:id="23" w:name="_1344891759"/>
        <w:bookmarkStart w:id="24" w:name="_1344891727"/>
        <w:bookmarkStart w:id="25" w:name="_1344891660"/>
        <w:bookmarkEnd w:id="23"/>
        <w:bookmarkEnd w:id="24"/>
        <w:bookmarkEnd w:id="25"/>
        <w:r>
          <w:rPr/>
          <w:object w:dxaOrig="14400" w:dyaOrig="10800">
            <v:shape id="ole_rId7" style="width:353.7pt;height:345.7pt" o:ole="">
              <v:imagedata r:id="rId8" o:title=""/>
            </v:shape>
            <o:OLEObject Type="Embed" ProgID="PowerPoint.Show.12" ShapeID="ole_rId7" DrawAspect="Content" ObjectID="_1248001743" r:id="rId7"/>
          </w:object>
        </w:r>
      </w:ins>
      <w:del w:id="19" w:author="S2-104330" w:date="2010-09-14T14:34:00Z">
        <w:r>
          <w:rPr/>
          <w:object w:dxaOrig="14400" w:dyaOrig="10800">
            <v:shape id="ole_rId9" style="width:352.85pt;height:345.35pt" o:ole="">
              <v:imagedata r:id="rId10" o:title=""/>
            </v:shape>
            <o:OLEObject Type="Embed" ProgID="PowerPoint.Show.12" ShapeID="ole_rId9" DrawAspect="Content" ObjectID="_512445728" r:id="rId9"/>
          </w:object>
        </w:r>
      </w:del>
    </w:p>
    <w:p>
      <w:pPr>
        <w:pStyle w:val="TF1"/>
        <w:rPr/>
      </w:pPr>
      <w:r>
        <w:rPr/>
        <w:t>Figure 5.1.2-1: Non-Roaming Architecture for untrusted BBF access network based on S2b</w:t>
      </w:r>
    </w:p>
    <w:p>
      <w:pPr>
        <w:pStyle w:val="NO"/>
        <w:rPr/>
      </w:pPr>
      <w:r>
        <w:rPr/>
        <w:t xml:space="preserve">NOTE 2: The reference architecture is applicable when the 3GPP and BBF access networks belongs to the same network operator or to different network operators </w:t>
      </w:r>
    </w:p>
    <w:p>
      <w:pPr>
        <w:pStyle w:val="TH"/>
        <w:rPr>
          <w:rFonts w:cs="Arial"/>
        </w:rPr>
      </w:pPr>
      <w:bookmarkStart w:id="26" w:name="_1335941245"/>
      <w:bookmarkEnd w:id="26"/>
      <w:r>
        <w:rPr/>
        <w:object w:dxaOrig="14400" w:dyaOrig="10800">
          <v:shape id="ole_rId11" style="width:359.7pt;height:351.6pt" o:ole="">
            <v:imagedata r:id="rId12" o:title=""/>
          </v:shape>
          <o:OLEObject Type="Embed" ProgID="PowerPoint.Show.12" ShapeID="ole_rId11" DrawAspect="Content" ObjectID="_348040725" r:id="rId11"/>
        </w:object>
      </w:r>
    </w:p>
    <w:p>
      <w:pPr>
        <w:pStyle w:val="TF1"/>
        <w:rPr/>
      </w:pPr>
      <w:r>
        <w:rPr/>
        <w:t>Figure 5.1.2-2: Non-Roaming Architecture for trusted BBF access network based on S2c</w:t>
      </w:r>
    </w:p>
    <w:p>
      <w:pPr>
        <w:pStyle w:val="NO"/>
        <w:rPr/>
      </w:pPr>
      <w:r>
        <w:rPr/>
        <w:t xml:space="preserve">NOTE 3: The reference architecture is applicable when both 3GPP and BBF network belongs to the same network operator or to different network operators </w:t>
      </w:r>
    </w:p>
    <w:p>
      <w:pPr>
        <w:pStyle w:val="NO"/>
        <w:rPr/>
      </w:pPr>
      <w:r>
        <w:rPr/>
        <w:t xml:space="preserve">NOTE 4: The connection between the BRAS/BNG and PDN Gateway is IP transport connection </w:t>
      </w:r>
    </w:p>
    <w:p>
      <w:pPr>
        <w:pStyle w:val="TH"/>
        <w:rPr>
          <w:rFonts w:cs="Arial"/>
        </w:rPr>
      </w:pPr>
      <w:ins w:id="20" w:author="S2-104330" w:date="2010-09-14T14:34:00Z">
        <w:bookmarkStart w:id="27" w:name="_1344892626"/>
        <w:bookmarkEnd w:id="27"/>
        <w:r>
          <w:rPr/>
          <w:object w:dxaOrig="14400" w:dyaOrig="10800">
            <v:shape id="ole_rId13" style="width:368.9pt;height:361.4pt" o:ole="">
              <v:imagedata r:id="rId14" o:title=""/>
            </v:shape>
            <o:OLEObject Type="Embed" ProgID="PowerPoint.Show.12" ShapeID="ole_rId13" DrawAspect="Content" ObjectID="_1048121568" r:id="rId13"/>
          </w:object>
        </w:r>
      </w:ins>
      <w:del w:id="21" w:author="S2-104330" w:date="2010-09-14T14:34:00Z">
        <w:bookmarkStart w:id="28" w:name="_1335941277"/>
        <w:bookmarkEnd w:id="28"/>
        <w:r>
          <w:rPr/>
          <w:object w:dxaOrig="14400" w:dyaOrig="10800">
            <v:shape id="ole_rId15" style="width:366.5pt;height:359.15pt" o:ole="">
              <v:imagedata r:id="rId16" o:title=""/>
            </v:shape>
            <o:OLEObject Type="Embed" ProgID="PowerPoint.Show.12" ShapeID="ole_rId15" DrawAspect="Content" ObjectID="_278838760" r:id="rId15"/>
          </w:object>
        </w:r>
      </w:del>
    </w:p>
    <w:p>
      <w:pPr>
        <w:pStyle w:val="TF1"/>
        <w:rPr/>
      </w:pPr>
      <w:r>
        <w:rPr/>
        <w:t>Figure 5.1.2-3: Non-Roaming Architecture for untrusted BBF access network based on S2c</w:t>
      </w:r>
    </w:p>
    <w:p>
      <w:pPr>
        <w:pStyle w:val="NO"/>
        <w:rPr/>
      </w:pPr>
      <w:r>
        <w:rPr/>
        <w:t xml:space="preserve">NOTE 5: The reference architecture is applicable when both 3GPP and BBF network belongs to the same network operator or to different network operators </w:t>
      </w:r>
    </w:p>
    <w:p>
      <w:pPr>
        <w:pStyle w:val="NO"/>
        <w:rPr/>
      </w:pPr>
      <w:r>
        <w:rPr/>
      </w:r>
    </w:p>
    <w:p>
      <w:pPr>
        <w:pStyle w:val="TH"/>
        <w:rPr>
          <w:rFonts w:cs="Arial"/>
        </w:rPr>
      </w:pPr>
      <w:ins w:id="22" w:author="S2-104330" w:date="2010-09-14T14:35:00Z">
        <w:bookmarkStart w:id="29" w:name="_1344965975"/>
        <w:bookmarkStart w:id="30" w:name="_1344950002"/>
        <w:bookmarkStart w:id="31" w:name="_1344893014"/>
        <w:bookmarkStart w:id="32" w:name="_1344892971"/>
        <w:bookmarkStart w:id="33" w:name="_1344892892"/>
        <w:bookmarkEnd w:id="29"/>
        <w:bookmarkEnd w:id="30"/>
        <w:bookmarkEnd w:id="31"/>
        <w:bookmarkEnd w:id="32"/>
        <w:bookmarkEnd w:id="33"/>
        <w:r>
          <w:rPr/>
          <w:object w:dxaOrig="14400" w:dyaOrig="10800">
            <v:shape id="ole_rId17" style="width:347pt;height:340.1pt" o:ole="">
              <v:imagedata r:id="rId18" o:title=""/>
            </v:shape>
            <o:OLEObject Type="Embed" ProgID="PowerPoint.Show.12" ShapeID="ole_rId17" DrawAspect="Content" ObjectID="_1228162377" r:id="rId17"/>
          </w:object>
        </w:r>
      </w:ins>
      <w:del w:id="23" w:author="S2-104330" w:date="2010-09-14T14:35:00Z">
        <w:r>
          <w:rPr/>
          <w:object w:dxaOrig="14400" w:dyaOrig="10800">
            <v:shape id="ole_rId19" style="width:351.4pt;height:344.85pt" o:ole="">
              <v:imagedata r:id="rId20" o:title=""/>
            </v:shape>
            <o:OLEObject Type="Embed" ProgID="PowerPoint.Show.12" ShapeID="ole_rId19" DrawAspect="Content" ObjectID="_85099203" r:id="rId19"/>
          </w:object>
        </w:r>
      </w:del>
    </w:p>
    <w:p>
      <w:pPr>
        <w:pStyle w:val="Normal"/>
        <w:jc w:val="center"/>
        <w:rPr>
          <w:rFonts w:ascii="Arial" w:hAnsi="Arial" w:cs="Arial"/>
        </w:rPr>
      </w:pPr>
      <w:r>
        <w:rPr>
          <w:rFonts w:cs="Arial" w:ascii="Arial" w:hAnsi="Arial"/>
        </w:rPr>
      </w:r>
    </w:p>
    <w:p>
      <w:pPr>
        <w:pStyle w:val="TF1"/>
        <w:rPr/>
      </w:pPr>
      <w:r>
        <w:rPr/>
        <w:t>Figure 5.1.2-4: Roaming Architecture for untrusted BBF access network based on S2b – Home routed traffic</w:t>
      </w:r>
    </w:p>
    <w:p>
      <w:pPr>
        <w:pStyle w:val="NO"/>
        <w:rPr/>
      </w:pPr>
      <w:r>
        <w:rPr/>
        <w:t xml:space="preserve">NOTE 6: The reference architecture is applicable when both 3GPP and BBF network belongs to the same VPLMN network operator or to different network operators  </w:t>
      </w:r>
    </w:p>
    <w:p>
      <w:pPr>
        <w:pStyle w:val="TH"/>
        <w:rPr>
          <w:rFonts w:cs="Arial"/>
        </w:rPr>
      </w:pPr>
      <w:ins w:id="24" w:author="S2-104330" w:date="2010-09-14T14:35:00Z">
        <w:r>
          <w:rPr/>
          <w:object w:dxaOrig="14400" w:dyaOrig="10800">
            <v:shape id="ole_rId21" style="width:362.7pt;height:335.7pt" o:ole="">
              <v:imagedata r:id="rId22" o:title=""/>
            </v:shape>
            <o:OLEObject Type="Embed" ProgID="PowerPoint.Show.12" ShapeID="ole_rId21" DrawAspect="Content" ObjectID="_2038099015" r:id="rId21"/>
          </w:object>
        </w:r>
      </w:ins>
      <w:del w:id="25" w:author="S2-104330" w:date="2010-09-14T14:35:00Z">
        <w:r>
          <w:rPr/>
          <w:object w:dxaOrig="14400" w:dyaOrig="10800">
            <v:shape id="ole_rId23" style="width:365.05pt;height:338.35pt" o:ole="">
              <v:imagedata r:id="rId24" o:title=""/>
            </v:shape>
            <o:OLEObject Type="Embed" ProgID="PowerPoint.Show.12" ShapeID="ole_rId23" DrawAspect="Content" ObjectID="_1395110614" r:id="rId23"/>
          </w:object>
        </w:r>
      </w:del>
    </w:p>
    <w:p>
      <w:pPr>
        <w:pStyle w:val="TF1"/>
        <w:rPr/>
      </w:pPr>
      <w:r>
        <w:rPr/>
        <w:t xml:space="preserve">Figure 5.1.2-5: Roaming Architecture for trusted BBF access network </w:t>
      </w:r>
      <w:r>
        <w:rPr>
          <w:rFonts w:cs="Arial"/>
          <w:bCs/>
        </w:rPr>
        <w:t>using s2c - Home Routed</w:t>
      </w:r>
    </w:p>
    <w:p>
      <w:pPr>
        <w:pStyle w:val="NO"/>
        <w:rPr/>
      </w:pPr>
      <w:r>
        <w:rPr/>
        <w:t xml:space="preserve"> </w:t>
      </w:r>
      <w:r>
        <w:rPr/>
        <w:t xml:space="preserve">NOTE 7: The reference architecture is applicable when both 3GPP and BBF network belongs to the same VPLMN network operator or to different network operators  </w:t>
      </w:r>
    </w:p>
    <w:p>
      <w:pPr>
        <w:pStyle w:val="NO"/>
        <w:rPr/>
      </w:pPr>
      <w:r>
        <w:rPr/>
        <w:t xml:space="preserve">NOTE 8: The connection between the BRAS/BNG and PDN Gateway is a IP transport connection </w:t>
      </w:r>
    </w:p>
    <w:p>
      <w:pPr>
        <w:pStyle w:val="Normal"/>
        <w:jc w:val="center"/>
        <w:rPr>
          <w:rFonts w:ascii="Arial" w:hAnsi="Arial" w:cs="Arial"/>
        </w:rPr>
      </w:pPr>
      <w:r>
        <w:rPr>
          <w:rFonts w:cs="Arial" w:ascii="Arial" w:hAnsi="Arial"/>
        </w:rPr>
      </w:r>
    </w:p>
    <w:p>
      <w:pPr>
        <w:pStyle w:val="TH"/>
        <w:rPr>
          <w:rFonts w:cs="Arial"/>
        </w:rPr>
      </w:pPr>
      <w:ins w:id="26" w:author="S2-104330" w:date="2010-09-14T14:35:00Z">
        <w:bookmarkStart w:id="34" w:name="_1344950268"/>
        <w:bookmarkStart w:id="35" w:name="_1344893338"/>
        <w:bookmarkEnd w:id="34"/>
        <w:bookmarkEnd w:id="35"/>
        <w:r>
          <w:rPr/>
          <w:object w:dxaOrig="14400" w:dyaOrig="10800">
            <v:shape id="ole_rId25" style="width:364.9pt;height:337.45pt" o:ole="">
              <v:imagedata r:id="rId26" o:title=""/>
            </v:shape>
            <o:OLEObject Type="Embed" ProgID="PowerPoint.Show.12" ShapeID="ole_rId25" DrawAspect="Content" ObjectID="_1950943115" r:id="rId25"/>
          </w:object>
        </w:r>
      </w:ins>
      <w:del w:id="27" w:author="S2-104330" w:date="2010-09-14T14:35:00Z">
        <w:r>
          <w:rPr/>
          <w:object w:dxaOrig="14400" w:dyaOrig="10800">
            <v:shape id="ole_rId27" style="width:358.6pt;height:331.85pt" o:ole="">
              <v:imagedata r:id="rId28" o:title=""/>
            </v:shape>
            <o:OLEObject Type="Embed" ProgID="PowerPoint.Show.12" ShapeID="ole_rId27" DrawAspect="Content" ObjectID="_1060843303" r:id="rId27"/>
          </w:object>
        </w:r>
      </w:del>
    </w:p>
    <w:p>
      <w:pPr>
        <w:pStyle w:val="TF1"/>
        <w:rPr/>
      </w:pPr>
      <w:r>
        <w:rPr/>
        <w:t xml:space="preserve">Figure 5.1.2-6: Roaming Architecture for untrusted BBF access network </w:t>
      </w:r>
      <w:r>
        <w:rPr>
          <w:rFonts w:cs="Arial"/>
          <w:bCs/>
        </w:rPr>
        <w:t>using s2c - Home Routed</w:t>
      </w:r>
    </w:p>
    <w:p>
      <w:pPr>
        <w:pStyle w:val="NO"/>
        <w:rPr/>
      </w:pPr>
      <w:r>
        <w:rPr/>
        <w:t xml:space="preserve">NOTE 9: The reference architecture is applicable when both 3GPP and BBF network belongs to the same VPLMN network operator or to different network operators  </w:t>
      </w:r>
    </w:p>
    <w:p>
      <w:pPr>
        <w:pStyle w:val="Normal"/>
        <w:jc w:val="center"/>
        <w:rPr>
          <w:rFonts w:ascii="Arial" w:hAnsi="Arial" w:cs="Arial"/>
        </w:rPr>
      </w:pPr>
      <w:r>
        <w:rPr>
          <w:rFonts w:cs="Arial" w:ascii="Arial" w:hAnsi="Arial"/>
        </w:rPr>
      </w:r>
    </w:p>
    <w:p>
      <w:pPr>
        <w:pStyle w:val="TH"/>
        <w:rPr>
          <w:rFonts w:cs="Arial"/>
        </w:rPr>
      </w:pPr>
      <w:ins w:id="28" w:author="S2-104330" w:date="2010-09-14T14:35:00Z">
        <w:bookmarkStart w:id="36" w:name="_1344893422"/>
        <w:bookmarkEnd w:id="36"/>
        <w:r>
          <w:rPr/>
          <w:object w:dxaOrig="14400" w:dyaOrig="10800">
            <v:shape id="ole_rId29" style="width:384.6pt;height:375.55pt" o:ole="">
              <v:imagedata r:id="rId30" o:title=""/>
            </v:shape>
            <o:OLEObject Type="Embed" ProgID="PowerPoint.Show.12" ShapeID="ole_rId29" DrawAspect="Content" ObjectID="_1774083350" r:id="rId29"/>
          </w:object>
        </w:r>
      </w:ins>
      <w:del w:id="29" w:author="S2-104330" w:date="2010-09-14T14:35:00Z">
        <w:r>
          <w:rPr/>
          <w:object w:dxaOrig="14400" w:dyaOrig="10800">
            <v:shape id="ole_rId31" style="width:385.95pt;height:377.25pt" o:ole="">
              <v:imagedata r:id="rId32" o:title=""/>
            </v:shape>
            <o:OLEObject Type="Embed" ProgID="PowerPoint.Show.12" ShapeID="ole_rId31" DrawAspect="Content" ObjectID="_96050782" r:id="rId31"/>
          </w:object>
        </w:r>
      </w:del>
    </w:p>
    <w:p>
      <w:pPr>
        <w:pStyle w:val="TF1"/>
        <w:rPr/>
      </w:pPr>
      <w:r>
        <w:rPr/>
        <w:t xml:space="preserve">Figure 5.1.2-7: Roaming Architecture for untrusted BBF access network </w:t>
      </w:r>
      <w:r>
        <w:rPr>
          <w:rFonts w:cs="Arial"/>
          <w:bCs/>
        </w:rPr>
        <w:t>using s2b – Local breakout in V-PLMN</w:t>
      </w:r>
    </w:p>
    <w:p>
      <w:pPr>
        <w:pStyle w:val="NO"/>
        <w:rPr/>
      </w:pPr>
      <w:r>
        <w:rPr/>
        <w:t>NOTE 10:</w:t>
        <w:tab/>
        <w:t>The two Rx instances in Figure 5.1.2-7 apply to different application functions in the HPLMN and VPLMN.</w:t>
      </w:r>
    </w:p>
    <w:p>
      <w:pPr>
        <w:pStyle w:val="NO"/>
        <w:rPr/>
      </w:pPr>
      <w:r>
        <w:rPr/>
        <w:t xml:space="preserve">NOTE 11: The reference architecture is applicable when both 3GPP and BBF network belongs to the same VPLMN network operator or to different network operators .  </w:t>
      </w:r>
    </w:p>
    <w:p>
      <w:pPr>
        <w:pStyle w:val="Normal"/>
        <w:jc w:val="center"/>
        <w:rPr>
          <w:rFonts w:ascii="Arial" w:hAnsi="Arial" w:cs="Arial"/>
        </w:rPr>
      </w:pPr>
      <w:r>
        <w:rPr>
          <w:rFonts w:cs="Arial" w:ascii="Arial" w:hAnsi="Arial"/>
        </w:rPr>
      </w:r>
    </w:p>
    <w:p>
      <w:pPr>
        <w:pStyle w:val="TH"/>
        <w:rPr>
          <w:rFonts w:cs="Arial"/>
        </w:rPr>
      </w:pPr>
      <w:r>
        <w:rPr/>
        <w:object w:dxaOrig="14400" w:dyaOrig="10800">
          <v:shape id="ole_rId33" style="width:394.95pt;height:364.25pt" o:ole="">
            <v:imagedata r:id="rId34" o:title=""/>
          </v:shape>
          <o:OLEObject Type="Embed" ProgID="PowerPoint.Show.12" ShapeID="ole_rId33" DrawAspect="Content" ObjectID="_1285738238" r:id="rId33"/>
        </w:object>
      </w:r>
    </w:p>
    <w:p>
      <w:pPr>
        <w:pStyle w:val="TF1"/>
        <w:rPr/>
      </w:pPr>
      <w:r>
        <w:rPr/>
        <w:t xml:space="preserve">Figure 5.1.2-8: Roaming Architecture for trusted  BBF access network </w:t>
      </w:r>
      <w:r>
        <w:rPr>
          <w:rFonts w:cs="Arial"/>
          <w:bCs/>
        </w:rPr>
        <w:t>using s2c – Local breakout in V-PLMN</w:t>
      </w:r>
    </w:p>
    <w:p>
      <w:pPr>
        <w:pStyle w:val="NO"/>
        <w:rPr/>
      </w:pPr>
      <w:r>
        <w:rPr/>
        <w:t xml:space="preserve">NOTE 12: The reference architecture is applicable when both 3GPP and BBF network belongs to the same VPLMN network operator or to </w:t>
      </w:r>
      <w:del w:id="30" w:author="S2-104330" w:date="2010-09-14T14:36:00Z">
        <w:r>
          <w:rPr/>
          <w:delText xml:space="preserve"> to </w:delText>
        </w:r>
      </w:del>
      <w:r>
        <w:rPr/>
        <w:t xml:space="preserve">different network operators.  </w:t>
      </w:r>
    </w:p>
    <w:p>
      <w:pPr>
        <w:pStyle w:val="NO"/>
        <w:rPr/>
      </w:pPr>
      <w:r>
        <w:rPr/>
        <w:t>NOTE 13:</w:t>
        <w:tab/>
        <w:t>The two Rx instances in Figure 5.1.2-8 apply to different application functions in the HPLMN and VPLMN.</w:t>
      </w:r>
    </w:p>
    <w:p>
      <w:pPr>
        <w:pStyle w:val="NO"/>
        <w:rPr/>
      </w:pPr>
      <w:r>
        <w:rPr/>
        <w:t xml:space="preserve">NOTE 14: The connection between the BRAS/BNG and PDN Gateway is a IP transport connection </w:t>
      </w:r>
    </w:p>
    <w:p>
      <w:pPr>
        <w:pStyle w:val="NO"/>
        <w:rPr/>
      </w:pPr>
      <w:r>
        <w:rPr/>
      </w:r>
    </w:p>
    <w:p>
      <w:pPr>
        <w:pStyle w:val="TH"/>
        <w:rPr/>
      </w:pPr>
      <w:ins w:id="31" w:author="S2-104330" w:date="2010-09-14T14:37:00Z">
        <w:bookmarkStart w:id="37" w:name="_1344893566"/>
        <w:bookmarkEnd w:id="37"/>
        <w:r>
          <w:rPr/>
          <w:object w:dxaOrig="14400" w:dyaOrig="10800">
            <v:shape id="ole_rId35" style="width:375.4pt;height:329.9pt" o:ole="">
              <v:imagedata r:id="rId36" o:title=""/>
            </v:shape>
            <o:OLEObject Type="Embed" ProgID="PowerPoint.Show.12" ShapeID="ole_rId35" DrawAspect="Content" ObjectID="_2078509167" r:id="rId35"/>
          </w:object>
        </w:r>
      </w:ins>
      <w:del w:id="32" w:author="S2-104330" w:date="2010-09-14T14:37:00Z">
        <w:bookmarkStart w:id="38" w:name="_1335941529"/>
        <w:bookmarkEnd w:id="38"/>
        <w:r>
          <w:rPr/>
          <w:object w:dxaOrig="14400" w:dyaOrig="10800">
            <v:shape id="ole_rId37" style="width:373pt;height:327.8pt" o:ole="">
              <v:imagedata r:id="rId38" o:title=""/>
            </v:shape>
            <o:OLEObject Type="Embed" ProgID="PowerPoint.Show.12" ShapeID="ole_rId37" DrawAspect="Content" ObjectID="_823038804" r:id="rId37"/>
          </w:object>
        </w:r>
      </w:del>
    </w:p>
    <w:p>
      <w:pPr>
        <w:pStyle w:val="TF1"/>
        <w:rPr/>
      </w:pPr>
      <w:r>
        <w:rPr/>
        <w:t xml:space="preserve">Figure 5.1.2-9: Roaming Architecture for untrusted  BBF access network </w:t>
      </w:r>
      <w:r>
        <w:rPr>
          <w:rFonts w:cs="Arial"/>
          <w:bCs/>
        </w:rPr>
        <w:t>using s2c – Local breakout in V-PLMN</w:t>
      </w:r>
    </w:p>
    <w:p>
      <w:pPr>
        <w:pStyle w:val="NO"/>
        <w:rPr/>
      </w:pPr>
      <w:r>
        <w:rPr/>
        <w:t xml:space="preserve">NOTE 15: The reference architecture is applicable when both 3GPP and BBF network belongs to the same VPLMN network operator or to different network operators.  </w:t>
      </w:r>
    </w:p>
    <w:p>
      <w:pPr>
        <w:pStyle w:val="NO"/>
        <w:rPr/>
      </w:pPr>
      <w:r>
        <w:rPr/>
        <w:t>NOTE 16:</w:t>
        <w:tab/>
        <w:t>The two Rx instances in Figure 5.1.2-9 apply to different application functions in the HPLMN and VPLMN.</w:t>
      </w:r>
    </w:p>
    <w:p>
      <w:pPr>
        <w:pStyle w:val="Heading3"/>
        <w:bidi w:val="0"/>
        <w:jc w:val="start"/>
        <w:rPr/>
      </w:pPr>
      <w:bookmarkStart w:id="39" w:name="__RefHeading___Toc272317282"/>
      <w:bookmarkEnd w:id="39"/>
      <w:r>
        <w:rPr/>
        <w:t>5.1.3</w:t>
        <w:tab/>
        <w:t>Architectures for H(e)NB interworking</w:t>
      </w:r>
    </w:p>
    <w:p>
      <w:pPr>
        <w:pStyle w:val="Heading4"/>
        <w:bidi w:val="0"/>
        <w:ind w:start="1418" w:hanging="1418"/>
        <w:jc w:val="start"/>
        <w:rPr/>
      </w:pPr>
      <w:r>
        <w:rPr/>
        <w:t>5.1.3.1</w:t>
        <w:tab/>
        <w:t>Architecture Alternative 1 – H(e)NB specific policies</w:t>
      </w:r>
    </w:p>
    <w:p>
      <w:pPr>
        <w:pStyle w:val="Heading5"/>
        <w:bidi w:val="0"/>
        <w:ind w:start="1701" w:hanging="1701"/>
        <w:jc w:val="start"/>
        <w:rPr/>
      </w:pPr>
      <w:r>
        <w:rPr/>
        <w:t>5.1.3.1.1</w:t>
        <w:tab/>
        <w:t>General Principles</w:t>
      </w:r>
    </w:p>
    <w:p>
      <w:pPr>
        <w:pStyle w:val="Normal"/>
        <w:rPr/>
      </w:pPr>
      <w:ins w:id="33" w:author="S2-104327" w:date="2010-09-10T15:12:00Z">
        <w:r>
          <w:rPr/>
          <w:t>The principle behind this architecture assumes that the relationship towards the fixed access is with the mobile network / H(e)NB operator and not individual UEs connecting to the H(e)NB. This is especially true if inbound roamers are permitted to CSG resources.</w:t>
        </w:r>
      </w:ins>
    </w:p>
    <w:p>
      <w:pPr>
        <w:pStyle w:val="Normal"/>
        <w:rPr/>
      </w:pPr>
      <w:r>
        <w:rPr/>
        <w:t>Since H(e)NB traffic is encapsulated within IPSec whilst traversing the BBF access, the BRAS/BNG is not able to recognise UE specific traffic when using the H(e)NB. The policies in this alternative are defined to be H(e)NB specific and therefore an entity within the H(e)NB subsystem is responsible for the policy interactions.</w:t>
      </w:r>
    </w:p>
    <w:p>
      <w:pPr>
        <w:pStyle w:val="Normal"/>
        <w:rPr/>
      </w:pPr>
      <w:r>
        <w:rPr/>
        <w:t xml:space="preserve">The normal PCC architecture, servicing UEs, has no direct interaction with the 3GPP-BBF interworking solution. </w:t>
      </w:r>
    </w:p>
    <w:p>
      <w:pPr>
        <w:pStyle w:val="Normal"/>
        <w:rPr/>
      </w:pPr>
      <w:r>
        <w:rPr/>
        <w:t>The architecture highlights the S9* interface between a H(e)NB policy function and the BBF PCF (BPCF) for H(e)NB access. The H(e)NB policy function performs control based on bearers (EPS bearers or PDP contexts) made visible to it.</w:t>
      </w:r>
    </w:p>
    <w:p>
      <w:pPr>
        <w:pStyle w:val="EditorsNote"/>
        <w:rPr/>
      </w:pPr>
      <w:r>
        <w:rPr/>
        <w:t>Editor's Note: The node which the H(e)NB PCRF connects into within the H(e)NB subsystem is FFS along with the reference point that uses i.e. either Rx or Gx.</w:t>
      </w:r>
    </w:p>
    <w:p>
      <w:pPr>
        <w:pStyle w:val="Normal"/>
        <w:rPr/>
      </w:pPr>
      <w:r>
        <w:rPr/>
        <w:t>The function of the S9* interface is to convey sufficient information to the BPCF to enable it to identify the BNG the H(e)NB connects to, and perform admission control based on the bandwidth requirements and QoS attributes of the bearers or aggregate of bearers with similar QoS characteristics being established.</w:t>
      </w:r>
    </w:p>
    <w:p>
      <w:pPr>
        <w:pStyle w:val="Normal"/>
        <w:rPr/>
      </w:pPr>
      <w:r>
        <w:rPr/>
        <w:t>The reference architecture focuses on the policy management aspects of the 3GPP-BBF interworking for the packet domain only.</w:t>
      </w:r>
    </w:p>
    <w:p>
      <w:pPr>
        <w:pStyle w:val="NO"/>
        <w:rPr/>
      </w:pPr>
      <w:r>
        <w:rPr/>
        <w:t>NOTE 1:</w:t>
        <w:tab/>
        <w:t>For HeNB, a HeNB GW may be required to enable BBF interworking</w:t>
      </w:r>
    </w:p>
    <w:p>
      <w:pPr>
        <w:pStyle w:val="NO"/>
        <w:rPr/>
      </w:pPr>
      <w:r>
        <w:rPr/>
        <w:t>NOTE 2:</w:t>
        <w:tab/>
        <w:t>UE policies applied at the PCRF and the P-GW are independent of H(e)NB policy function operations</w:t>
      </w:r>
    </w:p>
    <w:p>
      <w:pPr>
        <w:pStyle w:val="NO"/>
        <w:rPr/>
      </w:pPr>
      <w:r>
        <w:rPr/>
        <w:t>NOTE 3:</w:t>
        <w:tab/>
        <w:t xml:space="preserve">There may be 2 S9* sessions for a single UE if the UE is simultaneously connected via H(e)NB and some other access means connected to the same BBF connection e.g. WLAN. </w:t>
      </w:r>
    </w:p>
    <w:p>
      <w:pPr>
        <w:pStyle w:val="NO"/>
        <w:rPr/>
      </w:pPr>
      <w:r>
        <w:rPr/>
        <w:t>NOTE 4:</w:t>
        <w:tab/>
        <w:t>An assumption is made that a mapping between IP address used by the H(e)NB connection (outer IPSec header) and the H(e)NB is made available to policy architecture.</w:t>
      </w:r>
    </w:p>
    <w:p>
      <w:pPr>
        <w:pStyle w:val="Heading5"/>
        <w:numPr>
          <w:ilvl w:val="4"/>
          <w:numId w:val="20"/>
        </w:numPr>
        <w:bidi w:val="0"/>
        <w:jc w:val="start"/>
        <w:rPr/>
      </w:pPr>
      <w:r>
        <w:rPr/>
        <w:t>Non-Roaming</w:t>
      </w:r>
    </w:p>
    <w:p>
      <w:pPr>
        <w:pStyle w:val="Normal"/>
        <w:rPr/>
      </w:pPr>
      <w:bookmarkStart w:id="40" w:name="_1345976492"/>
      <w:bookmarkStart w:id="41" w:name="_1345976363"/>
      <w:bookmarkStart w:id="42" w:name="_1345976351"/>
      <w:bookmarkEnd w:id="40"/>
      <w:bookmarkEnd w:id="41"/>
      <w:bookmarkEnd w:id="42"/>
      <w:r>
        <w:rPr/>
        <w:object w:dxaOrig="9645" w:dyaOrig="3959">
          <v:shape id="ole_rId39" style="width:482.25pt;height:197.95pt" o:ole="">
            <v:imagedata r:id="rId40" o:title=""/>
          </v:shape>
          <o:OLEObject Type="Embed" ProgID="" ShapeID="ole_rId39" DrawAspect="Content" ObjectID="_2038500934" r:id="rId39"/>
        </w:object>
      </w:r>
    </w:p>
    <w:p>
      <w:pPr>
        <w:pStyle w:val="TF1"/>
        <w:rPr/>
      </w:pPr>
      <w:r>
        <w:rPr/>
        <w:t>Figure 5.1.3.1.2-1 Non-Roaming</w:t>
      </w:r>
    </w:p>
    <w:p>
      <w:pPr>
        <w:pStyle w:val="NO"/>
        <w:rPr/>
      </w:pPr>
      <w:bookmarkStart w:id="43" w:name="OLE_LINK4"/>
      <w:bookmarkStart w:id="44" w:name="OLE_LINK3"/>
      <w:bookmarkEnd w:id="43"/>
      <w:bookmarkEnd w:id="44"/>
      <w:r>
        <w:rPr/>
        <w:t>NOTE 1:</w:t>
        <w:tab/>
        <w:t>Not all the 3GPP reference points are shown or labelled in Figure 5.1.3.1.2-1.</w:t>
      </w:r>
    </w:p>
    <w:p>
      <w:pPr>
        <w:pStyle w:val="NO"/>
        <w:rPr/>
      </w:pPr>
      <w:r>
        <w:rPr/>
        <w:t>NOTE 2:</w:t>
        <w:tab/>
        <w:t>The CS domain is not applicable for the HeNB.</w:t>
      </w:r>
    </w:p>
    <w:p>
      <w:pPr>
        <w:pStyle w:val="Heading5"/>
        <w:bidi w:val="0"/>
        <w:ind w:start="1701" w:hanging="1701"/>
        <w:jc w:val="start"/>
        <w:rPr/>
      </w:pPr>
      <w:bookmarkStart w:id="45" w:name="OLE_LINK4"/>
      <w:bookmarkStart w:id="46" w:name="OLE_LINK3"/>
      <w:bookmarkEnd w:id="45"/>
      <w:bookmarkEnd w:id="46"/>
      <w:r>
        <w:rPr/>
        <w:t>5.1.3.1.3</w:t>
        <w:tab/>
        <w:t>Roaming – Home Routed Traffic</w:t>
      </w:r>
    </w:p>
    <w:p>
      <w:pPr>
        <w:pStyle w:val="Normal"/>
        <w:rPr/>
      </w:pPr>
      <w:bookmarkStart w:id="47" w:name="_1345976422"/>
      <w:bookmarkStart w:id="48" w:name="_1345976400"/>
      <w:bookmarkEnd w:id="47"/>
      <w:bookmarkEnd w:id="48"/>
      <w:r>
        <w:rPr/>
        <w:object w:dxaOrig="9645" w:dyaOrig="3780">
          <v:shape id="ole_rId41" style="width:482.25pt;height:189pt" o:ole="">
            <v:imagedata r:id="rId42" o:title=""/>
          </v:shape>
          <o:OLEObject Type="Embed" ProgID="" ShapeID="ole_rId41" DrawAspect="Content" ObjectID="_1988034314" r:id="rId41"/>
        </w:object>
      </w:r>
    </w:p>
    <w:p>
      <w:pPr>
        <w:pStyle w:val="TF1"/>
        <w:rPr/>
      </w:pPr>
      <w:r>
        <w:rPr/>
        <w:t xml:space="preserve">Figure 5.1.3.1.3-1 Roaming – Home Routed Traffic </w:t>
      </w:r>
    </w:p>
    <w:p>
      <w:pPr>
        <w:pStyle w:val="NO"/>
        <w:rPr/>
      </w:pPr>
      <w:r>
        <w:rPr/>
        <w:t>NOTE 1:</w:t>
        <w:tab/>
        <w:t>Not all the 3GPP reference points are shown or labelled in Figure 5.1.3.1.3-1.</w:t>
      </w:r>
    </w:p>
    <w:p>
      <w:pPr>
        <w:pStyle w:val="NO"/>
        <w:rPr/>
      </w:pPr>
      <w:r>
        <w:rPr/>
        <w:t>NOTE 2:</w:t>
        <w:tab/>
        <w:t>The CS domain is not applicable for the HeNB.</w:t>
      </w:r>
    </w:p>
    <w:p>
      <w:pPr>
        <w:pStyle w:val="Heading5"/>
        <w:bidi w:val="0"/>
        <w:ind w:start="1701" w:hanging="1701"/>
        <w:jc w:val="start"/>
        <w:rPr/>
      </w:pPr>
      <w:r>
        <w:rPr/>
        <w:t xml:space="preserve">5.1.3.1.4 </w:t>
        <w:tab/>
        <w:t>Roaming – Visited Access/LBO</w:t>
      </w:r>
    </w:p>
    <w:p>
      <w:pPr>
        <w:pStyle w:val="Normal"/>
        <w:rPr/>
      </w:pPr>
      <w:bookmarkStart w:id="49" w:name="_1345976447"/>
      <w:bookmarkEnd w:id="49"/>
      <w:r>
        <w:rPr/>
        <w:object w:dxaOrig="9645" w:dyaOrig="3869">
          <v:shape id="ole_rId43" style="width:482.25pt;height:193.45pt" o:ole="">
            <v:imagedata r:id="rId44" o:title=""/>
          </v:shape>
          <o:OLEObject Type="Embed" ProgID="" ShapeID="ole_rId43" DrawAspect="Content" ObjectID="_442504918" r:id="rId43"/>
        </w:object>
      </w:r>
    </w:p>
    <w:p>
      <w:pPr>
        <w:pStyle w:val="TF1"/>
        <w:rPr/>
      </w:pPr>
      <w:r>
        <w:rPr/>
        <w:t xml:space="preserve">Figure 5.1.3.1.4-1 Roaming – Local breakout </w:t>
      </w:r>
    </w:p>
    <w:p>
      <w:pPr>
        <w:pStyle w:val="NO"/>
        <w:rPr/>
      </w:pPr>
      <w:r>
        <w:rPr/>
        <w:t>NOTE 1:</w:t>
        <w:tab/>
        <w:t>Not all the 3GPP reference points are shown or labelled in Figure 5.1.3.1.4-1.</w:t>
      </w:r>
    </w:p>
    <w:p>
      <w:pPr>
        <w:pStyle w:val="NO"/>
        <w:rPr/>
      </w:pPr>
      <w:r>
        <w:rPr/>
        <w:t>NOTE 2:</w:t>
        <w:tab/>
        <w:t>The CS domain is not applicable for the HeNB.</w:t>
      </w:r>
    </w:p>
    <w:p>
      <w:pPr>
        <w:pStyle w:val="Heading5"/>
        <w:bidi w:val="0"/>
        <w:ind w:start="1701" w:hanging="1701"/>
        <w:jc w:val="start"/>
        <w:rPr/>
      </w:pPr>
      <w:ins w:id="35" w:author="S2-104327" w:date="2010-09-14T15:28:00Z">
        <w:r>
          <w:rPr/>
          <w:t>5.</w:t>
        </w:r>
      </w:ins>
      <w:ins w:id="36" w:author="S2-104327" w:date="2010-09-14T15:32:00Z">
        <w:r>
          <w:rPr/>
          <w:t>1.3.1.5</w:t>
        </w:r>
      </w:ins>
      <w:ins w:id="37" w:author="S2-104327" w:date="2010-09-14T15:28:00Z">
        <w:r>
          <w:rPr/>
          <w:tab/>
        </w:r>
      </w:ins>
      <w:ins w:id="38" w:author="S2-104327" w:date="2010-09-14T15:32:00Z">
        <w:r>
          <w:rPr/>
          <w:tab/>
        </w:r>
      </w:ins>
      <w:ins w:id="39" w:author="S2-104327" w:date="2010-09-14T15:28:00Z">
        <w:r>
          <w:rPr/>
          <w:t>Interworking functions</w:t>
        </w:r>
      </w:ins>
    </w:p>
    <w:p>
      <w:pPr>
        <w:pStyle w:val="Heading6"/>
        <w:bidi w:val="0"/>
        <w:jc w:val="start"/>
        <w:rPr/>
      </w:pPr>
      <w:ins w:id="41" w:author="S2-104327" w:date="2010-09-14T15:28:00Z">
        <w:r>
          <w:rPr/>
          <w:t>5.</w:t>
        </w:r>
      </w:ins>
      <w:ins w:id="42" w:author="S2-104327" w:date="2010-09-14T15:33:00Z">
        <w:r>
          <w:rPr/>
          <w:t>1.3.1.5.1</w:t>
        </w:r>
      </w:ins>
      <w:ins w:id="43" w:author="S2-104327" w:date="2010-09-14T15:28:00Z">
        <w:r>
          <w:rPr/>
          <w:tab/>
          <w:t>H(e)NB policy function</w:t>
        </w:r>
      </w:ins>
    </w:p>
    <w:p>
      <w:pPr>
        <w:pStyle w:val="Normal"/>
        <w:rPr>
          <w:b/>
          <w:b/>
          <w:ins w:id="46" w:author="S2-104327" w:date="2010-09-14T15:28:00Z"/>
          <w:u w:val="single"/>
        </w:rPr>
      </w:pPr>
      <w:ins w:id="45" w:author="S2-104327" w:date="2010-09-14T15:28:00Z">
        <w:r>
          <w:rPr>
            <w:b/>
            <w:u w:val="single"/>
          </w:rPr>
          <w:t>General</w:t>
        </w:r>
      </w:ins>
    </w:p>
    <w:p>
      <w:pPr>
        <w:pStyle w:val="Normal"/>
        <w:rPr/>
      </w:pPr>
      <w:ins w:id="47" w:author="S2-104327" w:date="2010-09-14T15:28:00Z">
        <w:r>
          <w:rPr/>
          <w:t>The role of the H(e)NB policy function is to convert bearer information (as received on the S1-MME or Iu) into generic QoS authorisation requests. If no BPCF is discovered then the H(e)NB policy function will take no further authorisation decisions and positively acknowledge the bearer action towards the H(e)NB GW / MME.</w:t>
        </w:r>
      </w:ins>
    </w:p>
    <w:p>
      <w:pPr>
        <w:pStyle w:val="Normal"/>
        <w:rPr/>
      </w:pPr>
      <w:ins w:id="49" w:author="S2-104327" w:date="2010-09-14T15:28:00Z">
        <w:r>
          <w:rPr/>
          <w:t>The H(e)NB may apply policies associated with the identified fixed access operator before forwarding any QoS authorisation requests to the BPCFs. The H(e)NB may perform one or more of the following:</w:t>
        </w:r>
      </w:ins>
    </w:p>
    <w:p>
      <w:pPr>
        <w:pStyle w:val="Normal"/>
        <w:rPr/>
      </w:pPr>
      <w:ins w:id="51" w:author="S2-104327" w:date="2010-09-14T15:28:00Z">
        <w:r>
          <w:rPr/>
          <w:t>-</w:t>
          <w:tab/>
          <w:t>Request QoS authorisation on a per bearer basis (e.g. for GBR bearers)</w:t>
        </w:r>
      </w:ins>
    </w:p>
    <w:p>
      <w:pPr>
        <w:pStyle w:val="Normal"/>
        <w:rPr/>
      </w:pPr>
      <w:ins w:id="53" w:author="S2-104327" w:date="2010-09-14T15:28:00Z">
        <w:r>
          <w:rPr/>
          <w:t>-</w:t>
          <w:tab/>
          <w:t>aggregate a new bearer action into an existing authorisation for the same H(e)NB and not forward the request to BPCF (e.g. for non-GBR bearers where the addition of a bearer does not exceed the resources already authorised)</w:t>
        </w:r>
      </w:ins>
    </w:p>
    <w:p>
      <w:pPr>
        <w:pStyle w:val="Normal"/>
        <w:rPr/>
      </w:pPr>
      <w:ins w:id="55" w:author="S2-104327" w:date="2010-09-14T15:28:00Z">
        <w:r>
          <w:rPr/>
          <w:t>-</w:t>
          <w:tab/>
          <w:t>aggregate a new bearer action into an existing authorisation for the same H(e)NB and forward the request to the BPCF (e.g. for non-GBR bearers where the new aggregate resource is greater than that which was authorised previously)</w:t>
        </w:r>
      </w:ins>
    </w:p>
    <w:p>
      <w:pPr>
        <w:pStyle w:val="Normal"/>
        <w:rPr/>
      </w:pPr>
      <w:ins w:id="57" w:author="S2-104327" w:date="2010-09-14T15:28:00Z">
        <w:r>
          <w:rPr/>
          <w:t>-</w:t>
          <w:tab/>
          <w:t>Reject the bearer action if deemed out of policy for H(e)NB operation (e.g. VoIP is not permitted over H(e)NB).</w:t>
        </w:r>
      </w:ins>
    </w:p>
    <w:p>
      <w:pPr>
        <w:pStyle w:val="NO"/>
        <w:rPr/>
      </w:pPr>
      <w:ins w:id="59" w:author="S2-104327" w:date="2010-09-14T15:28:00Z">
        <w:r>
          <w:rPr/>
          <w:t>NOTE 1:</w:t>
          <w:tab/>
          <w:t>The H(e)NB policy function may apply different actions depending on whether the request is pertaining to a UE that is accessing the open or closed side of the H(e)NB, but requires the CSG membership to be signalled from the node performing access control. For example, H(e)NB policy may map temporary members / non-members to the lowest priority aggregate whilst a permanent member maps to the highest priority aggregate.</w:t>
        </w:r>
      </w:ins>
    </w:p>
    <w:p>
      <w:pPr>
        <w:pStyle w:val="EditorsNote"/>
        <w:rPr/>
      </w:pPr>
      <w:ins w:id="61" w:author="S2-104327" w:date="2010-09-14T15:28:00Z">
        <w:r>
          <w:rPr/>
          <w:t>Editor’s Note: It is FFS if and how the CSG membership information will impact admission control in both H(e)NB policy function and BBF access.</w:t>
        </w:r>
      </w:ins>
    </w:p>
    <w:p>
      <w:pPr>
        <w:pStyle w:val="NO"/>
        <w:rPr/>
      </w:pPr>
      <w:ins w:id="63" w:author="S2-104327" w:date="2010-09-14T15:28:00Z">
        <w:r>
          <w:rPr/>
          <w:t>NOTE 2:</w:t>
          <w:tab/>
          <w:t>The H(e)NB policy function is a logical function and may be physically located independently, within the H(e)NB GW or within a PCRF.</w:t>
        </w:r>
      </w:ins>
    </w:p>
    <w:p>
      <w:pPr>
        <w:pStyle w:val="Normal"/>
        <w:rPr>
          <w:b/>
          <w:b/>
          <w:ins w:id="66" w:author="S2-104327" w:date="2010-09-14T15:28:00Z"/>
          <w:u w:val="single"/>
        </w:rPr>
      </w:pPr>
      <w:ins w:id="65" w:author="S2-104327" w:date="2010-09-14T15:28:00Z">
        <w:r>
          <w:rPr>
            <w:b/>
            <w:u w:val="single"/>
          </w:rPr>
          <w:t>BPCF discovery</w:t>
        </w:r>
      </w:ins>
    </w:p>
    <w:p>
      <w:pPr>
        <w:pStyle w:val="Normal"/>
        <w:rPr/>
      </w:pPr>
      <w:ins w:id="67" w:author="S2-104327" w:date="2010-09-14T15:28:00Z">
        <w:r>
          <w:rPr/>
          <w:t>The BPCF is discovered by the H(e)NB policy function using the IP address assigned to the CPE (or H(e)NB if the CPE is operating in bridge mode).</w:t>
        </w:r>
      </w:ins>
    </w:p>
    <w:p>
      <w:pPr>
        <w:pStyle w:val="Heading6"/>
        <w:bidi w:val="0"/>
        <w:jc w:val="start"/>
        <w:rPr/>
      </w:pPr>
      <w:ins w:id="69" w:author="S2-104327" w:date="2010-09-14T15:28:00Z">
        <w:r>
          <w:rPr/>
          <w:t>5.</w:t>
        </w:r>
      </w:ins>
      <w:ins w:id="70" w:author="S2-104327" w:date="2010-09-14T15:35:00Z">
        <w:r>
          <w:rPr/>
          <w:t>1.3.1.5.2</w:t>
        </w:r>
      </w:ins>
      <w:ins w:id="71" w:author="S2-104327" w:date="2010-09-14T15:28:00Z">
        <w:r>
          <w:rPr/>
          <w:tab/>
          <w:t>BPCF</w:t>
        </w:r>
      </w:ins>
    </w:p>
    <w:p>
      <w:pPr>
        <w:pStyle w:val="Normal"/>
        <w:rPr/>
      </w:pPr>
      <w:ins w:id="73" w:author="S2-104327" w:date="2010-09-14T15:28:00Z">
        <w:r>
          <w:rPr/>
          <w:t xml:space="preserve">Operates as per normal with no H(e)NB specific requirements. </w:t>
        </w:r>
      </w:ins>
    </w:p>
    <w:p>
      <w:pPr>
        <w:pStyle w:val="Heading6"/>
        <w:bidi w:val="0"/>
        <w:jc w:val="start"/>
        <w:rPr/>
      </w:pPr>
      <w:ins w:id="75" w:author="S2-104327" w:date="2010-09-14T15:35:00Z">
        <w:r>
          <w:rPr/>
          <w:t>5.1.3.1.5.3</w:t>
        </w:r>
      </w:ins>
      <w:ins w:id="76" w:author="S2-104327" w:date="2010-09-14T15:28:00Z">
        <w:r>
          <w:rPr/>
          <w:tab/>
          <w:t>H(e)NB</w:t>
        </w:r>
      </w:ins>
    </w:p>
    <w:p>
      <w:pPr>
        <w:pStyle w:val="Normal"/>
        <w:rPr/>
      </w:pPr>
      <w:ins w:id="78" w:author="S2-104327" w:date="2010-09-14T15:28:00Z">
        <w:r>
          <w:rPr/>
          <w:t>DSCP marking appropriate for the QoS of the PDP context / EPS bearer in both inner and outer IP header of the IPSec connection for the UL packets. The mapping between QoS and DSCP needs to be configured in the H(e)NB (e.g. via the management system).</w:t>
        </w:r>
      </w:ins>
    </w:p>
    <w:p>
      <w:pPr>
        <w:pStyle w:val="Heading6"/>
        <w:bidi w:val="0"/>
        <w:jc w:val="start"/>
        <w:rPr/>
      </w:pPr>
      <w:ins w:id="80" w:author="S2-104327" w:date="2010-09-14T15:35:00Z">
        <w:r>
          <w:rPr/>
          <w:t>5.1.3.1.5.4</w:t>
        </w:r>
      </w:ins>
      <w:ins w:id="81" w:author="S2-104327" w:date="2010-09-14T15:28:00Z">
        <w:r>
          <w:rPr/>
          <w:tab/>
          <w:t>H(e)NB GW</w:t>
        </w:r>
      </w:ins>
    </w:p>
    <w:p>
      <w:pPr>
        <w:pStyle w:val="Normal"/>
        <w:rPr/>
      </w:pPr>
      <w:ins w:id="83" w:author="S2-104327" w:date="2010-09-14T15:28:00Z">
        <w:r>
          <w:rPr/>
          <w:t>The H(e)NB GW passes all bearer activations / modifications / deactivations towards the H(e)NB policy function for authorisation.</w:t>
        </w:r>
      </w:ins>
    </w:p>
    <w:p>
      <w:pPr>
        <w:pStyle w:val="Normal"/>
        <w:rPr/>
      </w:pPr>
      <w:ins w:id="85" w:author="S2-104327" w:date="2010-09-14T15:28:00Z">
        <w:r>
          <w:rPr/>
          <w:t>The H(e)NB GW shall select the same H(e)NB policy function for all requests associated to a H(e)NB.</w:t>
        </w:r>
      </w:ins>
    </w:p>
    <w:p>
      <w:pPr>
        <w:pStyle w:val="Normal"/>
        <w:rPr/>
      </w:pPr>
      <w:ins w:id="87" w:author="S2-104327" w:date="2010-09-14T15:28:00Z">
        <w:r>
          <w:rPr/>
          <w:t>DSCP marking appropriate for the QoS of the PDP context / EPS bearer.</w:t>
        </w:r>
      </w:ins>
    </w:p>
    <w:p>
      <w:pPr>
        <w:pStyle w:val="Heading6"/>
        <w:bidi w:val="0"/>
        <w:jc w:val="start"/>
        <w:rPr/>
      </w:pPr>
      <w:ins w:id="89" w:author="S2-104327" w:date="2010-09-14T15:35:00Z">
        <w:r>
          <w:rPr/>
          <w:t>5.1.3.1.5.5</w:t>
        </w:r>
      </w:ins>
      <w:ins w:id="90" w:author="S2-104327" w:date="2010-09-14T15:28:00Z">
        <w:r>
          <w:rPr/>
          <w:tab/>
          <w:t>SeGW</w:t>
        </w:r>
      </w:ins>
    </w:p>
    <w:p>
      <w:pPr>
        <w:pStyle w:val="Normal"/>
        <w:rPr/>
      </w:pPr>
      <w:ins w:id="92" w:author="S2-104327" w:date="2010-09-14T15:28:00Z">
        <w:r>
          <w:rPr/>
          <w:t>If present, Updates the H(e)NB of the current binding between the IP address assigned to the CPE (outer IP address) and the IP address assigned to the H(e)NB (inner IP address) within the H(e)NB subsystem. If the SeGW resides within the H(e)NB GW, then the H(e)NB GW shall perform in addition the functions associated with the SeGW.</w:t>
        </w:r>
      </w:ins>
    </w:p>
    <w:p>
      <w:pPr>
        <w:pStyle w:val="EditorsNote"/>
        <w:rPr/>
      </w:pPr>
      <w:ins w:id="94" w:author="S2-104327" w:date="2010-09-14T15:28:00Z">
        <w:r>
          <w:rPr/>
          <w:t>Editor's Note:</w:t>
          <w:tab/>
          <w:t>It is FFS whether this mechanism is necessary or can be handled through the management system.</w:t>
        </w:r>
      </w:ins>
    </w:p>
    <w:p>
      <w:pPr>
        <w:pStyle w:val="Normal"/>
        <w:rPr/>
      </w:pPr>
      <w:ins w:id="96" w:author="S2-104327" w:date="2010-09-14T15:28:00Z">
        <w:r>
          <w:rPr/>
          <w:t>Copying the DSCP marking on received DL packets to the outer IP header of the IPSec tunnel.</w:t>
        </w:r>
      </w:ins>
    </w:p>
    <w:p>
      <w:pPr>
        <w:pStyle w:val="Heading6"/>
        <w:bidi w:val="0"/>
        <w:jc w:val="start"/>
        <w:rPr/>
      </w:pPr>
      <w:ins w:id="98" w:author="S2-104327" w:date="2010-09-14T15:36:00Z">
        <w:r>
          <w:rPr/>
          <w:t>5.1.3.1.5.6</w:t>
        </w:r>
      </w:ins>
      <w:ins w:id="99" w:author="S2-104327" w:date="2010-09-14T15:28:00Z">
        <w:r>
          <w:rPr/>
          <w:tab/>
          <w:t>MME</w:t>
        </w:r>
      </w:ins>
    </w:p>
    <w:p>
      <w:pPr>
        <w:pStyle w:val="Normal"/>
        <w:rPr/>
      </w:pPr>
      <w:ins w:id="101" w:author="S2-104327" w:date="2010-09-14T15:28:00Z">
        <w:r>
          <w:rPr/>
          <w:t>If the HeNB GW is not present in a deployment or the S1-MME is encrypted between MME and HeNB, the MME performs the same functions as the H(e)NB GW as specified in clause 5.x.2.3.</w:t>
        </w:r>
      </w:ins>
    </w:p>
    <w:p>
      <w:pPr>
        <w:pStyle w:val="Normal"/>
        <w:rPr/>
      </w:pPr>
      <w:ins w:id="103" w:author="S2-104327" w:date="2010-09-14T15:28:00Z">
        <w:r>
          <w:rPr/>
          <w:t>If the HeNB GW is present in a deployment, there are no H(e)NB interworking specific requirements on the MME.</w:t>
        </w:r>
      </w:ins>
    </w:p>
    <w:p>
      <w:pPr>
        <w:pStyle w:val="Heading6"/>
        <w:bidi w:val="0"/>
        <w:jc w:val="start"/>
        <w:rPr/>
      </w:pPr>
      <w:ins w:id="105" w:author="S2-104327" w:date="2010-09-14T15:36:00Z">
        <w:r>
          <w:rPr/>
          <w:t>5.1.3.1.5.7</w:t>
        </w:r>
      </w:ins>
      <w:ins w:id="106" w:author="S2-104327" w:date="2010-09-14T15:28:00Z">
        <w:r>
          <w:rPr/>
          <w:tab/>
          <w:t>SGSN</w:t>
        </w:r>
      </w:ins>
    </w:p>
    <w:p>
      <w:pPr>
        <w:pStyle w:val="Normal"/>
        <w:rPr/>
      </w:pPr>
      <w:ins w:id="108" w:author="S2-104327" w:date="2010-09-14T15:28:00Z">
        <w:r>
          <w:rPr/>
          <w:t>Due to the mandatory presence of the HNB GW, there are no additional requirements on the SGSN</w:t>
        </w:r>
      </w:ins>
    </w:p>
    <w:p>
      <w:pPr>
        <w:pStyle w:val="Heading6"/>
        <w:bidi w:val="0"/>
        <w:jc w:val="start"/>
        <w:rPr/>
      </w:pPr>
      <w:ins w:id="110" w:author="S2-104327" w:date="2010-09-14T15:36:00Z">
        <w:r>
          <w:rPr/>
          <w:t>5.1.3.1.5.8</w:t>
        </w:r>
      </w:ins>
      <w:ins w:id="111" w:author="S2-104327" w:date="2010-09-14T15:28:00Z">
        <w:r>
          <w:rPr/>
          <w:tab/>
          <w:t>MSC</w:t>
        </w:r>
      </w:ins>
    </w:p>
    <w:p>
      <w:pPr>
        <w:pStyle w:val="Normal"/>
        <w:rPr/>
      </w:pPr>
      <w:ins w:id="113" w:author="S2-104327" w:date="2010-09-14T15:28:00Z">
        <w:r>
          <w:rPr/>
          <w:t>Due to the mandatory presence of the HNB GW, there are no additional requirements on the MSC</w:t>
        </w:r>
      </w:ins>
    </w:p>
    <w:p>
      <w:pPr>
        <w:pStyle w:val="Heading5"/>
        <w:bidi w:val="0"/>
        <w:ind w:start="1701" w:hanging="1701"/>
        <w:jc w:val="start"/>
        <w:rPr/>
      </w:pPr>
      <w:ins w:id="115" w:author="S2-104327" w:date="2010-09-14T15:28:00Z">
        <w:r>
          <w:rPr/>
          <w:t>5.</w:t>
        </w:r>
      </w:ins>
      <w:ins w:id="116" w:author="S2-104327" w:date="2010-09-14T15:37:00Z">
        <w:r>
          <w:rPr/>
          <w:t>1.3.1.6</w:t>
        </w:r>
      </w:ins>
      <w:ins w:id="117" w:author="S2-104327" w:date="2010-09-14T15:28:00Z">
        <w:r>
          <w:rPr/>
          <w:tab/>
          <w:t>Reference Points</w:t>
        </w:r>
      </w:ins>
    </w:p>
    <w:p>
      <w:pPr>
        <w:pStyle w:val="Heading6"/>
        <w:bidi w:val="0"/>
        <w:jc w:val="start"/>
        <w:rPr/>
      </w:pPr>
      <w:ins w:id="119" w:author="S2-104327" w:date="2010-09-14T15:37:00Z">
        <w:r>
          <w:rPr/>
          <w:t>5.1.3.1.6.1</w:t>
        </w:r>
      </w:ins>
      <w:ins w:id="120" w:author="S2-104327" w:date="2010-09-14T15:28:00Z">
        <w:r>
          <w:rPr/>
          <w:tab/>
          <w:t>S9*</w:t>
        </w:r>
      </w:ins>
    </w:p>
    <w:p>
      <w:pPr>
        <w:pStyle w:val="Normal"/>
        <w:rPr>
          <w:b/>
          <w:b/>
          <w:ins w:id="123" w:author="S2-104327" w:date="2010-09-14T15:28:00Z"/>
          <w:u w:val="single"/>
        </w:rPr>
      </w:pPr>
      <w:ins w:id="122" w:author="S2-104327" w:date="2010-09-14T15:28:00Z">
        <w:r>
          <w:rPr>
            <w:b/>
            <w:u w:val="single"/>
          </w:rPr>
          <w:t>General</w:t>
        </w:r>
      </w:ins>
    </w:p>
    <w:p>
      <w:pPr>
        <w:pStyle w:val="Normal"/>
        <w:rPr/>
      </w:pPr>
      <w:ins w:id="124" w:author="S2-104327" w:date="2010-09-14T15:28:00Z">
        <w:r>
          <w:rPr/>
          <w:t>An S9* session (for the purpose of H(e)NB interworking) represents an individual H(e)NB and is established for the duration of the H(e)NB being powered up and connected to the H(e)NB GW/MME. This avoids the need for the BPCF to discover the H(e)NB policy function and also does not require the H(e)NB to be specifically identifiable in the fixed access.</w:t>
        </w:r>
      </w:ins>
    </w:p>
    <w:p>
      <w:pPr>
        <w:pStyle w:val="Normal"/>
        <w:rPr/>
      </w:pPr>
      <w:ins w:id="126" w:author="S2-104327" w:date="2010-09-14T15:28:00Z">
        <w:r>
          <w:rPr/>
          <w:t>Editor’s Note: The exact model under which the S9* operates is for further study.</w:t>
        </w:r>
      </w:ins>
    </w:p>
    <w:p>
      <w:pPr>
        <w:pStyle w:val="Normal"/>
        <w:rPr>
          <w:b/>
          <w:b/>
          <w:ins w:id="129" w:author="S2-104327" w:date="2010-09-14T15:28:00Z"/>
          <w:u w:val="single"/>
        </w:rPr>
      </w:pPr>
      <w:ins w:id="128" w:author="S2-104327" w:date="2010-09-14T15:28:00Z">
        <w:r>
          <w:rPr>
            <w:b/>
            <w:u w:val="single"/>
          </w:rPr>
          <w:t>Information Transfer over S9*</w:t>
        </w:r>
      </w:ins>
    </w:p>
    <w:p>
      <w:pPr>
        <w:pStyle w:val="Normal"/>
        <w:rPr/>
      </w:pPr>
      <w:ins w:id="130" w:author="S2-104327" w:date="2010-09-14T15:28:00Z">
        <w:r>
          <w:rPr/>
          <w:t xml:space="preserve">If the Iuh and S1-U is secured with an IPsec tunnel, it is not necessarily possible to identify individual PDP contexts or EPS bearers at IP level. Therefore the flow description for authorisation over S9* will contain only the source and destination IP address (of CPE and H(e)NB GW / MME) and the DSCP marking on the outer IP header. </w:t>
        </w:r>
      </w:ins>
    </w:p>
    <w:p>
      <w:pPr>
        <w:pStyle w:val="Normal"/>
        <w:rPr/>
      </w:pPr>
      <w:ins w:id="132" w:author="S2-104327" w:date="2010-09-14T15:28:00Z">
        <w:r>
          <w:rPr/>
          <w:t>However, if the Iuh and S1-U relies on Layer 2 security, then individual PDP contexts or EPS bearers could be identified if the BNG/BRAS performs packet inspection to the level of the GTP header, but would require extensions to existing filtering information. Alternatively it reuses the DSCP marking for the IPSec case.</w:t>
        </w:r>
      </w:ins>
    </w:p>
    <w:p>
      <w:pPr>
        <w:pStyle w:val="Heading6"/>
        <w:bidi w:val="0"/>
        <w:jc w:val="start"/>
        <w:rPr/>
      </w:pPr>
      <w:ins w:id="134" w:author="S2-104327" w:date="2010-09-14T15:38:00Z">
        <w:r>
          <w:rPr>
            <w:lang w:val="pt-BR"/>
          </w:rPr>
          <w:t>5.1.3.1.6.2</w:t>
        </w:r>
      </w:ins>
      <w:ins w:id="135" w:author="S2-104327" w:date="2010-09-14T15:28:00Z">
        <w:r>
          <w:rPr>
            <w:lang w:val="pt-BR"/>
          </w:rPr>
          <w:tab/>
          <w:t>S? (H(e)NB GW / MME to H(e)NB policy function)</w:t>
        </w:r>
      </w:ins>
    </w:p>
    <w:p>
      <w:pPr>
        <w:pStyle w:val="Normal"/>
        <w:rPr/>
      </w:pPr>
      <w:ins w:id="137" w:author="S2-104327" w:date="2010-09-14T15:28:00Z">
        <w:r>
          <w:rPr/>
          <w:t xml:space="preserve">This reference point is similar to the Rx reference point. A session on S? is equivalent to each bearer as seen by the H(e)NB GW or MME. In addition to signalling bearer actions, the H(e)NB GW / MME includes an indication of the membership status to the CSG of the UE for which the bearer action is being performed. </w:t>
        </w:r>
      </w:ins>
    </w:p>
    <w:p>
      <w:pPr>
        <w:pStyle w:val="Normal"/>
        <w:rPr/>
      </w:pPr>
      <w:r>
        <w:rPr/>
      </w:r>
    </w:p>
    <w:p>
      <w:pPr>
        <w:pStyle w:val="Heading4"/>
        <w:bidi w:val="0"/>
        <w:ind w:start="1418" w:hanging="1418"/>
        <w:jc w:val="start"/>
        <w:rPr/>
      </w:pPr>
      <w:r>
        <w:rPr/>
        <w:t>5.1.3.2  Architecture Alternative 2 – Femto Architecture Diagrams</w:t>
      </w:r>
    </w:p>
    <w:p>
      <w:pPr>
        <w:pStyle w:val="Heading5"/>
        <w:bidi w:val="0"/>
        <w:ind w:start="1701" w:hanging="1701"/>
        <w:jc w:val="start"/>
        <w:rPr/>
      </w:pPr>
      <w:r>
        <w:rPr/>
        <w:t xml:space="preserve">5.1.3.2.1 </w:t>
        <w:tab/>
        <w:t>General</w:t>
      </w:r>
    </w:p>
    <w:p>
      <w:pPr>
        <w:pStyle w:val="Normal"/>
        <w:rPr/>
      </w:pPr>
      <w:r>
        <w:rPr/>
        <w:t xml:space="preserve">The architecture diagrams highlight the S9* interface between the PCRF and the BBF PCF (BPCF) for Femto accessto support use cases and requirements per WT-203 [6], 3GPP TS 22.220 [14] and 3GPP TS 22.278 [5]. </w:t>
      </w:r>
    </w:p>
    <w:p>
      <w:pPr>
        <w:pStyle w:val="Normal"/>
        <w:rPr/>
      </w:pPr>
      <w:r>
        <w:rPr/>
        <w:t>The function of the S9* interface is to convey sufficient information to the BPCF to enable it to identify the BBF network elements the 3GPP Femto connects to, and perform admission control based on the BW requirements and QoS attributes of a new/modified UE service data flow/s (via the 3GPP Femto).</w:t>
      </w:r>
    </w:p>
    <w:p>
      <w:pPr>
        <w:pStyle w:val="Normal"/>
        <w:rPr/>
      </w:pPr>
      <w:r>
        <w:rPr/>
        <w:t>The reference architecture focuses on the policy management aspects of the 3GPP-BBF interworking for the packet domain only.</w:t>
      </w:r>
    </w:p>
    <w:p>
      <w:pPr>
        <w:pStyle w:val="EditorsNote"/>
        <w:rPr/>
      </w:pPr>
      <w:r>
        <w:rPr/>
        <w:t xml:space="preserve">Editor’s note: The change to the reference architecture required to support 3GPP Femto location verification requirements per 3GPP TS 33.320 [15] is FFS </w:t>
      </w:r>
    </w:p>
    <w:p>
      <w:pPr>
        <w:pStyle w:val="Normal"/>
        <w:rPr/>
      </w:pPr>
      <w:r>
        <w:rPr/>
        <w:t>The following notes apply to all diagrams in the subsections below.</w:t>
      </w:r>
    </w:p>
    <w:p>
      <w:pPr>
        <w:pStyle w:val="NO"/>
        <w:rPr/>
      </w:pPr>
      <w:r>
        <w:rPr/>
        <w:t>NOTE 1: The assumption is that the BBF BNG may be enhanced to support new functionality such as provisioning of policies from the BPCF.</w:t>
      </w:r>
    </w:p>
    <w:p>
      <w:pPr>
        <w:pStyle w:val="NO"/>
        <w:rPr/>
      </w:pPr>
      <w:r>
        <w:rPr/>
        <w:t>NOTE 2: For simplicity, the connection between the HNG GW and the SGSN over the Iu-PS interface is not shown</w:t>
      </w:r>
    </w:p>
    <w:p>
      <w:pPr>
        <w:pStyle w:val="NO"/>
        <w:rPr/>
      </w:pPr>
      <w:r>
        <w:rPr/>
        <w:t>NOTE 3: The diagrams are based on the architecture diagrams agreed at the 3GPP-BBF workshop</w:t>
      </w:r>
    </w:p>
    <w:p>
      <w:pPr>
        <w:pStyle w:val="NO"/>
        <w:rPr/>
      </w:pPr>
      <w:r>
        <w:rPr/>
        <w:t>NOTE 4: The connection between the BRAS/BNG and the SecGW is IP transport connection</w:t>
      </w:r>
    </w:p>
    <w:p>
      <w:pPr>
        <w:pStyle w:val="NO"/>
        <w:rPr/>
      </w:pPr>
      <w:r>
        <w:rPr/>
        <w:t>NOTE 5: When the 3GPP and BBF access networks belong to different Service Providers security arrangement are analogous to those between the H-PCRF and the V-PCRF, and can be based on 3GPP TS 33.210 [16] or 3GPP TS 33.310 [17]</w:t>
      </w:r>
    </w:p>
    <w:p>
      <w:pPr>
        <w:pStyle w:val="NO"/>
        <w:rPr/>
      </w:pPr>
      <w:r>
        <w:rPr/>
      </w:r>
    </w:p>
    <w:p>
      <w:pPr>
        <w:pStyle w:val="EditorsNote"/>
        <w:rPr/>
      </w:pPr>
      <w:r>
        <w:rPr/>
        <w:t>.</w:t>
      </w:r>
    </w:p>
    <w:p>
      <w:pPr>
        <w:pStyle w:val="NO"/>
        <w:rPr/>
      </w:pPr>
      <w:r>
        <w:rPr/>
      </w:r>
    </w:p>
    <w:p>
      <w:pPr>
        <w:pStyle w:val="Heading5"/>
        <w:bidi w:val="0"/>
        <w:ind w:start="1701" w:hanging="1701"/>
        <w:jc w:val="start"/>
        <w:rPr/>
      </w:pPr>
      <w:r>
        <w:rPr/>
        <w:t xml:space="preserve">5.1.3.2.2 </w:t>
        <w:tab/>
        <w:t xml:space="preserve">Non-Roaming </w:t>
      </w:r>
    </w:p>
    <w:p>
      <w:pPr>
        <w:pStyle w:val="TH"/>
        <w:rPr/>
      </w:pPr>
      <w:bookmarkStart w:id="50" w:name="_1335941912"/>
      <w:bookmarkStart w:id="51" w:name="_1335891478"/>
      <w:bookmarkStart w:id="52" w:name="_1335891374"/>
      <w:bookmarkStart w:id="53" w:name="_1335891335"/>
      <w:bookmarkStart w:id="54" w:name="_1335891258"/>
      <w:bookmarkStart w:id="55" w:name="_1335891238"/>
      <w:bookmarkStart w:id="56" w:name="_1335891217"/>
      <w:bookmarkStart w:id="57" w:name="_1335890431"/>
      <w:bookmarkStart w:id="58" w:name="_1335889948"/>
      <w:bookmarkStart w:id="59" w:name="_1335889886"/>
      <w:bookmarkStart w:id="60" w:name="_1335889857"/>
      <w:bookmarkStart w:id="61" w:name="_1335889836"/>
      <w:bookmarkStart w:id="62" w:name="_1335889814"/>
      <w:bookmarkStart w:id="63" w:name="_1335889782"/>
      <w:bookmarkStart w:id="64" w:name="_1335889664"/>
      <w:bookmarkStart w:id="65" w:name="_1335889576"/>
      <w:bookmarkStart w:id="66" w:name="_1335889525"/>
      <w:bookmarkStart w:id="67" w:name="_1335889492"/>
      <w:bookmarkStart w:id="68" w:name="_1335889453"/>
      <w:bookmarkStart w:id="69" w:name="_1335889421"/>
      <w:bookmarkStart w:id="70" w:name="_1335889380"/>
      <w:bookmarkStart w:id="71" w:name="_1335889282"/>
      <w:bookmarkStart w:id="72" w:name="_1335889225"/>
      <w:bookmarkStart w:id="73" w:name="_133588910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Pr/>
        <w:object w:dxaOrig="9705" w:dyaOrig="7964">
          <v:shape id="ole_rId45" style="width:431.85pt;height:354.35pt" o:ole="">
            <v:imagedata r:id="rId46" o:title=""/>
          </v:shape>
          <o:OLEObject Type="Embed" ProgID="" ShapeID="ole_rId45" DrawAspect="Content" ObjectID="_419318045" r:id="rId45"/>
        </w:object>
      </w:r>
    </w:p>
    <w:p>
      <w:pPr>
        <w:pStyle w:val="TF1"/>
        <w:rPr/>
      </w:pPr>
      <w:r>
        <w:rPr/>
        <w:t>Figure 5.1.3.2.2-1 Non-Roaming</w:t>
      </w:r>
    </w:p>
    <w:p>
      <w:pPr>
        <w:pStyle w:val="NO"/>
        <w:rPr/>
      </w:pPr>
      <w:r>
        <w:rPr/>
        <w:t>NOTE 5: The reference architecture is applicable when both 3GPP and BBF network belong to the same network operator or to different network operators</w:t>
      </w:r>
    </w:p>
    <w:p>
      <w:pPr>
        <w:pStyle w:val="Heading5"/>
        <w:bidi w:val="0"/>
        <w:ind w:start="1701" w:hanging="1701"/>
        <w:jc w:val="start"/>
        <w:rPr/>
      </w:pPr>
      <w:r>
        <w:rPr/>
        <w:t xml:space="preserve">5.1.3.2.3 </w:t>
        <w:tab/>
        <w:t>Roaming – Home Routed Traffic</w:t>
      </w:r>
    </w:p>
    <w:p>
      <w:pPr>
        <w:pStyle w:val="Normal"/>
        <w:rPr/>
      </w:pPr>
      <w:r>
        <w:rPr/>
        <w:t>The GTP version of the architecture for the macro network does not require vPCRF in the connection because the HPLN does not provision QoS rules in the VPLMN. Since there is no vPCRF in VPLMN the solution relies on the hPCRF to initiate the S9 session to a selected vPCRF that, in turn, initiates the S9* session with the BPCF. The HPLMN may provision policies in the VPLMN that take into account the fact that the UE connects to a 3GPP Femto.</w:t>
      </w:r>
    </w:p>
    <w:p>
      <w:pPr>
        <w:pStyle w:val="EditorsNote"/>
        <w:rPr/>
      </w:pPr>
      <w:r>
        <w:rPr/>
        <w:t>Editor’s note: It is FFS whether an alternative would not require the S9 interface</w:t>
      </w:r>
    </w:p>
    <w:p>
      <w:pPr>
        <w:pStyle w:val="TH"/>
        <w:rPr/>
      </w:pPr>
      <w:bookmarkStart w:id="74" w:name="_1335892666"/>
      <w:bookmarkStart w:id="75" w:name="_1335892593"/>
      <w:bookmarkEnd w:id="74"/>
      <w:bookmarkEnd w:id="75"/>
      <w:r>
        <w:rPr/>
        <w:object w:dxaOrig="9705" w:dyaOrig="7964">
          <v:shape id="ole_rId47" style="width:431.85pt;height:354.35pt" o:ole="">
            <v:imagedata r:id="rId48" o:title=""/>
          </v:shape>
          <o:OLEObject Type="Embed" ProgID="" ShapeID="ole_rId47" DrawAspect="Content" ObjectID="_431022382" r:id="rId47"/>
        </w:object>
      </w:r>
    </w:p>
    <w:p>
      <w:pPr>
        <w:pStyle w:val="TF1"/>
        <w:rPr/>
      </w:pPr>
      <w:r>
        <w:rPr/>
        <w:t xml:space="preserve">Figure 5.1.3.2.3-2 Roaming – Home Routed Traffic </w:t>
      </w:r>
    </w:p>
    <w:p>
      <w:pPr>
        <w:pStyle w:val="Normal"/>
        <w:jc w:val="center"/>
        <w:rPr/>
      </w:pPr>
      <w:r>
        <w:rPr/>
        <w:t>NOTE 6: The reference architecture is applicable when both 3GPP VPLMN and BBF network belong to the same network operator or to different network operators</w:t>
      </w:r>
    </w:p>
    <w:p>
      <w:pPr>
        <w:pStyle w:val="EditorsNote"/>
        <w:rPr/>
      </w:pPr>
      <w:r>
        <w:rPr/>
        <w:t>Editor’s note: It is FFS how the H-PCRF discovers the V-PCRF for the GTP version of the Architecture</w:t>
      </w:r>
    </w:p>
    <w:p>
      <w:pPr>
        <w:pStyle w:val="EditorsNote"/>
        <w:rPr/>
      </w:pPr>
      <w:r>
        <w:rPr/>
        <w:t>Editor’s note: It is FFS to determine the S9 enhancements to trigger the H-PCRF – V-PCRF interface for the GTP version of the Architecture</w:t>
      </w:r>
    </w:p>
    <w:p>
      <w:pPr>
        <w:pStyle w:val="Heading5"/>
        <w:bidi w:val="0"/>
        <w:ind w:start="1701" w:hanging="1701"/>
        <w:jc w:val="start"/>
        <w:rPr/>
      </w:pPr>
      <w:r>
        <w:rPr/>
        <w:t xml:space="preserve">5.1.3.2.4 </w:t>
        <w:tab/>
        <w:t>Roaming – Visited Access/LBO</w:t>
      </w:r>
    </w:p>
    <w:p>
      <w:pPr>
        <w:pStyle w:val="Normal"/>
        <w:rPr/>
      </w:pPr>
      <w:r>
        <w:rPr/>
        <w:t xml:space="preserve">The H-PCRF need not aware the UE is connected via the 3GPP Femto in the VPLMN unless SPs require provisioning of HPLN policies in the VPLMN. </w:t>
      </w:r>
    </w:p>
    <w:p>
      <w:pPr>
        <w:pStyle w:val="TH"/>
        <w:rPr/>
      </w:pPr>
      <w:bookmarkStart w:id="76" w:name="_1335891677"/>
      <w:bookmarkStart w:id="77" w:name="_1335891648"/>
      <w:bookmarkStart w:id="78" w:name="_1335891161"/>
      <w:bookmarkStart w:id="79" w:name="_1335891136"/>
      <w:bookmarkStart w:id="80" w:name="_1335891039"/>
      <w:bookmarkStart w:id="81" w:name="_1335890990"/>
      <w:bookmarkStart w:id="82" w:name="_1335890576"/>
      <w:bookmarkStart w:id="83" w:name="_1335890553"/>
      <w:bookmarkStart w:id="84" w:name="_1335890509"/>
      <w:bookmarkStart w:id="85" w:name="_1335890260"/>
      <w:bookmarkStart w:id="86" w:name="_1335890230"/>
      <w:bookmarkStart w:id="87" w:name="_1335890177"/>
      <w:bookmarkStart w:id="88" w:name="_1335890074"/>
      <w:bookmarkStart w:id="89" w:name="_1335888696"/>
      <w:bookmarkStart w:id="90" w:name="_1335888568"/>
      <w:bookmarkStart w:id="91" w:name="_1335888493"/>
      <w:bookmarkStart w:id="92" w:name="_1335888367"/>
      <w:bookmarkStart w:id="93" w:name="_1335888180"/>
      <w:bookmarkStart w:id="94" w:name="_1335887993"/>
      <w:bookmarkStart w:id="95" w:name="_1335887912"/>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object w:dxaOrig="9705" w:dyaOrig="7964">
          <v:shape id="ole_rId49" style="width:431.85pt;height:354.35pt" o:ole="">
            <v:imagedata r:id="rId50" o:title=""/>
          </v:shape>
          <o:OLEObject Type="Embed" ProgID="" ShapeID="ole_rId49" DrawAspect="Content" ObjectID="_1295736095" r:id="rId49"/>
        </w:object>
      </w:r>
    </w:p>
    <w:p>
      <w:pPr>
        <w:pStyle w:val="TF1"/>
        <w:rPr/>
      </w:pPr>
      <w:r>
        <w:rPr/>
        <w:t>Figure 5.1.3.2.4-1 Roaming – Visited Access/LBO</w:t>
      </w:r>
    </w:p>
    <w:p>
      <w:pPr>
        <w:pStyle w:val="Normal"/>
        <w:rPr/>
      </w:pPr>
      <w:r>
        <w:rPr/>
      </w:r>
    </w:p>
    <w:p>
      <w:pPr>
        <w:pStyle w:val="Normal"/>
        <w:rPr/>
      </w:pPr>
      <w:r>
        <w:rPr/>
        <w:t>NOTE 7: The reference architecture is applicable when both 3GPP VPLMN and BBF network belong to the same network operator or to different network operators</w:t>
      </w:r>
    </w:p>
    <w:p>
      <w:pPr>
        <w:pStyle w:val="NO"/>
        <w:rPr/>
      </w:pPr>
      <w:r>
        <w:rPr/>
      </w:r>
    </w:p>
    <w:p>
      <w:pPr>
        <w:pStyle w:val="Heading4"/>
        <w:bidi w:val="0"/>
        <w:ind w:start="1418" w:hanging="1418"/>
        <w:jc w:val="start"/>
        <w:rPr/>
      </w:pPr>
      <w:ins w:id="139" w:author="S2-104340" w:date="2010-09-10T14:52:00Z">
        <w:r>
          <w:rPr/>
          <w:t>5.1.3.3</w:t>
          <w:tab/>
          <w:t>Architecture Alternative 3 – H(e)NB specific policies</w:t>
        </w:r>
      </w:ins>
    </w:p>
    <w:p>
      <w:pPr>
        <w:pStyle w:val="Heading5"/>
        <w:bidi w:val="0"/>
        <w:ind w:start="1701" w:hanging="1701"/>
        <w:jc w:val="start"/>
        <w:rPr/>
      </w:pPr>
      <w:ins w:id="141" w:author="S2-104340" w:date="2010-09-10T14:52:00Z">
        <w:r>
          <w:rPr/>
          <w:t>5.1.3.3.1</w:t>
          <w:tab/>
          <w:t>General Principles</w:t>
        </w:r>
      </w:ins>
    </w:p>
    <w:p>
      <w:pPr>
        <w:pStyle w:val="Normal"/>
        <w:rPr/>
      </w:pPr>
      <w:ins w:id="143" w:author="S2-104340" w:date="2010-09-10T14:52:00Z">
        <w:r>
          <w:rPr/>
          <w:t>Since H(e)NB traffic is encapsulated within IPSec whilst traversing the BBF access, the BRAS/BNG is not able to recognise UE specific traffic when using the H(e)NB. The policies in this alternative are defined to be H(e)NB specific and therefore H(e)NB is responsible for the policy interactions.</w:t>
        </w:r>
      </w:ins>
    </w:p>
    <w:p>
      <w:pPr>
        <w:pStyle w:val="Normal"/>
        <w:rPr/>
      </w:pPr>
      <w:ins w:id="145" w:author="S2-104340" w:date="2010-09-10T14:52:00Z">
        <w:r>
          <w:rPr/>
          <w:t xml:space="preserve">The normal PCC architecture, servicing UEs, has no direct interaction with the 3GPP-BBF interworking solution. </w:t>
        </w:r>
      </w:ins>
    </w:p>
    <w:p>
      <w:pPr>
        <w:pStyle w:val="Normal"/>
        <w:rPr/>
      </w:pPr>
      <w:ins w:id="147" w:author="S2-104340" w:date="2010-09-10T14:52:00Z">
        <w:r>
          <w:rPr/>
          <w:t>The architecture highlights the S9* interface between a H(e)NB policy function and the BBF PCF (BPCF) for H(e)NB access. The H(e)NB policy function performs control based on bearers (EPS bearers or PDP contexts) made visible to it.</w:t>
        </w:r>
      </w:ins>
    </w:p>
    <w:p>
      <w:pPr>
        <w:pStyle w:val="Normal"/>
        <w:rPr/>
      </w:pPr>
      <w:ins w:id="149" w:author="S2-104340" w:date="2010-09-10T14:52:00Z">
        <w:r>
          <w:rPr/>
          <w:t>The function of the S9* interface is to convey sufficient information to the BPCF to enable it to identify the BNG the H(e)NB connects to, and perform admission control based on the bandwidth requirements and QoS attributes of the bearers or aggregate of bearers with similar QoS characteristics being established.</w:t>
        </w:r>
      </w:ins>
    </w:p>
    <w:p>
      <w:pPr>
        <w:pStyle w:val="Normal"/>
        <w:rPr/>
      </w:pPr>
      <w:ins w:id="151" w:author="S2-104340" w:date="2010-09-10T14:52:00Z">
        <w:r>
          <w:rPr/>
          <w:t>The reference architecture focuses on the policy management aspects of the 3GPP-BBF interworking for the packet domain only.</w:t>
        </w:r>
      </w:ins>
    </w:p>
    <w:p>
      <w:pPr>
        <w:pStyle w:val="NO"/>
        <w:rPr/>
      </w:pPr>
      <w:ins w:id="153" w:author="S2-104340" w:date="2010-09-10T14:52:00Z">
        <w:r>
          <w:rPr/>
          <w:t>NOTE 1:</w:t>
          <w:tab/>
          <w:t>UE policies applied at the PCRF and the P-GW are independent of H(e)NB policy function operations</w:t>
        </w:r>
      </w:ins>
    </w:p>
    <w:p>
      <w:pPr>
        <w:pStyle w:val="NO"/>
        <w:rPr/>
      </w:pPr>
      <w:ins w:id="155" w:author="S2-104340" w:date="2010-09-10T14:52:00Z">
        <w:r>
          <w:rPr/>
          <w:t>NOTE 2:</w:t>
          <w:tab/>
          <w:t xml:space="preserve">There may be 2 S9* sessions for a single UE if the UE is simultaneously connected via H(e)NB and some other access means connected to the same BBF connection e.g. WLAN. </w:t>
        </w:r>
      </w:ins>
    </w:p>
    <w:p>
      <w:pPr>
        <w:pStyle w:val="NO"/>
        <w:rPr/>
      </w:pPr>
      <w:ins w:id="157" w:author="S2-104340" w:date="2010-09-10T14:52:00Z">
        <w:r>
          <w:rPr/>
          <w:t>NOTE 3:</w:t>
          <w:tab/>
          <w:t>An assumption is made that a mapping between IP address used by the H(e)NB connection (outer IPSec header) and the H(e)NB is made available to policy architecture.</w:t>
        </w:r>
      </w:ins>
    </w:p>
    <w:p>
      <w:pPr>
        <w:pStyle w:val="Heading5"/>
        <w:numPr>
          <w:ilvl w:val="4"/>
          <w:numId w:val="8"/>
        </w:numPr>
        <w:bidi w:val="0"/>
        <w:jc w:val="start"/>
        <w:rPr/>
      </w:pPr>
      <w:ins w:id="159" w:author="S2-104340" w:date="2010-09-10T14:52:00Z">
        <w:r>
          <w:rPr/>
          <w:t>Non-Roaming</w:t>
        </w:r>
      </w:ins>
    </w:p>
    <w:p>
      <w:pPr>
        <w:pStyle w:val="TH"/>
        <w:rPr>
          <w:rFonts w:ascii="Times New Roman" w:hAnsi="Times New Roman" w:cs="Times New Roman"/>
          <w:ins w:id="162" w:author="S2-104340" w:date="2010-09-10T14:52:00Z"/>
        </w:rPr>
      </w:pPr>
      <w:ins w:id="161" w:author="S2-104340" w:date="2010-09-14T13:37:00Z">
        <w:bookmarkStart w:id="96" w:name="_1345976684"/>
        <w:bookmarkEnd w:id="96"/>
        <w:r>
          <w:rPr/>
          <w:object w:dxaOrig="9645" w:dyaOrig="3959">
            <v:shape id="ole_rId51" style="width:482.25pt;height:197.95pt" o:ole="">
              <v:imagedata r:id="rId52" o:title=""/>
            </v:shape>
            <o:OLEObject Type="Embed" ProgID="" ShapeID="ole_rId51" DrawAspect="Content" ObjectID="_1539333870" r:id="rId51"/>
          </w:object>
        </w:r>
      </w:ins>
    </w:p>
    <w:p>
      <w:pPr>
        <w:pStyle w:val="TF1"/>
        <w:numPr>
          <w:ilvl w:val="0"/>
          <w:numId w:val="0"/>
        </w:numPr>
        <w:tabs>
          <w:tab w:val="clear" w:pos="284"/>
          <w:tab w:val="left" w:pos="360" w:leader="none"/>
        </w:tabs>
        <w:overflowPunct w:val="true"/>
        <w:autoSpaceDE w:val="true"/>
        <w:ind w:start="851" w:hanging="284"/>
        <w:textAlignment w:val="auto"/>
        <w:rPr/>
      </w:pPr>
      <w:ins w:id="163" w:author="S2-104340" w:date="2010-09-10T14:52:00Z">
        <w:r>
          <w:rPr/>
          <w:t>Figure 5.1.3.</w:t>
        </w:r>
      </w:ins>
      <w:ins w:id="164" w:author="S2-104340" w:date="2010-09-14T13:38:00Z">
        <w:r>
          <w:rPr/>
          <w:t>3</w:t>
        </w:r>
      </w:ins>
      <w:ins w:id="165" w:author="S2-104340" w:date="2010-09-10T14:52:00Z">
        <w:r>
          <w:rPr/>
          <w:t>.2-1 Non-Roaming</w:t>
        </w:r>
      </w:ins>
    </w:p>
    <w:p>
      <w:pPr>
        <w:pStyle w:val="NO"/>
        <w:rPr/>
      </w:pPr>
      <w:ins w:id="167" w:author="S2-104340" w:date="2010-09-10T14:52:00Z">
        <w:r>
          <w:rPr/>
          <w:t>NOTE 1:</w:t>
          <w:tab/>
          <w:t>Not all the 3GPP reference points are shown or labelled in Figure 5.1.3.1.2-1.</w:t>
        </w:r>
      </w:ins>
    </w:p>
    <w:p>
      <w:pPr>
        <w:pStyle w:val="NO"/>
        <w:rPr/>
      </w:pPr>
      <w:ins w:id="169" w:author="S2-104340" w:date="2010-09-10T14:52:00Z">
        <w:r>
          <w:rPr/>
          <w:t>NOTE 2:</w:t>
          <w:tab/>
          <w:t>The CS domain is not applicable for the H(e)NB.</w:t>
        </w:r>
      </w:ins>
    </w:p>
    <w:p>
      <w:pPr>
        <w:pStyle w:val="Heading5"/>
        <w:numPr>
          <w:ilvl w:val="4"/>
          <w:numId w:val="8"/>
        </w:numPr>
        <w:bidi w:val="0"/>
        <w:jc w:val="start"/>
        <w:rPr/>
      </w:pPr>
      <w:ins w:id="171" w:author="S2-104340" w:date="2010-09-10T14:52:00Z">
        <w:r>
          <w:rPr/>
          <w:t>Roaming – Home Routed Traffic</w:t>
        </w:r>
      </w:ins>
    </w:p>
    <w:p>
      <w:pPr>
        <w:pStyle w:val="TH"/>
        <w:overflowPunct w:val="false"/>
        <w:autoSpaceDE w:val="false"/>
        <w:textAlignment w:val="baseline"/>
        <w:rPr/>
      </w:pPr>
      <w:ins w:id="173" w:author="S2-104340" w:date="2010-09-14T13:39:00Z">
        <w:bookmarkStart w:id="97" w:name="_1345980066"/>
        <w:bookmarkStart w:id="98" w:name="_1345976780"/>
        <w:bookmarkEnd w:id="97"/>
        <w:bookmarkEnd w:id="98"/>
        <w:r>
          <w:rPr/>
          <w:object w:dxaOrig="9645" w:dyaOrig="3825">
            <v:shape id="ole_rId53" style="width:482.25pt;height:191.25pt" o:ole="">
              <v:imagedata r:id="rId54" o:title=""/>
            </v:shape>
            <o:OLEObject Type="Embed" ProgID="" ShapeID="ole_rId53" DrawAspect="Content" ObjectID="_1164199538" r:id="rId53"/>
          </w:object>
        </w:r>
      </w:ins>
    </w:p>
    <w:p>
      <w:pPr>
        <w:pStyle w:val="TF1"/>
        <w:numPr>
          <w:ilvl w:val="0"/>
          <w:numId w:val="0"/>
        </w:numPr>
        <w:tabs>
          <w:tab w:val="clear" w:pos="284"/>
          <w:tab w:val="left" w:pos="360" w:leader="none"/>
        </w:tabs>
        <w:overflowPunct w:val="true"/>
        <w:autoSpaceDE w:val="true"/>
        <w:ind w:start="851" w:hanging="284"/>
        <w:textAlignment w:val="auto"/>
        <w:rPr/>
      </w:pPr>
      <w:ins w:id="175" w:author="S2-104340" w:date="2010-09-10T14:52:00Z">
        <w:r>
          <w:rPr/>
          <w:t xml:space="preserve">Figure 5.1.3.x.3-1 Roaming – Home Routed Traffic </w:t>
        </w:r>
      </w:ins>
    </w:p>
    <w:p>
      <w:pPr>
        <w:pStyle w:val="NO"/>
        <w:rPr/>
      </w:pPr>
      <w:ins w:id="177" w:author="S2-104340" w:date="2010-09-10T14:52:00Z">
        <w:r>
          <w:rPr/>
          <w:t>NOTE 1:</w:t>
          <w:tab/>
          <w:t>Not all the 3GPP reference points are shown or labelled in Figure 5.1.3.1.3-1.</w:t>
        </w:r>
      </w:ins>
    </w:p>
    <w:p>
      <w:pPr>
        <w:pStyle w:val="NO"/>
        <w:rPr/>
      </w:pPr>
      <w:ins w:id="179" w:author="S2-104340" w:date="2010-09-10T14:52:00Z">
        <w:r>
          <w:rPr/>
          <w:t>NOTE 2:</w:t>
          <w:tab/>
          <w:t>The CS domain is not applicable for the H(e)NB.</w:t>
        </w:r>
      </w:ins>
    </w:p>
    <w:p>
      <w:pPr>
        <w:pStyle w:val="NO"/>
        <w:rPr/>
      </w:pPr>
      <w:ins w:id="181" w:author="S2-104340" w:date="2010-09-10T14:52:00Z">
        <w:r>
          <w:rPr/>
        </w:r>
      </w:ins>
    </w:p>
    <w:p>
      <w:pPr>
        <w:pStyle w:val="Heading5"/>
        <w:numPr>
          <w:ilvl w:val="4"/>
          <w:numId w:val="8"/>
        </w:numPr>
        <w:bidi w:val="0"/>
        <w:jc w:val="start"/>
        <w:rPr/>
      </w:pPr>
      <w:ins w:id="183" w:author="S2-104340" w:date="2010-09-10T14:52:00Z">
        <w:r>
          <w:rPr/>
          <w:t>Roaming – Visited Access/LBO</w:t>
        </w:r>
      </w:ins>
    </w:p>
    <w:p>
      <w:pPr>
        <w:pStyle w:val="TH"/>
        <w:rPr>
          <w:lang w:eastAsia="zh-CN"/>
          <w:ins w:id="186" w:author="S2-104340" w:date="2010-09-10T14:52:00Z"/>
        </w:rPr>
      </w:pPr>
      <w:ins w:id="185" w:author="S2-104340" w:date="2010-09-14T13:39:00Z">
        <w:bookmarkStart w:id="99" w:name="_1345976845"/>
        <w:bookmarkStart w:id="100" w:name="_1345976827"/>
        <w:bookmarkEnd w:id="99"/>
        <w:bookmarkEnd w:id="100"/>
        <w:r>
          <w:rPr/>
          <w:object w:dxaOrig="9645" w:dyaOrig="3869">
            <v:shape id="ole_rId55" style="width:482.25pt;height:193.45pt" o:ole="">
              <v:imagedata r:id="rId56" o:title=""/>
            </v:shape>
            <o:OLEObject Type="Embed" ProgID="" ShapeID="ole_rId55" DrawAspect="Content" ObjectID="_172592227" r:id="rId55"/>
          </w:object>
        </w:r>
      </w:ins>
    </w:p>
    <w:p>
      <w:pPr>
        <w:pStyle w:val="TF1"/>
        <w:rPr/>
      </w:pPr>
      <w:ins w:id="187" w:author="S2-104340" w:date="2010-09-10T14:52:00Z">
        <w:r>
          <w:rPr/>
          <w:t xml:space="preserve">Figure 5.1.3.1.4-1 Roaming – Local breakout </w:t>
        </w:r>
      </w:ins>
    </w:p>
    <w:p>
      <w:pPr>
        <w:pStyle w:val="NO"/>
        <w:rPr/>
      </w:pPr>
      <w:ins w:id="189" w:author="S2-104340" w:date="2010-09-10T14:52:00Z">
        <w:r>
          <w:rPr/>
          <w:t>NOTE 1:</w:t>
          <w:tab/>
          <w:t>Not all the 3GPP reference points are shown or labelled in Figure 5.1.3.1.4-1.</w:t>
        </w:r>
      </w:ins>
    </w:p>
    <w:p>
      <w:pPr>
        <w:pStyle w:val="NO"/>
        <w:rPr>
          <w:rFonts w:eastAsia="SimSun;宋体"/>
          <w:lang w:eastAsia="zh-CN"/>
          <w:ins w:id="192" w:author="S2-104340" w:date="2010-09-10T14:52:00Z"/>
        </w:rPr>
      </w:pPr>
      <w:ins w:id="191" w:author="S2-104340" w:date="2010-09-10T14:52:00Z">
        <w:r>
          <w:rPr/>
          <w:t>NOTE 2:</w:t>
          <w:tab/>
          <w:t>The CS domain is not applicable for the H(e)NB.</w:t>
        </w:r>
      </w:ins>
    </w:p>
    <w:p>
      <w:pPr>
        <w:pStyle w:val="Heading5"/>
        <w:bidi w:val="0"/>
        <w:ind w:start="1701" w:hanging="1701"/>
        <w:jc w:val="start"/>
        <w:rPr>
          <w:rFonts w:eastAsia="SimSun;宋体"/>
          <w:lang w:eastAsia="zh-CN"/>
          <w:ins w:id="201" w:author="S2-104340" w:date="2010-09-10T14:52:00Z"/>
        </w:rPr>
      </w:pPr>
      <w:ins w:id="193" w:author="S2-104340" w:date="2010-09-10T14:52:00Z">
        <w:r>
          <w:rPr/>
          <w:t>5.</w:t>
        </w:r>
      </w:ins>
      <w:ins w:id="194" w:author="S2-104340" w:date="2010-09-10T14:54:00Z">
        <w:r>
          <w:rPr/>
          <w:t>1</w:t>
        </w:r>
      </w:ins>
      <w:ins w:id="195" w:author="S2-104340" w:date="2010-09-10T14:52:00Z">
        <w:r>
          <w:rPr/>
          <w:t>.</w:t>
        </w:r>
      </w:ins>
      <w:ins w:id="196" w:author="S2-104340" w:date="2010-09-10T14:54:00Z">
        <w:r>
          <w:rPr/>
          <w:t>3</w:t>
        </w:r>
      </w:ins>
      <w:ins w:id="197" w:author="S2-104340" w:date="2010-09-10T14:52:00Z">
        <w:r>
          <w:rPr/>
          <w:t>.</w:t>
        </w:r>
      </w:ins>
      <w:ins w:id="198" w:author="S2-104340" w:date="2010-09-10T14:53:00Z">
        <w:r>
          <w:rPr/>
          <w:t>3</w:t>
        </w:r>
      </w:ins>
      <w:ins w:id="199" w:author="S2-104340" w:date="2010-09-10T14:52:00Z">
        <w:r>
          <w:rPr/>
          <w:t>.</w:t>
        </w:r>
      </w:ins>
      <w:ins w:id="200" w:author="S2-104340" w:date="2010-09-10T14:52:00Z">
        <w:r>
          <w:rPr>
            <w:rFonts w:eastAsia="SimSun;宋体"/>
            <w:lang w:eastAsia="zh-CN"/>
          </w:rPr>
          <w:t>5</w:t>
          <w:tab/>
          <w:t>Network elements</w:t>
        </w:r>
      </w:ins>
    </w:p>
    <w:p>
      <w:pPr>
        <w:pStyle w:val="Normal"/>
        <w:rPr/>
      </w:pPr>
      <w:ins w:id="202" w:author="S2-104340" w:date="2010-09-10T14:52:00Z">
        <w:r>
          <w:rPr>
            <w:rFonts w:eastAsia="SimSun;宋体"/>
          </w:rPr>
          <w:t xml:space="preserve">The </w:t>
        </w:r>
      </w:ins>
      <w:ins w:id="203" w:author="S2-104340" w:date="2010-09-10T14:52:00Z">
        <w:r>
          <w:rPr/>
          <w:t>3GPP network elements are defined in details in 3GPP TS 23.401 and 3GPP TS 23.402.</w:t>
        </w:r>
      </w:ins>
    </w:p>
    <w:p>
      <w:pPr>
        <w:pStyle w:val="Normal"/>
        <w:rPr/>
      </w:pPr>
      <w:ins w:id="205" w:author="S2-104340" w:date="2010-09-10T14:52:00Z">
        <w:r>
          <w:rPr/>
          <w:t>The BBF network elements BRAS, B</w:t>
        </w:r>
      </w:ins>
      <w:ins w:id="206" w:author="S2-104340" w:date="2010-09-10T14:52:00Z">
        <w:r>
          <w:rPr>
            <w:rFonts w:eastAsia="SimSun;宋体"/>
          </w:rPr>
          <w:t>NG, RG, BPCF* are defined in details in BBF TR-058, TR-101, WT-145 [7] and WT-134.</w:t>
        </w:r>
      </w:ins>
    </w:p>
    <w:p>
      <w:pPr>
        <w:pStyle w:val="Normal"/>
        <w:rPr/>
      </w:pPr>
      <w:ins w:id="208" w:author="S2-104340" w:date="2010-09-10T14:52:00Z">
        <w:r>
          <w:rPr>
            <w:rFonts w:eastAsia="SimSun;宋体"/>
          </w:rPr>
          <w:t>T</w:t>
        </w:r>
      </w:ins>
      <w:ins w:id="209" w:author="S2-104340" w:date="2010-09-10T14:52:00Z">
        <w:r>
          <w:rPr>
            <w:rFonts w:eastAsia="SimSun;宋体"/>
          </w:rPr>
          <w:t xml:space="preserve">he newly introduced and </w:t>
        </w:r>
      </w:ins>
      <w:ins w:id="210" w:author="S2-104340" w:date="2010-09-10T14:52:00Z">
        <w:r>
          <w:rPr>
            <w:rFonts w:eastAsia="SimSun;宋体"/>
          </w:rPr>
          <w:t>enhanced</w:t>
        </w:r>
      </w:ins>
      <w:ins w:id="211" w:author="S2-104340" w:date="2010-09-10T14:52:00Z">
        <w:r>
          <w:rPr>
            <w:rFonts w:eastAsia="SimSun;宋体"/>
          </w:rPr>
          <w:t xml:space="preserve"> network elements are defined as below:</w:t>
        </w:r>
      </w:ins>
    </w:p>
    <w:p>
      <w:pPr>
        <w:pStyle w:val="Normal"/>
        <w:rPr>
          <w:rFonts w:eastAsia="PMingLiU;新細明體"/>
          <w:b/>
          <w:b/>
          <w:u w:val="single"/>
          <w:lang w:eastAsia="ja-JP"/>
          <w:ins w:id="214" w:author="S2-104340" w:date="2010-09-10T14:52:00Z"/>
        </w:rPr>
      </w:pPr>
      <w:ins w:id="213" w:author="S2-104340" w:date="2010-09-10T14:52:00Z">
        <w:r>
          <w:rPr>
            <w:rFonts w:eastAsia="PMingLiU;新細明體"/>
            <w:b/>
            <w:u w:val="single"/>
            <w:lang w:eastAsia="ja-JP"/>
          </w:rPr>
          <w:t>SeGW</w:t>
        </w:r>
      </w:ins>
    </w:p>
    <w:p>
      <w:pPr>
        <w:pStyle w:val="Normal"/>
        <w:rPr/>
      </w:pPr>
      <w:ins w:id="215" w:author="S2-104340" w:date="2010-09-10T14:52:00Z">
        <w:r>
          <w:rPr>
            <w:rFonts w:eastAsia="SimSun;宋体"/>
          </w:rPr>
          <w:t xml:space="preserve">Except for the functions defined in TS33.320, the SeGW </w:t>
        </w:r>
      </w:ins>
      <w:ins w:id="216" w:author="S2-104340" w:date="2010-09-10T14:52:00Z">
        <w:r>
          <w:rPr>
            <w:rFonts w:eastAsia="SimSun;宋体"/>
          </w:rPr>
          <w:t>ha</w:t>
        </w:r>
      </w:ins>
      <w:ins w:id="217" w:author="S2-104340" w:date="2010-09-10T14:52:00Z">
        <w:r>
          <w:rPr>
            <w:rFonts w:eastAsia="SimSun;宋体"/>
          </w:rPr>
          <w:t>s the extra functions:</w:t>
        </w:r>
      </w:ins>
    </w:p>
    <w:p>
      <w:pPr>
        <w:pStyle w:val="Normal"/>
        <w:ind w:start="400" w:hanging="0"/>
        <w:rPr/>
      </w:pPr>
      <w:ins w:id="219" w:author="S2-104340" w:date="2010-09-10T14:52:00Z">
        <w:r>
          <w:rPr>
            <w:rFonts w:eastAsia="SimSun;宋体"/>
          </w:rPr>
          <w:t>If the IPSec tunnel between the H(e)NB and SeGW transverses NAT, the SeGW sends the IPsec tunnel information (IPSec tunnel outer IP address, H(e)NB IP address allocated by MNO) to the H(e)NB PF</w:t>
        </w:r>
      </w:ins>
      <w:ins w:id="220" w:author="S2-104340" w:date="2010-09-10T14:52:00Z">
        <w:r>
          <w:rPr>
            <w:rFonts w:eastAsia="SimSun;宋体"/>
          </w:rPr>
          <w:t xml:space="preserve"> via the T1 interface</w:t>
        </w:r>
      </w:ins>
      <w:ins w:id="221" w:author="S2-104340" w:date="2010-09-10T14:52:00Z">
        <w:r>
          <w:rPr>
            <w:rFonts w:eastAsia="SimSun;宋体"/>
          </w:rPr>
          <w:t xml:space="preserve"> during the IPSec tunnel establishment after the H(e)NB powers on. The IPSec tunnel outer IP address is used to identify the BBF BPCF serving the H(e)NB, and will be forwarded to BBF BPCF to enable it to identify the backhaul to which the H(e)NB connects. </w:t>
        </w:r>
      </w:ins>
    </w:p>
    <w:p>
      <w:pPr>
        <w:pStyle w:val="Normal"/>
        <w:rPr>
          <w:b/>
          <w:b/>
          <w:ins w:id="224" w:author="S2-104340" w:date="2010-09-10T14:52:00Z"/>
          <w:u w:val="single"/>
        </w:rPr>
      </w:pPr>
      <w:ins w:id="223" w:author="S2-104340" w:date="2010-09-10T14:52:00Z">
        <w:r>
          <w:rPr>
            <w:b/>
            <w:u w:val="single"/>
          </w:rPr>
          <w:t>H(e)NB</w:t>
        </w:r>
      </w:ins>
    </w:p>
    <w:p>
      <w:pPr>
        <w:pStyle w:val="Normal"/>
        <w:rPr/>
      </w:pPr>
      <w:ins w:id="225" w:author="S2-104340" w:date="2010-09-10T14:52:00Z">
        <w:r>
          <w:rPr>
            <w:rFonts w:eastAsia="SimSun;宋体"/>
          </w:rPr>
          <w:t xml:space="preserve">The </w:t>
        </w:r>
      </w:ins>
      <w:ins w:id="226" w:author="S2-104340" w:date="2010-09-10T14:52:00Z">
        <w:r>
          <w:rPr>
            <w:rFonts w:eastAsia="SimSun;宋体"/>
          </w:rPr>
          <w:t>H(e)NB</w:t>
        </w:r>
      </w:ins>
      <w:ins w:id="227" w:author="S2-104340" w:date="2010-09-10T14:52:00Z">
        <w:r>
          <w:rPr>
            <w:rFonts w:eastAsia="SimSun;宋体"/>
          </w:rPr>
          <w:t xml:space="preserve"> shall </w:t>
        </w:r>
      </w:ins>
      <w:ins w:id="228" w:author="S2-104340" w:date="2010-09-10T14:52:00Z">
        <w:r>
          <w:rPr>
            <w:rFonts w:eastAsia="SimSun;宋体"/>
          </w:rPr>
          <w:t>have</w:t>
        </w:r>
      </w:ins>
      <w:ins w:id="229" w:author="S2-104340" w:date="2010-09-10T14:52:00Z">
        <w:r>
          <w:rPr>
            <w:rFonts w:eastAsia="SimSun;宋体"/>
          </w:rPr>
          <w:t xml:space="preserve"> the following extra functions:</w:t>
        </w:r>
      </w:ins>
    </w:p>
    <w:p>
      <w:pPr>
        <w:pStyle w:val="Normal"/>
        <w:ind w:start="400" w:hanging="0"/>
        <w:rPr/>
      </w:pPr>
      <w:ins w:id="231" w:author="S2-104340" w:date="2010-09-10T14:52:00Z">
        <w:r>
          <w:rPr>
            <w:rFonts w:eastAsia="SimSun;宋体"/>
          </w:rPr>
          <w:t>If the H(e)NB receives Session Management</w:t>
        </w:r>
      </w:ins>
      <w:ins w:id="232" w:author="S2-104340" w:date="2010-09-10T14:52:00Z">
        <w:r>
          <w:rPr>
            <w:rFonts w:eastAsia="SimSun;宋体"/>
          </w:rPr>
          <w:t xml:space="preserve"> request</w:t>
        </w:r>
      </w:ins>
      <w:ins w:id="233" w:author="S2-104340" w:date="2010-09-10T14:52:00Z">
        <w:r>
          <w:rPr>
            <w:rFonts w:eastAsia="SimSun;宋体"/>
          </w:rPr>
          <w:t xml:space="preserve"> from the H(e)NB GW/MME</w:t>
        </w:r>
      </w:ins>
      <w:ins w:id="234" w:author="S2-104340" w:date="2010-09-10T14:52:00Z">
        <w:r>
          <w:rPr>
            <w:rFonts w:eastAsia="SimSun;宋体"/>
          </w:rPr>
          <w:t>/SGSN, e.g. S1:</w:t>
        </w:r>
      </w:ins>
      <w:ins w:id="235" w:author="S2-104340" w:date="2010-09-10T14:52:00Z">
        <w:r>
          <w:rPr>
            <w:rFonts w:eastAsia="SimSun;宋体"/>
          </w:rPr>
          <w:t xml:space="preserve"> Create Bearer Request</w:t>
        </w:r>
      </w:ins>
      <w:ins w:id="236" w:author="S2-104340" w:date="2010-09-10T14:52:00Z">
        <w:r>
          <w:rPr>
            <w:rFonts w:eastAsia="SimSun;宋体"/>
          </w:rPr>
          <w:t>, Iu:RAB assignment request</w:t>
        </w:r>
      </w:ins>
      <w:ins w:id="237" w:author="S2-104340" w:date="2010-09-10T14:52:00Z">
        <w:r>
          <w:rPr>
            <w:rFonts w:eastAsia="SimSun;宋体"/>
          </w:rPr>
          <w:t>, the H(e)NB will sent the requested “bandwidth requirements and QoS attributes” in the “Resource allocation Request” signalling to the H(e)NB PF</w:t>
        </w:r>
      </w:ins>
      <w:ins w:id="238" w:author="S2-104340" w:date="2010-09-10T14:52:00Z">
        <w:r>
          <w:rPr>
            <w:rFonts w:eastAsia="SimSun;宋体"/>
          </w:rPr>
          <w:t xml:space="preserve"> via the T2 interface </w:t>
        </w:r>
      </w:ins>
      <w:ins w:id="239" w:author="S2-104340" w:date="2010-09-10T14:52:00Z">
        <w:r>
          <w:rPr>
            <w:rFonts w:eastAsia="SimSun;宋体"/>
          </w:rPr>
          <w:t>for admission control of the requested resources in fixed network.</w:t>
        </w:r>
      </w:ins>
    </w:p>
    <w:p>
      <w:pPr>
        <w:pStyle w:val="Normal"/>
        <w:ind w:start="400" w:hanging="0"/>
        <w:rPr>
          <w:rFonts w:eastAsia="SimSun;宋体"/>
          <w:ins w:id="242" w:author="S2-104340" w:date="2010-09-10T14:52:00Z"/>
        </w:rPr>
      </w:pPr>
      <w:ins w:id="241" w:author="S2-104340" w:date="2010-09-10T14:52:00Z">
        <w:r>
          <w:rPr>
            <w:rFonts w:eastAsia="SimSun;宋体"/>
          </w:rPr>
          <w:t xml:space="preserve">After the H(e)NB receives the “Resource allocation Response” from the H(e)NB PF, the H(e)NB will admit or reject the S1 request based on the result from the H(e)NB PF. </w:t>
        </w:r>
      </w:ins>
    </w:p>
    <w:p>
      <w:pPr>
        <w:pStyle w:val="Normal"/>
        <w:rPr>
          <w:b/>
          <w:b/>
          <w:u w:val="single"/>
          <w:lang w:val="en-US"/>
          <w:ins w:id="244" w:author="S2-104340" w:date="2010-09-10T14:52:00Z"/>
        </w:rPr>
      </w:pPr>
      <w:ins w:id="243" w:author="S2-104340" w:date="2010-09-10T14:52:00Z">
        <w:r>
          <w:rPr>
            <w:b/>
            <w:u w:val="single"/>
            <w:lang w:val="en-US"/>
          </w:rPr>
          <w:t>H(e)NB PF</w:t>
        </w:r>
      </w:ins>
    </w:p>
    <w:p>
      <w:pPr>
        <w:pStyle w:val="Normal"/>
        <w:rPr/>
      </w:pPr>
      <w:ins w:id="245" w:author="S2-104340" w:date="2010-09-10T14:52:00Z">
        <w:r>
          <w:rPr>
            <w:rFonts w:eastAsia="SimSun;宋体"/>
          </w:rPr>
          <w:t>After receives IPsec tunnel information from the SeGW, the H(e)NB PF shall initiate the S9* session establishment with BBF BPCF</w:t>
        </w:r>
      </w:ins>
      <w:ins w:id="246" w:author="S2-104340" w:date="2010-09-10T14:52:00Z">
        <w:r>
          <w:rPr>
            <w:rFonts w:eastAsia="SimSun;宋体"/>
          </w:rPr>
          <w:t xml:space="preserve"> and</w:t>
        </w:r>
      </w:ins>
      <w:ins w:id="247" w:author="S2-104340" w:date="2010-09-10T14:52:00Z">
        <w:r>
          <w:rPr>
            <w:rFonts w:eastAsia="SimSun;宋体"/>
          </w:rPr>
          <w:t xml:space="preserve"> forward the “IPsec tunnel information” together with the H(e)NB IP address allocated by the SeGW to the BBF BPCF in the S9* signalling.</w:t>
        </w:r>
      </w:ins>
      <w:ins w:id="248" w:author="S2-104340" w:date="2010-09-10T14:52:00Z">
        <w:r>
          <w:rPr>
            <w:rFonts w:eastAsia="SimSun;宋体"/>
          </w:rPr>
          <w:t xml:space="preserve"> </w:t>
        </w:r>
      </w:ins>
      <w:ins w:id="249" w:author="S2-104340" w:date="2010-09-10T14:52:00Z">
        <w:r>
          <w:rPr>
            <w:rFonts w:eastAsia="SimSun;宋体"/>
          </w:rPr>
          <w:t>The “IPSec tunnel information” will be used as an identification of the fixed line to which the H(e)NB is connected, and is associated with the S9* session of the H(e)NB. T</w:t>
        </w:r>
      </w:ins>
      <w:ins w:id="250" w:author="S2-104340" w:date="2010-09-10T14:52:00Z">
        <w:r>
          <w:rPr>
            <w:rFonts w:eastAsia="SimSun;宋体"/>
          </w:rPr>
          <w:t xml:space="preserve">he </w:t>
        </w:r>
      </w:ins>
      <w:ins w:id="251" w:author="S2-104340" w:date="2010-09-10T14:52:00Z">
        <w:r>
          <w:rPr>
            <w:rFonts w:eastAsia="SimSun;宋体"/>
          </w:rPr>
          <w:t>H(e)NB PF</w:t>
        </w:r>
      </w:ins>
      <w:ins w:id="252" w:author="S2-104340" w:date="2010-09-10T14:52:00Z">
        <w:r>
          <w:rPr>
            <w:rFonts w:eastAsia="SimSun;宋体"/>
          </w:rPr>
          <w:t xml:space="preserve"> shall also </w:t>
        </w:r>
      </w:ins>
      <w:ins w:id="253" w:author="S2-104340" w:date="2010-09-10T14:52:00Z">
        <w:r>
          <w:rPr>
            <w:rFonts w:eastAsia="SimSun;宋体"/>
          </w:rPr>
          <w:t>store the mapping between the S9* session and the H(e)NB IP address allocated by the SeGW, the H(e)NB PF may also store the “IPSec tunnel information”</w:t>
        </w:r>
      </w:ins>
      <w:ins w:id="254" w:author="S2-104340" w:date="2010-09-10T14:52:00Z">
        <w:r>
          <w:rPr>
            <w:rFonts w:eastAsia="SimSun;宋体"/>
          </w:rPr>
          <w:t>.</w:t>
        </w:r>
      </w:ins>
    </w:p>
    <w:p>
      <w:pPr>
        <w:pStyle w:val="Normal"/>
        <w:rPr/>
      </w:pPr>
      <w:ins w:id="256" w:author="S2-104340" w:date="2010-09-10T14:52:00Z">
        <w:r>
          <w:rPr>
            <w:rFonts w:eastAsia="SimSun;宋体"/>
          </w:rPr>
          <w:t>The H(e)NB</w:t>
        </w:r>
      </w:ins>
      <w:ins w:id="257" w:author="S2-104340" w:date="2010-09-10T14:52:00Z">
        <w:r>
          <w:rPr>
            <w:rFonts w:eastAsia="SimSun;宋体"/>
          </w:rPr>
          <w:t xml:space="preserve"> PF</w:t>
        </w:r>
      </w:ins>
      <w:ins w:id="258" w:author="S2-104340" w:date="2010-09-10T14:52:00Z">
        <w:r>
          <w:rPr>
            <w:rFonts w:eastAsia="SimSun;宋体"/>
          </w:rPr>
          <w:t xml:space="preserve"> associates the “Resource allocation Request” received from H(e)NB with corresponding S9* session according to the H(e)NB IP address allocated by the SeGW, and forward the “Resource allocation Request” the BPCF via the S9* session. </w:t>
        </w:r>
      </w:ins>
    </w:p>
    <w:p>
      <w:pPr>
        <w:pStyle w:val="Normal"/>
        <w:rPr/>
      </w:pPr>
      <w:ins w:id="260" w:author="S2-104340" w:date="2010-09-10T14:52:00Z">
        <w:r>
          <w:rPr>
            <w:rFonts w:eastAsia="SimSun;宋体"/>
          </w:rPr>
          <w:t>T</w:t>
        </w:r>
      </w:ins>
      <w:ins w:id="261" w:author="S2-104340" w:date="2010-09-10T14:52:00Z">
        <w:r>
          <w:rPr>
            <w:rFonts w:eastAsia="SimSun;宋体"/>
          </w:rPr>
          <w:t>he H(e)NB</w:t>
        </w:r>
      </w:ins>
      <w:ins w:id="262" w:author="S2-104340" w:date="2010-09-10T14:52:00Z">
        <w:r>
          <w:rPr>
            <w:rFonts w:eastAsia="SimSun;宋体"/>
          </w:rPr>
          <w:t xml:space="preserve"> PF</w:t>
        </w:r>
      </w:ins>
      <w:ins w:id="263" w:author="S2-104340" w:date="2010-09-10T14:52:00Z">
        <w:r>
          <w:rPr>
            <w:rFonts w:eastAsia="SimSun;宋体"/>
          </w:rPr>
          <w:t xml:space="preserve"> discovers the </w:t>
        </w:r>
      </w:ins>
      <w:ins w:id="264" w:author="S2-104340" w:date="2010-09-10T14:52:00Z">
        <w:r>
          <w:rPr>
            <w:rFonts w:eastAsia="SimSun;宋体"/>
          </w:rPr>
          <w:t>BPCF</w:t>
        </w:r>
      </w:ins>
      <w:ins w:id="265" w:author="S2-104340" w:date="2010-09-10T14:52:00Z">
        <w:r>
          <w:rPr>
            <w:rFonts w:eastAsia="SimSun;宋体"/>
          </w:rPr>
          <w:t xml:space="preserve"> serving the H(e)NB based on</w:t>
        </w:r>
      </w:ins>
      <w:ins w:id="266" w:author="S2-104340" w:date="2010-09-10T14:52:00Z">
        <w:r>
          <w:rPr>
            <w:rFonts w:eastAsia="SimSun;宋体"/>
          </w:rPr>
          <w:t xml:space="preserve"> </w:t>
        </w:r>
      </w:ins>
      <w:ins w:id="267" w:author="S2-104340" w:date="2010-09-10T14:52:00Z">
        <w:r>
          <w:rPr>
            <w:rFonts w:eastAsia="SimSun;宋体"/>
          </w:rPr>
          <w:t>IPsec tunnel information.</w:t>
        </w:r>
      </w:ins>
    </w:p>
    <w:p>
      <w:pPr>
        <w:pStyle w:val="Normal"/>
        <w:rPr>
          <w:b/>
          <w:b/>
          <w:u w:val="single"/>
          <w:lang w:val="en-US"/>
          <w:ins w:id="270" w:author="S2-104340" w:date="2010-09-10T14:52:00Z"/>
        </w:rPr>
      </w:pPr>
      <w:ins w:id="269" w:author="S2-104340" w:date="2010-09-10T14:52:00Z">
        <w:r>
          <w:rPr>
            <w:b/>
            <w:u w:val="single"/>
            <w:lang w:val="en-US"/>
          </w:rPr>
          <w:t>BPCF</w:t>
        </w:r>
      </w:ins>
    </w:p>
    <w:p>
      <w:pPr>
        <w:pStyle w:val="Normal"/>
        <w:rPr>
          <w:rFonts w:eastAsia="SimSun;宋体"/>
          <w:ins w:id="278" w:author="S2-104340" w:date="2010-09-10T14:52:00Z"/>
        </w:rPr>
      </w:pPr>
      <w:ins w:id="271" w:author="S2-104340" w:date="2010-09-10T14:52:00Z">
        <w:r>
          <w:rPr>
            <w:rFonts w:eastAsia="SimSun;宋体"/>
          </w:rPr>
          <w:t xml:space="preserve">It </w:t>
        </w:r>
      </w:ins>
      <w:ins w:id="272" w:author="S2-104340" w:date="2010-09-10T14:52:00Z">
        <w:r>
          <w:rPr>
            <w:rFonts w:eastAsia="SimSun;宋体"/>
          </w:rPr>
          <w:t xml:space="preserve">is </w:t>
        </w:r>
      </w:ins>
      <w:ins w:id="273" w:author="S2-104340" w:date="2010-09-10T14:52:00Z">
        <w:r>
          <w:rPr>
            <w:rFonts w:eastAsia="SimSun;宋体"/>
          </w:rPr>
          <w:t xml:space="preserve">assumed </w:t>
        </w:r>
      </w:ins>
      <w:ins w:id="274" w:author="S2-104340" w:date="2010-09-10T14:52:00Z">
        <w:r>
          <w:rPr>
            <w:rFonts w:eastAsia="SimSun;宋体"/>
          </w:rPr>
          <w:t xml:space="preserve">that </w:t>
        </w:r>
      </w:ins>
      <w:ins w:id="275" w:author="S2-104340" w:date="2010-09-10T14:52:00Z">
        <w:r>
          <w:rPr>
            <w:rFonts w:eastAsia="SimSun;宋体"/>
          </w:rPr>
          <w:t xml:space="preserve">the BPCF can make </w:t>
        </w:r>
      </w:ins>
      <w:ins w:id="276" w:author="S2-104340" w:date="2010-09-10T14:52:00Z">
        <w:r>
          <w:rPr>
            <w:rFonts w:eastAsia="SimSun;宋体"/>
          </w:rPr>
          <w:t>a mapping between IP address used by the H(e)NB connection (outer IPSec header) and the physical line to which the H(e)NB is connected.</w:t>
        </w:r>
      </w:ins>
      <w:ins w:id="277" w:author="S2-104340" w:date="2010-09-10T14:52:00Z">
        <w:r>
          <w:rPr>
            <w:rFonts w:eastAsia="SimSun;宋体"/>
          </w:rPr>
          <w:t xml:space="preserve"> </w:t>
        </w:r>
      </w:ins>
    </w:p>
    <w:p>
      <w:pPr>
        <w:pStyle w:val="Heading5"/>
        <w:bidi w:val="0"/>
        <w:ind w:start="1701" w:hanging="1701"/>
        <w:jc w:val="start"/>
        <w:rPr/>
      </w:pPr>
      <w:ins w:id="279" w:author="S2-104340" w:date="2010-09-10T14:52:00Z">
        <w:r>
          <w:rPr/>
          <w:t>5.</w:t>
        </w:r>
      </w:ins>
      <w:ins w:id="280" w:author="S2-104340" w:date="2010-09-10T14:54:00Z">
        <w:r>
          <w:rPr/>
          <w:t>1</w:t>
        </w:r>
      </w:ins>
      <w:ins w:id="281" w:author="S2-104340" w:date="2010-09-10T14:52:00Z">
        <w:r>
          <w:rPr/>
          <w:t>.</w:t>
        </w:r>
      </w:ins>
      <w:ins w:id="282" w:author="S2-104340" w:date="2010-09-10T14:54:00Z">
        <w:r>
          <w:rPr/>
          <w:t>3</w:t>
        </w:r>
      </w:ins>
      <w:ins w:id="283" w:author="S2-104340" w:date="2010-09-10T14:52:00Z">
        <w:r>
          <w:rPr/>
          <w:t>.</w:t>
        </w:r>
      </w:ins>
      <w:ins w:id="284" w:author="S2-104340" w:date="2010-09-10T14:54:00Z">
        <w:r>
          <w:rPr/>
          <w:t>3</w:t>
        </w:r>
      </w:ins>
      <w:ins w:id="285" w:author="S2-104340" w:date="2010-09-10T14:52:00Z">
        <w:r>
          <w:rPr/>
          <w:t>.</w:t>
        </w:r>
      </w:ins>
      <w:ins w:id="286" w:author="S2-104340" w:date="2010-09-10T14:52:00Z">
        <w:r>
          <w:rPr>
            <w:rFonts w:eastAsia="SimSun;宋体"/>
            <w:lang w:eastAsia="zh-CN"/>
          </w:rPr>
          <w:t>6</w:t>
        </w:r>
      </w:ins>
      <w:ins w:id="287" w:author="S2-104340" w:date="2010-09-10T14:52:00Z">
        <w:r>
          <w:rPr>
            <w:rFonts w:eastAsia="SimSun;宋体"/>
            <w:lang w:eastAsia="zh-CN"/>
          </w:rPr>
          <w:tab/>
        </w:r>
      </w:ins>
      <w:ins w:id="288" w:author="S2-104340" w:date="2010-09-10T14:52:00Z">
        <w:r>
          <w:rPr>
            <w:rFonts w:eastAsia="SimSun;宋体"/>
            <w:lang w:eastAsia="zh-CN"/>
          </w:rPr>
          <w:t>Reference Point</w:t>
        </w:r>
      </w:ins>
    </w:p>
    <w:p>
      <w:pPr>
        <w:pStyle w:val="Normal"/>
        <w:rPr/>
      </w:pPr>
      <w:ins w:id="290" w:author="S2-104340" w:date="2010-09-10T14:52:00Z">
        <w:r>
          <w:rPr>
            <w:rFonts w:eastAsia="SimSun;宋体"/>
          </w:rPr>
          <w:t>The reference point</w:t>
        </w:r>
      </w:ins>
      <w:ins w:id="291" w:author="S2-104340" w:date="2010-09-10T14:55:00Z">
        <w:r>
          <w:rPr>
            <w:rFonts w:eastAsia="SimSun;宋体"/>
          </w:rPr>
          <w:t>s</w:t>
        </w:r>
      </w:ins>
      <w:ins w:id="292" w:author="S2-104340" w:date="2010-09-10T14:52:00Z">
        <w:r>
          <w:rPr>
            <w:rFonts w:eastAsia="SimSun;宋体"/>
          </w:rPr>
          <w:t xml:space="preserve"> S1-MME, S1-U, S3, S4, S10, S11 are defined in TS 23.401 . The reference points S2b, S2c, S6a, S6b, SWx, SWa, SWm, SWn, SWu, SGi, Rx, Gxc are defined in TS 23.402. </w:t>
        </w:r>
      </w:ins>
    </w:p>
    <w:p>
      <w:pPr>
        <w:pStyle w:val="Normal"/>
        <w:rPr>
          <w:rFonts w:eastAsia="SimSun;宋体"/>
          <w:ins w:id="298" w:author="S2-104340" w:date="2010-09-10T14:52:00Z"/>
        </w:rPr>
      </w:pPr>
      <w:ins w:id="294" w:author="S2-104340" w:date="2010-09-10T14:52:00Z">
        <w:r>
          <w:rPr>
            <w:rFonts w:eastAsia="SimSun;宋体"/>
          </w:rPr>
          <w:t>T</w:t>
        </w:r>
      </w:ins>
      <w:ins w:id="295" w:author="S2-104340" w:date="2010-09-10T14:52:00Z">
        <w:r>
          <w:rPr>
            <w:rFonts w:eastAsia="SimSun;宋体"/>
          </w:rPr>
          <w:t xml:space="preserve">he newly introduced and </w:t>
        </w:r>
      </w:ins>
      <w:ins w:id="296" w:author="S2-104340" w:date="2010-09-10T14:52:00Z">
        <w:r>
          <w:rPr>
            <w:rFonts w:eastAsia="SimSun;宋体"/>
          </w:rPr>
          <w:t>enhanced</w:t>
        </w:r>
      </w:ins>
      <w:ins w:id="297" w:author="S2-104340" w:date="2010-09-10T14:52:00Z">
        <w:r>
          <w:rPr>
            <w:rFonts w:eastAsia="SimSun;宋体"/>
          </w:rPr>
          <w:t xml:space="preserve"> network elements are defined as below:</w:t>
        </w:r>
      </w:ins>
    </w:p>
    <w:p>
      <w:pPr>
        <w:pStyle w:val="Normal"/>
        <w:numPr>
          <w:ilvl w:val="0"/>
          <w:numId w:val="0"/>
        </w:numPr>
        <w:outlineLvl w:val="0"/>
        <w:rPr>
          <w:rFonts w:ascii="Arial" w:hAnsi="Arial" w:eastAsia="SimSun;宋体" w:cs="Arial"/>
          <w:b/>
          <w:b/>
          <w:bCs/>
          <w:u w:val="single"/>
          <w:lang w:eastAsia="zh-CN"/>
          <w:ins w:id="300" w:author="S2-104340" w:date="2010-09-10T14:52:00Z"/>
        </w:rPr>
      </w:pPr>
      <w:ins w:id="299" w:author="S2-104340" w:date="2010-09-10T14:52:00Z">
        <w:bookmarkStart w:id="101" w:name="__RefHeading___Toc26133_3320553937"/>
        <w:bookmarkEnd w:id="101"/>
        <w:r>
          <w:rPr>
            <w:rFonts w:eastAsia="SimSun;宋体" w:cs="Arial" w:ascii="Arial" w:hAnsi="Arial"/>
            <w:b/>
            <w:bCs/>
            <w:u w:val="single"/>
            <w:lang w:eastAsia="zh-CN"/>
          </w:rPr>
          <w:t>T1 interface:</w:t>
        </w:r>
      </w:ins>
    </w:p>
    <w:p>
      <w:pPr>
        <w:pStyle w:val="Normal"/>
        <w:rPr>
          <w:rFonts w:eastAsia="SimSun;宋体"/>
          <w:ins w:id="303" w:author="S2-104340" w:date="2010-09-10T14:52:00Z"/>
        </w:rPr>
      </w:pPr>
      <w:ins w:id="301" w:author="S2-104340" w:date="2010-09-10T14:52:00Z">
        <w:r>
          <w:rPr>
            <w:rFonts w:eastAsia="SimSun;宋体"/>
          </w:rPr>
          <w:t>I</w:t>
        </w:r>
      </w:ins>
      <w:ins w:id="302" w:author="S2-104340" w:date="2010-09-10T14:52:00Z">
        <w:r>
          <w:rPr>
            <w:rFonts w:eastAsia="SimSun;宋体"/>
          </w:rPr>
          <w:t>nterface T1 is between H(e)NB PF and SeGW, and is used to convey IPsec tunnel information from SeGW to H(e)NB PF.</w:t>
        </w:r>
      </w:ins>
    </w:p>
    <w:p>
      <w:pPr>
        <w:pStyle w:val="Normal"/>
        <w:numPr>
          <w:ilvl w:val="0"/>
          <w:numId w:val="0"/>
        </w:numPr>
        <w:outlineLvl w:val="0"/>
        <w:rPr>
          <w:rFonts w:ascii="Arial" w:hAnsi="Arial" w:eastAsia="SimSun;宋体" w:cs="Arial"/>
          <w:b/>
          <w:b/>
          <w:bCs/>
          <w:u w:val="single"/>
          <w:lang w:eastAsia="zh-CN"/>
          <w:ins w:id="305" w:author="S2-104340" w:date="2010-09-10T14:52:00Z"/>
        </w:rPr>
      </w:pPr>
      <w:ins w:id="304" w:author="S2-104340" w:date="2010-09-10T14:52:00Z">
        <w:bookmarkStart w:id="102" w:name="__RefHeading___Toc26135_3320553937"/>
        <w:bookmarkEnd w:id="102"/>
        <w:r>
          <w:rPr>
            <w:rFonts w:eastAsia="SimSun;宋体" w:cs="Arial" w:ascii="Arial" w:hAnsi="Arial"/>
            <w:b/>
            <w:bCs/>
            <w:u w:val="single"/>
            <w:lang w:eastAsia="zh-CN"/>
          </w:rPr>
          <w:t>T2 interface:</w:t>
        </w:r>
      </w:ins>
    </w:p>
    <w:p>
      <w:pPr>
        <w:pStyle w:val="Normal"/>
        <w:rPr/>
      </w:pPr>
      <w:ins w:id="306" w:author="S2-104340" w:date="2010-09-10T14:52:00Z">
        <w:r>
          <w:rPr>
            <w:rFonts w:eastAsia="SimSun;宋体"/>
          </w:rPr>
          <w:t>Interface</w:t>
        </w:r>
      </w:ins>
      <w:ins w:id="307" w:author="S2-104340" w:date="2010-09-10T14:52:00Z">
        <w:r>
          <w:rPr>
            <w:rFonts w:eastAsia="SimSun;宋体"/>
          </w:rPr>
          <w:t xml:space="preserve"> </w:t>
        </w:r>
      </w:ins>
      <w:ins w:id="308" w:author="S2-104340" w:date="2010-09-10T14:52:00Z">
        <w:r>
          <w:rPr>
            <w:rFonts w:eastAsia="SimSun;宋体"/>
          </w:rPr>
          <w:t>T2 is between H(e)NB and H(e)NB PF, and is used request admission control in fixed network for a certain service data flow or bearer.</w:t>
        </w:r>
      </w:ins>
    </w:p>
    <w:p>
      <w:pPr>
        <w:pStyle w:val="Normal"/>
        <w:numPr>
          <w:ilvl w:val="0"/>
          <w:numId w:val="0"/>
        </w:numPr>
        <w:outlineLvl w:val="0"/>
        <w:rPr/>
      </w:pPr>
      <w:ins w:id="310" w:author="S2-104340" w:date="2010-09-10T14:52:00Z">
        <w:bookmarkStart w:id="103" w:name="__RefHeading___Toc26137_3320553937"/>
        <w:bookmarkEnd w:id="103"/>
        <w:r>
          <w:rPr>
            <w:rFonts w:eastAsia="SimSun;宋体" w:cs="Arial" w:ascii="Arial" w:hAnsi="Arial"/>
            <w:b/>
            <w:bCs/>
            <w:u w:val="single"/>
            <w:lang w:eastAsia="zh-CN"/>
          </w:rPr>
          <w:t>S9* interface:</w:t>
        </w:r>
      </w:ins>
    </w:p>
    <w:p>
      <w:pPr>
        <w:pStyle w:val="Normal"/>
        <w:rPr>
          <w:lang w:val="en-US"/>
          <w:ins w:id="313" w:author="S2-104340" w:date="2010-09-10T14:52:00Z"/>
        </w:rPr>
      </w:pPr>
      <w:ins w:id="312" w:author="S2-104340" w:date="2010-09-10T14:52:00Z">
        <w:r>
          <w:rPr/>
          <w:t>It provides transfer of dynamic QoS control policies (QoS)  from the H(e)NB Policy Function to the  BBF Policy BPCF. The S9* is based on enhancement of S9 reference point for supporting interworking with BBF Policy Framework</w:t>
        </w:r>
      </w:ins>
    </w:p>
    <w:p>
      <w:pPr>
        <w:pStyle w:val="Normal"/>
        <w:rPr>
          <w:lang w:val="en-US"/>
        </w:rPr>
      </w:pPr>
      <w:r>
        <w:rPr>
          <w:lang w:val="en-US"/>
        </w:rPr>
      </w:r>
    </w:p>
    <w:p>
      <w:pPr>
        <w:pStyle w:val="Heading3"/>
        <w:bidi w:val="0"/>
        <w:jc w:val="start"/>
        <w:rPr/>
      </w:pPr>
      <w:bookmarkStart w:id="104" w:name="__RefHeading___Toc272317283"/>
      <w:bookmarkEnd w:id="104"/>
      <w:r>
        <w:rPr/>
        <w:t>5.1.</w:t>
      </w:r>
      <w:ins w:id="314" w:author="Rapporteur" w:date="2010-09-15T12:25:00Z">
        <w:r>
          <w:rPr/>
          <w:t>4</w:t>
        </w:r>
      </w:ins>
      <w:del w:id="315" w:author="Rapporteur" w:date="2010-09-15T12:25:00Z">
        <w:r>
          <w:rPr/>
          <w:delText>3</w:delText>
        </w:r>
      </w:del>
      <w:r>
        <w:rPr/>
        <w:tab/>
        <w:t>Network Elements</w:t>
      </w:r>
    </w:p>
    <w:p>
      <w:pPr>
        <w:pStyle w:val="Normal"/>
        <w:rPr/>
      </w:pPr>
      <w:r>
        <w:rPr/>
        <w:t>The 3GPP network elements are defined in details in 3GPP TS 23.401 and 3GPP TS 23.402.</w:t>
      </w:r>
    </w:p>
    <w:p>
      <w:pPr>
        <w:pStyle w:val="Normal"/>
        <w:rPr>
          <w:lang w:eastAsia="zh-CN"/>
        </w:rPr>
      </w:pPr>
      <w:ins w:id="317" w:author="S2-104330" w:date="2010-09-14T14:38:00Z">
        <w:r>
          <w:rPr>
            <w:lang w:eastAsia="zh-CN"/>
          </w:rPr>
          <w:t>To support initiation of S9* session from the PCRF when using untrusted access procedures, t</w:t>
        </w:r>
      </w:ins>
      <w:ins w:id="318" w:author="S2-104330" w:date="2010-09-14T14:38:00Z">
        <w:r>
          <w:rPr>
            <w:lang w:eastAsia="zh-CN"/>
          </w:rPr>
          <w:t>he ePDG is enhanced to transport the access information of the UE</w:t>
        </w:r>
      </w:ins>
      <w:ins w:id="319" w:author="S2-104330" w:date="2010-09-14T14:38:00Z">
        <w:r>
          <w:rPr>
            <w:lang w:eastAsia="zh-CN"/>
          </w:rPr>
          <w:t>,</w:t>
        </w:r>
      </w:ins>
      <w:ins w:id="320" w:author="S2-104330" w:date="2010-09-14T14:38:00Z">
        <w:r>
          <w:rPr>
            <w:lang w:eastAsia="zh-CN"/>
          </w:rPr>
          <w:t xml:space="preserve"> e.g. the outer header of the IP-sec tunnel</w:t>
        </w:r>
      </w:ins>
      <w:ins w:id="321" w:author="S2-104330" w:date="2010-09-14T14:38:00Z">
        <w:r>
          <w:rPr>
            <w:lang w:eastAsia="zh-CN"/>
          </w:rPr>
          <w:t>,</w:t>
        </w:r>
      </w:ins>
      <w:ins w:id="322" w:author="S2-104330" w:date="2010-09-14T14:38:00Z">
        <w:r>
          <w:rPr>
            <w:lang w:eastAsia="zh-CN"/>
          </w:rPr>
          <w:t xml:space="preserve"> to the PCRF via the Gxb</w:t>
        </w:r>
      </w:ins>
      <w:ins w:id="323" w:author="S2-104330" w:date="2010-09-14T14:38:00Z">
        <w:r>
          <w:rPr>
            <w:lang w:eastAsia="zh-CN"/>
          </w:rPr>
          <w:t>*</w:t>
        </w:r>
      </w:ins>
      <w:ins w:id="324" w:author="S2-104330" w:date="2010-09-14T14:38:00Z">
        <w:r>
          <w:rPr>
            <w:lang w:eastAsia="zh-CN"/>
          </w:rPr>
          <w:t xml:space="preserve"> reference point.</w:t>
        </w:r>
      </w:ins>
    </w:p>
    <w:p>
      <w:pPr>
        <w:pStyle w:val="EditorsNote"/>
        <w:ind w:start="852" w:hanging="567"/>
        <w:jc w:val="both"/>
        <w:rPr/>
      </w:pPr>
      <w:r>
        <w:rPr>
          <w:lang w:val="en-US"/>
        </w:rPr>
        <w:t>Editor’s Note: The enhancement of PCRF for supporting interworking with BBF Policy Framework is FFS</w:t>
      </w:r>
    </w:p>
    <w:p>
      <w:pPr>
        <w:pStyle w:val="EditorsNote"/>
        <w:ind w:start="852" w:hanging="567"/>
        <w:jc w:val="both"/>
        <w:rPr>
          <w:lang w:val="en-US"/>
          <w:ins w:id="325" w:author="S2-104330" w:date="2010-09-14T14:38:00Z"/>
        </w:rPr>
      </w:pPr>
      <w:r>
        <w:rPr>
          <w:lang w:val="en-US"/>
        </w:rPr>
        <w:t xml:space="preserve">Editor’s Note: It is FFS if the PDN GW and ePDG need enhancement for supporting QoS management for interworking with BBF access network </w:t>
      </w:r>
    </w:p>
    <w:p>
      <w:pPr>
        <w:pStyle w:val="EditorsNote"/>
        <w:ind w:start="852" w:hanging="567"/>
        <w:jc w:val="both"/>
        <w:rPr>
          <w:lang w:val="en-US"/>
        </w:rPr>
      </w:pPr>
      <w:ins w:id="326" w:author="S2-104330" w:date="2010-09-14T14:38:00Z">
        <w:r>
          <w:rPr>
            <w:lang w:val="en-US"/>
          </w:rPr>
          <w:t>Editor’s Note: It is FFS if there are other ways to trigger the initiation of S9* session from the PCRF when using untrusted access procedures.</w:t>
        </w:r>
      </w:ins>
    </w:p>
    <w:p>
      <w:pPr>
        <w:pStyle w:val="Normal"/>
        <w:rPr/>
      </w:pPr>
      <w:r>
        <w:rPr/>
        <w:t>The BBF network elements BRAS, BNG, RG, BPCF* are defined in details in BBF TR-058, TR-101, WT-145 [7] and WT-134.</w:t>
      </w:r>
    </w:p>
    <w:p>
      <w:pPr>
        <w:pStyle w:val="EditorsNote"/>
        <w:ind w:start="852" w:hanging="567"/>
        <w:jc w:val="both"/>
        <w:rPr/>
      </w:pPr>
      <w:r>
        <w:rPr>
          <w:lang w:val="en-US"/>
        </w:rPr>
        <w:t xml:space="preserve">Editor’s Note: It is FFS how to capture the 3GPP assumptions on the BBF access network elements functionalities. </w:t>
      </w:r>
    </w:p>
    <w:p>
      <w:pPr>
        <w:pStyle w:val="Normal"/>
        <w:rPr/>
      </w:pPr>
      <w:r>
        <w:rPr/>
        <w:t>The BBF device represents any devices defined by broadband Forum or supported by BBF access, as a PC, Media center, etc, and they are considered outside the scope of 3GPP.</w:t>
      </w:r>
    </w:p>
    <w:p>
      <w:pPr>
        <w:pStyle w:val="Normal"/>
        <w:rPr/>
      </w:pPr>
      <w:r>
        <w:rPr/>
        <w:t xml:space="preserve">NOTE: The definition of BPCF*for </w:t>
      </w:r>
      <w:r>
        <w:rPr>
          <w:lang w:val="en-US"/>
        </w:rPr>
        <w:t>enhancements to support Policy &amp; QoS interworking with mobile networks</w:t>
      </w:r>
      <w:r>
        <w:rPr/>
        <w:t xml:space="preserve"> is under discussion in BBF WT-134 [8] </w:t>
      </w:r>
    </w:p>
    <w:p>
      <w:pPr>
        <w:pStyle w:val="Heading3"/>
        <w:bidi w:val="0"/>
        <w:jc w:val="start"/>
        <w:rPr/>
      </w:pPr>
      <w:bookmarkStart w:id="105" w:name="__RefHeading___Toc272317284"/>
      <w:bookmarkEnd w:id="105"/>
      <w:r>
        <w:rPr/>
        <w:t>5.1.</w:t>
      </w:r>
      <w:ins w:id="327" w:author="Rapporteur" w:date="2010-09-15T12:25:00Z">
        <w:r>
          <w:rPr/>
          <w:t>5</w:t>
        </w:r>
      </w:ins>
      <w:del w:id="328" w:author="Rapporteur" w:date="2010-09-15T12:25:00Z">
        <w:r>
          <w:rPr/>
          <w:delText>4</w:delText>
        </w:r>
      </w:del>
      <w:r>
        <w:rPr/>
        <w:tab/>
        <w:t>Reference Points</w:t>
      </w:r>
    </w:p>
    <w:p>
      <w:pPr>
        <w:pStyle w:val="Normal"/>
        <w:rPr/>
      </w:pPr>
      <w:r>
        <w:rPr/>
        <w:t>The reference point S1-MME, S1-U, S3, S4, S10, S11</w:t>
      </w:r>
      <w:r>
        <w:rPr>
          <w:lang w:eastAsia="ko-KR"/>
        </w:rPr>
        <w:t xml:space="preserve"> are </w:t>
      </w:r>
      <w:r>
        <w:rPr/>
        <w:t xml:space="preserve">defined in TS 23.401 . The reference points S2b, S2c, S6a, S6b, SWx, SWa, SWm, SWn, SWu, SGi, Rx, Gxc are defined in TS 23.402. </w:t>
      </w:r>
    </w:p>
    <w:p>
      <w:pPr>
        <w:pStyle w:val="NO"/>
        <w:rPr/>
      </w:pPr>
      <w:r>
        <w:rPr>
          <w:b/>
        </w:rPr>
        <w:t>Gx</w:t>
      </w:r>
      <w:r>
        <w:rPr>
          <w:b/>
          <w:lang w:eastAsia="ko-KR"/>
        </w:rPr>
        <w:tab/>
      </w:r>
      <w:r>
        <w:rPr/>
        <w:t>It provides transfer of dynamic QoS control policies (QoS) and charging rules from PCRF to Policy and Charging Enforcement Function (PCEF) in the PDN GW.</w:t>
      </w:r>
    </w:p>
    <w:p>
      <w:pPr>
        <w:pStyle w:val="NO"/>
        <w:rPr>
          <w:rFonts w:eastAsia="SimSun;宋体"/>
          <w:lang w:eastAsia="zh-CN"/>
        </w:rPr>
      </w:pPr>
      <w:ins w:id="330" w:author="S2-104330" w:date="2010-09-14T14:38:00Z">
        <w:r>
          <w:rPr>
            <w:rFonts w:eastAsia="SimSun;宋体"/>
            <w:b/>
            <w:lang w:eastAsia="zh-CN"/>
          </w:rPr>
          <w:t>Gxb</w:t>
        </w:r>
      </w:ins>
      <w:ins w:id="331" w:author="S2-104330" w:date="2010-09-14T14:38:00Z">
        <w:r>
          <w:rPr>
            <w:rFonts w:eastAsia="SimSun;宋体"/>
            <w:b/>
            <w:lang w:eastAsia="zh-CN"/>
          </w:rPr>
          <w:t>*</w:t>
        </w:r>
      </w:ins>
      <w:ins w:id="332" w:author="S2-104330" w:date="2010-09-14T14:38:00Z">
        <w:r>
          <w:rPr>
            <w:rFonts w:eastAsia="SimSun;宋体"/>
            <w:b/>
            <w:lang w:eastAsia="zh-CN"/>
          </w:rPr>
          <w:t xml:space="preserve">     </w:t>
        </w:r>
      </w:ins>
      <w:ins w:id="333" w:author="S2-104330" w:date="2010-09-14T14:39:00Z">
        <w:r>
          <w:rPr>
            <w:rFonts w:eastAsia="SimSun;宋体"/>
            <w:b/>
            <w:lang w:eastAsia="zh-CN"/>
          </w:rPr>
          <w:tab/>
        </w:r>
      </w:ins>
      <w:ins w:id="334" w:author="S2-104330" w:date="2010-09-14T14:38:00Z">
        <w:r>
          <w:rPr>
            <w:rFonts w:eastAsia="SimSun;宋体"/>
            <w:lang w:eastAsia="zh-CN"/>
          </w:rPr>
          <w:t xml:space="preserve">It connects the </w:t>
        </w:r>
      </w:ins>
      <w:ins w:id="335" w:author="S2-104330" w:date="2010-09-14T14:38:00Z">
        <w:r>
          <w:rPr>
            <w:rFonts w:eastAsia="SimSun;宋体"/>
            <w:lang w:eastAsia="en-US"/>
          </w:rPr>
          <w:t>ePDG</w:t>
        </w:r>
      </w:ins>
      <w:ins w:id="336" w:author="S2-104330" w:date="2010-09-14T14:38:00Z">
        <w:r>
          <w:rPr>
            <w:rFonts w:eastAsia="SimSun;宋体"/>
            <w:lang w:eastAsia="zh-CN"/>
          </w:rPr>
          <w:t xml:space="preserve"> with the PCRF and transports access information, e.g. the outer header of the IP</w:t>
        </w:r>
      </w:ins>
      <w:ins w:id="337" w:author="S2-104330" w:date="2010-09-14T14:38:00Z">
        <w:r>
          <w:rPr>
            <w:rFonts w:eastAsia="SimSun;宋体"/>
            <w:lang w:eastAsia="zh-CN"/>
          </w:rPr>
          <w:t>Sec</w:t>
        </w:r>
      </w:ins>
      <w:ins w:id="338" w:author="S2-104330" w:date="2010-09-14T14:38:00Z">
        <w:r>
          <w:rPr>
            <w:rFonts w:eastAsia="SimSun;宋体"/>
            <w:lang w:eastAsia="zh-CN"/>
          </w:rPr>
          <w:t xml:space="preserve"> tunnel</w:t>
        </w:r>
      </w:ins>
      <w:ins w:id="339" w:author="S2-104330" w:date="2010-09-14T14:38:00Z">
        <w:r>
          <w:rPr>
            <w:rFonts w:eastAsia="SimSun;宋体"/>
            <w:lang w:eastAsia="zh-CN"/>
          </w:rPr>
          <w:t>. It is only used for scenarios in which the S9* session is initiated from PCRF</w:t>
        </w:r>
      </w:ins>
      <w:ins w:id="340" w:author="S2-104330" w:date="2010-09-14T14:38:00Z">
        <w:r>
          <w:rPr/>
          <w:t xml:space="preserve"> when using untrusted access procedures</w:t>
        </w:r>
      </w:ins>
      <w:ins w:id="341" w:author="S2-104330" w:date="2010-09-14T14:38:00Z">
        <w:r>
          <w:rPr>
            <w:rFonts w:eastAsia="SimSun;宋体"/>
            <w:lang w:eastAsia="zh-CN"/>
          </w:rPr>
          <w:t>.</w:t>
        </w:r>
      </w:ins>
    </w:p>
    <w:p>
      <w:pPr>
        <w:pStyle w:val="NO"/>
        <w:rPr/>
      </w:pPr>
      <w:r>
        <w:rPr>
          <w:b/>
        </w:rPr>
        <w:t>S9</w:t>
      </w:r>
      <w:r>
        <w:rPr>
          <w:lang w:eastAsia="ko-KR"/>
        </w:rPr>
        <w:tab/>
      </w:r>
      <w:r>
        <w:rPr/>
        <w:t>It provides transfer of dynamic QoS control policies (QoS) and charging control information between the Home PCRF and the Visited PCRF in order to support local breakout function. In all other roaming scenarios, S9 has functionality to provide dynamic QoS control policies from the HPLMN.</w:t>
      </w:r>
    </w:p>
    <w:p>
      <w:pPr>
        <w:pStyle w:val="EditorsNote"/>
        <w:ind w:start="852" w:hanging="567"/>
        <w:jc w:val="both"/>
        <w:rPr>
          <w:lang w:val="en-US" w:eastAsia="ja-JP"/>
        </w:rPr>
      </w:pPr>
      <w:r>
        <w:rPr>
          <w:lang w:val="en-US"/>
        </w:rPr>
        <w:t>Editor’s Note: It is FFS whether the enhancement of reference points S9 and Gx is required for supporting interworking with BBF access network.</w:t>
      </w:r>
    </w:p>
    <w:p>
      <w:pPr>
        <w:pStyle w:val="NO"/>
        <w:rPr/>
      </w:pPr>
      <w:r>
        <w:rPr>
          <w:b/>
        </w:rPr>
        <w:t>S9*</w:t>
      </w:r>
      <w:r>
        <w:rPr>
          <w:lang w:eastAsia="ko-KR"/>
        </w:rPr>
        <w:tab/>
        <w:t xml:space="preserve">For building block 1 </w:t>
      </w:r>
      <w:r>
        <w:rPr/>
        <w:t>it provides transfer of dynamic QoS control policies (QoS)  from the Home PCRF to the  BBF Policy BPCF  and in roaming scenario from  the Visited PCRF and to the BBF Policy BPCF  function in order to provide the interworking between PCRF and the BBF policy framework. The S9* is based on enhancement of S9 reference point for supporting interworking with BBF Policy Framework.</w:t>
      </w:r>
    </w:p>
    <w:p>
      <w:pPr>
        <w:pStyle w:val="EditorsNote"/>
        <w:ind w:start="852" w:hanging="567"/>
        <w:jc w:val="both"/>
        <w:rPr>
          <w:color w:val="000000"/>
          <w:lang w:val="en-US"/>
        </w:rPr>
      </w:pPr>
      <w:r>
        <w:rPr>
          <w:color w:val="000000"/>
        </w:rPr>
        <w:t>NOTE: In Building Block 1 traffic is routed back to EPC and charging control is done by HPLMN.</w:t>
      </w:r>
    </w:p>
    <w:p>
      <w:pPr>
        <w:pStyle w:val="NO"/>
        <w:rPr/>
      </w:pPr>
      <w:r>
        <w:rPr>
          <w:b/>
          <w:lang w:eastAsia="ko-KR"/>
        </w:rPr>
        <w:t>SWa</w:t>
      </w:r>
      <w:r>
        <w:rPr/>
        <w:tab/>
        <w:t>It connects the BBF AAA proxy with the 3GPP AAA Server/Proxy and transports access authentication, authorization and charging-related information in a secure manner.</w:t>
      </w:r>
    </w:p>
    <w:p>
      <w:pPr>
        <w:pStyle w:val="NO"/>
        <w:rPr/>
      </w:pPr>
      <w:r>
        <w:rPr>
          <w:b/>
          <w:lang w:eastAsia="ko-KR"/>
        </w:rPr>
        <w:t>STa</w:t>
      </w:r>
      <w:r>
        <w:rPr/>
        <w:tab/>
        <w:t>It connects the BBF AAA proxy with the 3GPP AAA Server/Proxy and transports access authentication, authorization, mobility parameters and charging-related information in a secure manner.</w:t>
      </w:r>
    </w:p>
    <w:p>
      <w:pPr>
        <w:pStyle w:val="EditorsNote"/>
        <w:ind w:start="852" w:hanging="567"/>
        <w:jc w:val="both"/>
        <w:rPr>
          <w:lang w:val="en-US"/>
          <w:del w:id="343" w:author="S2-104328" w:date="2010-09-14T14:57:00Z"/>
        </w:rPr>
      </w:pPr>
      <w:del w:id="342" w:author="S2-104328" w:date="2010-09-14T14:57:00Z">
        <w:r>
          <w:rPr>
            <w:lang w:val="en-US"/>
          </w:rPr>
          <w:delText xml:space="preserve">Editor’s Note: It is FFS whether the enhancement of reference points SWa, SWd, STa is required for supporting interworking with BBF access network. </w:delText>
        </w:r>
      </w:del>
    </w:p>
    <w:p>
      <w:pPr>
        <w:pStyle w:val="EditorsNote"/>
        <w:keepLines/>
        <w:widowControl/>
        <w:bidi w:val="0"/>
        <w:spacing w:before="0" w:after="180"/>
        <w:ind w:start="852" w:hanging="567"/>
        <w:jc w:val="both"/>
        <w:rPr/>
      </w:pPr>
      <w:r>
        <w:rPr/>
        <w:t>The Reference points within the BBF access network are defined in BBF TR-058, TR-101, WT-145 and  WT-134 and they are considered out of the scope of 3GPP.</w:t>
      </w:r>
    </w:p>
    <w:p>
      <w:pPr>
        <w:pStyle w:val="Normal"/>
        <w:rPr>
          <w:lang w:val="en-US" w:eastAsia="en-US"/>
        </w:rPr>
      </w:pPr>
      <w:r>
        <w:rPr>
          <w:lang w:val="en-US" w:eastAsia="en-US"/>
        </w:rPr>
      </w:r>
    </w:p>
    <w:p>
      <w:pPr>
        <w:pStyle w:val="Normal"/>
        <w:rPr>
          <w:lang w:val="en-US" w:eastAsia="en-US"/>
        </w:rPr>
      </w:pPr>
      <w:r>
        <w:rPr>
          <w:lang w:val="en-US" w:eastAsia="en-US"/>
        </w:rPr>
      </w:r>
    </w:p>
    <w:p>
      <w:pPr>
        <w:pStyle w:val="Heading2"/>
        <w:bidi w:val="0"/>
        <w:jc w:val="start"/>
        <w:rPr/>
      </w:pPr>
      <w:bookmarkStart w:id="106" w:name="__RefHeading___Toc26139_3320553937"/>
      <w:bookmarkStart w:id="107" w:name="__RefHeading___Toc272317285"/>
      <w:bookmarkEnd w:id="106"/>
      <w:r>
        <w:rPr/>
        <w:t>5.2</w:t>
        <w:tab/>
      </w:r>
      <w:del w:id="344" w:author="Rapporteur" w:date="2010-09-15T12:23:00Z">
        <w:r>
          <w:rPr/>
          <w:delText xml:space="preserve">Item 1: </w:delText>
        </w:r>
      </w:del>
      <w:r>
        <w:rPr>
          <w:rFonts w:cs="Arial"/>
        </w:rPr>
        <w:t>Policy and QoS interworking between 3GPP and BBF architectures</w:t>
      </w:r>
      <w:bookmarkEnd w:id="107"/>
      <w:r>
        <w:rPr>
          <w:rFonts w:cs="Arial"/>
        </w:rPr>
        <w:t xml:space="preserve"> </w:t>
      </w:r>
    </w:p>
    <w:p>
      <w:pPr>
        <w:pStyle w:val="EditorsNote"/>
        <w:rPr/>
      </w:pPr>
      <w:r>
        <w:rPr/>
        <w:t>Editors note: The assumption is that an “item” would correspond to a bullet of BB1 as described in clause 4.</w:t>
      </w:r>
    </w:p>
    <w:p>
      <w:pPr>
        <w:pStyle w:val="Heading3"/>
        <w:bidi w:val="0"/>
        <w:jc w:val="start"/>
        <w:rPr/>
      </w:pPr>
      <w:bookmarkStart w:id="108" w:name="__RefHeading___Toc272317286"/>
      <w:bookmarkEnd w:id="108"/>
      <w:r>
        <w:rPr/>
        <w:t>5.2.1</w:t>
        <w:tab/>
        <w:t>Description</w:t>
      </w:r>
    </w:p>
    <w:p>
      <w:pPr>
        <w:pStyle w:val="EditorsNote"/>
        <w:rPr>
          <w:lang w:eastAsia="zh-CN"/>
        </w:rPr>
      </w:pPr>
      <w:r>
        <w:rPr/>
        <w:t>Editor’s Note: This clause will describe the description for the item</w:t>
      </w:r>
      <w:r>
        <w:rPr>
          <w:lang w:eastAsia="zh-CN"/>
        </w:rPr>
        <w:t>.</w:t>
      </w:r>
    </w:p>
    <w:p>
      <w:pPr>
        <w:pStyle w:val="Normal"/>
        <w:rPr>
          <w:lang w:eastAsia="zh-CN"/>
        </w:rPr>
      </w:pPr>
      <w:r>
        <w:rPr>
          <w:lang w:eastAsia="zh-CN"/>
        </w:rPr>
        <w:t>This item covers Policy and QoS interworking between 3GPP and BBF architectures for the following two scenarios:</w:t>
      </w:r>
    </w:p>
    <w:p>
      <w:pPr>
        <w:pStyle w:val="Normal"/>
        <w:numPr>
          <w:ilvl w:val="0"/>
          <w:numId w:val="28"/>
        </w:numPr>
        <w:overflowPunct w:val="false"/>
        <w:autoSpaceDE w:val="false"/>
        <w:textAlignment w:val="baseline"/>
        <w:rPr>
          <w:lang w:eastAsia="zh-CN"/>
        </w:rPr>
      </w:pPr>
      <w:r>
        <w:rPr>
          <w:lang w:eastAsia="zh-CN"/>
        </w:rPr>
        <w:t xml:space="preserve">When H(e)NB is being used and traffic is routed back to the EPC. </w:t>
      </w:r>
    </w:p>
    <w:p>
      <w:pPr>
        <w:pStyle w:val="Normal"/>
        <w:numPr>
          <w:ilvl w:val="0"/>
          <w:numId w:val="28"/>
        </w:numPr>
        <w:overflowPunct w:val="false"/>
        <w:autoSpaceDE w:val="false"/>
        <w:textAlignment w:val="baseline"/>
        <w:rPr>
          <w:lang w:eastAsia="zh-CN"/>
        </w:rPr>
      </w:pPr>
      <w:r>
        <w:rPr>
          <w:lang w:eastAsia="zh-CN"/>
        </w:rPr>
        <w:t>When WLAN is being used and traffic is routed back to the EPC</w:t>
      </w:r>
    </w:p>
    <w:p>
      <w:pPr>
        <w:pStyle w:val="EditorsNote"/>
        <w:rPr>
          <w:lang w:eastAsia="zh-CN"/>
        </w:rPr>
      </w:pPr>
      <w:r>
        <w:rPr>
          <w:lang w:eastAsia="zh-CN"/>
        </w:rPr>
      </w:r>
    </w:p>
    <w:p>
      <w:pPr>
        <w:pStyle w:val="Heading3"/>
        <w:bidi w:val="0"/>
        <w:jc w:val="start"/>
        <w:rPr/>
      </w:pPr>
      <w:bookmarkStart w:id="109" w:name="__RefHeading___Toc272317287"/>
      <w:bookmarkEnd w:id="109"/>
      <w:r>
        <w:rPr/>
        <w:t>5.2.2</w:t>
        <w:tab/>
        <w:t>Solution</w:t>
      </w:r>
    </w:p>
    <w:p>
      <w:pPr>
        <w:pStyle w:val="EditorsNote"/>
        <w:rPr>
          <w:lang w:eastAsia="zh-CN"/>
        </w:rPr>
      </w:pPr>
      <w:r>
        <w:rPr/>
        <w:t>Editor’s Note: This clause will describe the solution(s)</w:t>
      </w:r>
      <w:r>
        <w:rPr>
          <w:lang w:eastAsia="zh-CN"/>
        </w:rPr>
        <w:t xml:space="preserve"> for </w:t>
      </w:r>
      <w:r>
        <w:rPr>
          <w:lang w:eastAsia="zh-CN"/>
        </w:rPr>
        <w:t>the item</w:t>
      </w:r>
      <w:r>
        <w:rPr>
          <w:lang w:eastAsia="zh-CN"/>
        </w:rPr>
        <w:t>.</w:t>
      </w:r>
    </w:p>
    <w:p>
      <w:pPr>
        <w:pStyle w:val="Heading4"/>
        <w:bidi w:val="0"/>
        <w:ind w:start="1418" w:hanging="1418"/>
        <w:jc w:val="start"/>
        <w:rPr/>
      </w:pPr>
      <w:r>
        <w:rPr/>
        <w:t xml:space="preserve">5.2.2.1 </w:t>
        <w:tab/>
        <w:t xml:space="preserve">Policy interworking principles </w:t>
      </w:r>
    </w:p>
    <w:p>
      <w:pPr>
        <w:pStyle w:val="Heading5"/>
        <w:bidi w:val="0"/>
        <w:ind w:start="1701" w:hanging="1701"/>
        <w:jc w:val="start"/>
        <w:rPr/>
      </w:pPr>
      <w:r>
        <w:rPr/>
        <w:t xml:space="preserve">5.2.2.1.1 </w:t>
        <w:tab/>
        <w:t xml:space="preserve">PCRF – BPCF Functional split </w:t>
      </w:r>
    </w:p>
    <w:p>
      <w:pPr>
        <w:pStyle w:val="Normal"/>
        <w:rPr/>
      </w:pPr>
      <w:r>
        <w:rPr/>
        <w:t>PCRF is the policy and charging control element in 3GPP network. PCRF functions are described in more detail in TS 23.203 [4]. This clause points out new functionality as well as some of the existing functionality applicable to BBF access interworking. (Note that not all applicable existing functionality is included below).</w:t>
      </w:r>
    </w:p>
    <w:p>
      <w:pPr>
        <w:pStyle w:val="Normal"/>
        <w:rPr/>
      </w:pPr>
      <w:r>
        <w:rPr/>
        <w:t>The BPCF is a policy control entity in the BBF network. This clause describes functionality assumed to reside in the BPCF to support 3GPP-BBF interworking.</w:t>
      </w:r>
    </w:p>
    <w:p>
      <w:pPr>
        <w:pStyle w:val="Normal"/>
        <w:rPr/>
      </w:pPr>
      <w:r>
        <w:rPr/>
        <w:t>In a non-roaming scenario, the functionality of PCRF includes:</w:t>
      </w:r>
    </w:p>
    <w:p>
      <w:pPr>
        <w:pStyle w:val="Normal"/>
        <w:numPr>
          <w:ilvl w:val="0"/>
          <w:numId w:val="9"/>
        </w:numPr>
        <w:overflowPunct w:val="false"/>
        <w:autoSpaceDE w:val="false"/>
        <w:textAlignment w:val="baseline"/>
        <w:rPr/>
      </w:pPr>
      <w:r>
        <w:rPr/>
        <w:t>Policy decision and PCC Rule generation e.g. based on the information received from the AF via Rx, operator policies and subscription information via Sp (this is existing functionality described in TS 23.203).</w:t>
      </w:r>
    </w:p>
    <w:p>
      <w:pPr>
        <w:pStyle w:val="Normal"/>
        <w:numPr>
          <w:ilvl w:val="0"/>
          <w:numId w:val="9"/>
        </w:numPr>
        <w:overflowPunct w:val="false"/>
        <w:autoSpaceDE w:val="false"/>
        <w:textAlignment w:val="baseline"/>
        <w:rPr/>
      </w:pPr>
      <w:r>
        <w:rPr/>
        <w:t>Installation of PCC Rules in the PCEF over Gx (this is existing functionality described in TS 23.203).</w:t>
      </w:r>
    </w:p>
    <w:p>
      <w:pPr>
        <w:pStyle w:val="Normal"/>
        <w:numPr>
          <w:ilvl w:val="0"/>
          <w:numId w:val="9"/>
        </w:numPr>
        <w:overflowPunct w:val="false"/>
        <w:autoSpaceDE w:val="false"/>
        <w:textAlignment w:val="baseline"/>
        <w:rPr/>
      </w:pPr>
      <w:r>
        <w:rPr/>
        <w:t>Sends the QoS rules to the BPCF over S9* to request admission control in the fixed access.</w:t>
      </w:r>
    </w:p>
    <w:p>
      <w:pPr>
        <w:pStyle w:val="Normal"/>
        <w:numPr>
          <w:ilvl w:val="0"/>
          <w:numId w:val="9"/>
        </w:numPr>
        <w:overflowPunct w:val="false"/>
        <w:autoSpaceDE w:val="false"/>
        <w:textAlignment w:val="baseline"/>
        <w:rPr/>
      </w:pPr>
      <w:r>
        <w:rPr/>
        <w:t xml:space="preserve">Sends outer IP header information for tunnelled traffic (e.g. UE local IP address) to allow the BBF access to identify the UE traffic that is tunnelled. </w:t>
      </w:r>
    </w:p>
    <w:p>
      <w:pPr>
        <w:pStyle w:val="EditorsNote"/>
        <w:rPr/>
      </w:pPr>
      <w:r>
        <w:rPr/>
        <w:t>Editor’s note: Tunnel header information for S2c with trusted non-3GPP access procedures is already supported on S9 since rel-8. The detailed information needed for untrusted access procedures is FFS.</w:t>
      </w:r>
    </w:p>
    <w:p>
      <w:pPr>
        <w:pStyle w:val="Normal"/>
        <w:rPr/>
      </w:pPr>
      <w:r>
        <w:rPr/>
      </w:r>
    </w:p>
    <w:p>
      <w:pPr>
        <w:pStyle w:val="Normal"/>
        <w:rPr/>
      </w:pPr>
      <w:r>
        <w:rPr/>
        <w:t>The functionality of the BPCF includes the following:</w:t>
      </w:r>
    </w:p>
    <w:p>
      <w:pPr>
        <w:pStyle w:val="Normal"/>
        <w:numPr>
          <w:ilvl w:val="0"/>
          <w:numId w:val="16"/>
        </w:numPr>
        <w:overflowPunct w:val="false"/>
        <w:autoSpaceDE w:val="false"/>
        <w:textAlignment w:val="baseline"/>
        <w:rPr/>
      </w:pPr>
      <w:r>
        <w:rPr/>
        <w:t>Performs admission control in fixed access or delegates admission control decision to other BBF nodes (this aspect is out of scope to 3GPP). Based on the admission control, the BPCF accepts or rejects the request received over S9*. As with current S9, the BPCF may include the acceptable QoS in the reply if the request is rejected.</w:t>
      </w:r>
    </w:p>
    <w:p>
      <w:pPr>
        <w:pStyle w:val="Normal"/>
        <w:numPr>
          <w:ilvl w:val="0"/>
          <w:numId w:val="16"/>
        </w:numPr>
        <w:overflowPunct w:val="false"/>
        <w:autoSpaceDE w:val="false"/>
        <w:textAlignment w:val="baseline"/>
        <w:rPr/>
      </w:pPr>
      <w:r>
        <w:rPr/>
        <w:t xml:space="preserve">May translate QCI, bit rates, and ARP into access specific QoS parameters applicable in the BBF domain (this aspect is out of scope of 3GPP).  </w:t>
      </w:r>
    </w:p>
    <w:p>
      <w:pPr>
        <w:pStyle w:val="Normal"/>
        <w:numPr>
          <w:ilvl w:val="0"/>
          <w:numId w:val="16"/>
        </w:numPr>
        <w:overflowPunct w:val="false"/>
        <w:autoSpaceDE w:val="false"/>
        <w:textAlignment w:val="baseline"/>
        <w:rPr/>
      </w:pPr>
      <w:r>
        <w:rPr>
          <w:lang w:val="en-US"/>
        </w:rPr>
        <w:t xml:space="preserve">May install Policy Filters and QoS for a 3GPP UE session over R interface </w:t>
      </w:r>
      <w:r>
        <w:rPr/>
        <w:t>(this aspect is out of scope to 3GPP).</w:t>
      </w:r>
    </w:p>
    <w:p>
      <w:pPr>
        <w:pStyle w:val="Normal"/>
        <w:rPr/>
      </w:pPr>
      <w:r>
        <w:rPr/>
      </w:r>
    </w:p>
    <w:p>
      <w:pPr>
        <w:pStyle w:val="Normal"/>
        <w:rPr/>
      </w:pPr>
      <w:r>
        <w:rPr/>
        <w:t>Additional clarifications are needed for the roaming scenario, where both H- and V-PCRF are available. No business agreement between HPLMN and BBF operator for roaming scenario is assumed. In a roaming scenario, the functionality of the H-PCRF includes the following:</w:t>
      </w:r>
    </w:p>
    <w:p>
      <w:pPr>
        <w:pStyle w:val="Normal"/>
        <w:numPr>
          <w:ilvl w:val="0"/>
          <w:numId w:val="13"/>
        </w:numPr>
        <w:overflowPunct w:val="false"/>
        <w:autoSpaceDE w:val="false"/>
        <w:textAlignment w:val="baseline"/>
        <w:rPr/>
      </w:pPr>
      <w:r>
        <w:rPr/>
        <w:t>Generates PCC Rules based on the information received from the AF via Rx or via S9, operator policies and subscribed information via Sp (this is existing functionality described in TS 23.203).</w:t>
      </w:r>
    </w:p>
    <w:p>
      <w:pPr>
        <w:pStyle w:val="Normal"/>
        <w:numPr>
          <w:ilvl w:val="0"/>
          <w:numId w:val="13"/>
        </w:numPr>
        <w:overflowPunct w:val="false"/>
        <w:autoSpaceDE w:val="false"/>
        <w:textAlignment w:val="baseline"/>
        <w:rPr/>
      </w:pPr>
      <w:r>
        <w:rPr/>
        <w:t>For home routed access, installs PCC Rules in the PCEF over Gx. (this is existing functionality described in TS 23.203).</w:t>
      </w:r>
    </w:p>
    <w:p>
      <w:pPr>
        <w:pStyle w:val="Normal"/>
        <w:numPr>
          <w:ilvl w:val="0"/>
          <w:numId w:val="13"/>
        </w:numPr>
        <w:overflowPunct w:val="false"/>
        <w:autoSpaceDE w:val="false"/>
        <w:textAlignment w:val="baseline"/>
        <w:rPr/>
      </w:pPr>
      <w:r>
        <w:rPr/>
        <w:t>For visited access (local breakout), sends PCC Rules to the V-PCRF over S9 (this is existing functionality described in TS 23.203).</w:t>
      </w:r>
    </w:p>
    <w:p>
      <w:pPr>
        <w:pStyle w:val="Normal"/>
        <w:numPr>
          <w:ilvl w:val="0"/>
          <w:numId w:val="13"/>
        </w:numPr>
        <w:overflowPunct w:val="false"/>
        <w:autoSpaceDE w:val="false"/>
        <w:textAlignment w:val="baseline"/>
        <w:rPr/>
      </w:pPr>
      <w:r>
        <w:rPr/>
        <w:t>For home routed access, sends QoS rules to the V-PCRF</w:t>
      </w:r>
      <w:r>
        <w:rPr>
          <w:rFonts w:eastAsia="MS PGothic" w:cs="Arial"/>
          <w:color w:val="58585A"/>
          <w:sz w:val="24"/>
          <w:szCs w:val="24"/>
        </w:rPr>
        <w:t xml:space="preserve"> </w:t>
      </w:r>
      <w:r>
        <w:rPr/>
        <w:t>to request admission control over S9. (This is new for GTP-based access).</w:t>
      </w:r>
    </w:p>
    <w:p>
      <w:pPr>
        <w:pStyle w:val="Normal"/>
        <w:numPr>
          <w:ilvl w:val="0"/>
          <w:numId w:val="13"/>
        </w:numPr>
        <w:overflowPunct w:val="false"/>
        <w:autoSpaceDE w:val="false"/>
        <w:textAlignment w:val="baseline"/>
        <w:rPr>
          <w:i/>
          <w:i/>
        </w:rPr>
      </w:pPr>
      <w:ins w:id="345" w:author="S2-104387" w:date="2010-09-14T14:41:00Z">
        <w:r>
          <w:rPr>
            <w:lang w:eastAsia="zh-CN"/>
          </w:rPr>
          <w:t>For</w:t>
        </w:r>
      </w:ins>
      <w:ins w:id="346" w:author="S2-104387" w:date="2010-09-14T14:41:00Z">
        <w:r>
          <w:rPr>
            <w:lang w:eastAsia="zh-CN"/>
          </w:rPr>
          <w:t xml:space="preserve"> BPCF-initiated S9* session establishment</w:t>
        </w:r>
      </w:ins>
      <w:ins w:id="347" w:author="S2-104387" w:date="2010-09-14T14:41:00Z">
        <w:r>
          <w:rPr>
            <w:lang w:eastAsia="zh-CN"/>
          </w:rPr>
          <w:t>, s</w:t>
        </w:r>
      </w:ins>
      <w:ins w:id="348" w:author="S2-104387" w:date="2010-09-14T14:41:00Z">
        <w:r>
          <w:rPr/>
          <w:t>end</w:t>
        </w:r>
      </w:ins>
      <w:ins w:id="349" w:author="S2-104387" w:date="2010-09-14T14:41:00Z">
        <w:r>
          <w:rPr>
            <w:lang w:eastAsia="zh-CN"/>
          </w:rPr>
          <w:t>s</w:t>
        </w:r>
      </w:ins>
      <w:del w:id="350" w:author="S2-104387" w:date="2010-09-14T14:41:00Z">
        <w:r>
          <w:rPr/>
          <w:delText xml:space="preserve">Sends </w:delText>
        </w:r>
      </w:del>
      <w:r>
        <w:rPr/>
        <w:t xml:space="preserve">outer IP header information for tunnelled traffic (e.g. UE local IP address). </w:t>
      </w:r>
    </w:p>
    <w:p>
      <w:pPr>
        <w:pStyle w:val="Normal"/>
        <w:rPr>
          <w:i/>
          <w:i/>
        </w:rPr>
      </w:pPr>
      <w:r>
        <w:rPr>
          <w:i/>
        </w:rPr>
      </w:r>
    </w:p>
    <w:p>
      <w:pPr>
        <w:pStyle w:val="Normal"/>
        <w:rPr/>
      </w:pPr>
      <w:r>
        <w:rPr/>
      </w:r>
    </w:p>
    <w:p>
      <w:pPr>
        <w:pStyle w:val="Normal"/>
        <w:rPr/>
      </w:pPr>
      <w:r>
        <w:rPr/>
      </w:r>
    </w:p>
    <w:p>
      <w:pPr>
        <w:pStyle w:val="Normal"/>
        <w:rPr/>
      </w:pPr>
      <w:r>
        <w:rPr/>
        <w:t>The functionality of V-PCRF includes the following:</w:t>
      </w:r>
    </w:p>
    <w:p>
      <w:pPr>
        <w:pStyle w:val="Normal"/>
        <w:numPr>
          <w:ilvl w:val="0"/>
          <w:numId w:val="6"/>
        </w:numPr>
        <w:overflowPunct w:val="false"/>
        <w:autoSpaceDE w:val="false"/>
        <w:textAlignment w:val="baseline"/>
        <w:rPr/>
      </w:pPr>
      <w:r>
        <w:rPr/>
        <w:t>For visited access (local breakout), installs PCC Rules in the PCEF over Gx. (this is existing functionality described in TS 23.203)</w:t>
      </w:r>
    </w:p>
    <w:p>
      <w:pPr>
        <w:pStyle w:val="Normal"/>
        <w:numPr>
          <w:ilvl w:val="0"/>
          <w:numId w:val="6"/>
        </w:numPr>
        <w:overflowPunct w:val="false"/>
        <w:autoSpaceDE w:val="false"/>
        <w:textAlignment w:val="baseline"/>
        <w:rPr/>
      </w:pPr>
      <w:r>
        <w:rPr/>
        <w:t xml:space="preserve">Applies local policies based on the roaming agreement with HPLMN. Also applies local policies based on  the business agreement with BBF operator. </w:t>
      </w:r>
    </w:p>
    <w:p>
      <w:pPr>
        <w:pStyle w:val="Normal"/>
        <w:numPr>
          <w:ilvl w:val="0"/>
          <w:numId w:val="6"/>
        </w:numPr>
        <w:overflowPunct w:val="false"/>
        <w:autoSpaceDE w:val="false"/>
        <w:textAlignment w:val="baseline"/>
        <w:rPr/>
      </w:pPr>
      <w:r>
        <w:rPr/>
        <w:t>Sends QoS rules to the BPCF over S9* to request admission control in the fixed access.</w:t>
      </w:r>
    </w:p>
    <w:p>
      <w:pPr>
        <w:pStyle w:val="Normal"/>
        <w:numPr>
          <w:ilvl w:val="0"/>
          <w:numId w:val="6"/>
        </w:numPr>
        <w:overflowPunct w:val="false"/>
        <w:autoSpaceDE w:val="false"/>
        <w:textAlignment w:val="baseline"/>
        <w:rPr/>
      </w:pPr>
      <w:ins w:id="351" w:author="S2-104387" w:date="2010-09-14T14:41:00Z">
        <w:r>
          <w:rPr>
            <w:lang w:eastAsia="zh-CN"/>
          </w:rPr>
          <w:t>F</w:t>
        </w:r>
      </w:ins>
      <w:ins w:id="352" w:author="S2-104387" w:date="2010-09-14T14:41:00Z">
        <w:r>
          <w:rPr>
            <w:lang w:eastAsia="zh-CN"/>
          </w:rPr>
          <w:t xml:space="preserve">or </w:t>
        </w:r>
      </w:ins>
      <w:ins w:id="353" w:author="S2-104387" w:date="2010-09-14T14:41:00Z">
        <w:r>
          <w:rPr>
            <w:lang w:eastAsia="zh-CN"/>
          </w:rPr>
          <w:t>PCRF-initiated S9* session establishment</w:t>
        </w:r>
      </w:ins>
      <w:ins w:id="354" w:author="S2-104387" w:date="2010-09-14T14:41:00Z">
        <w:r>
          <w:rPr>
            <w:lang w:eastAsia="zh-CN"/>
          </w:rPr>
          <w:t xml:space="preserve"> </w:t>
        </w:r>
      </w:ins>
      <w:ins w:id="355" w:author="S2-104387" w:date="2010-09-14T14:41:00Z">
        <w:r>
          <w:rPr>
            <w:lang w:eastAsia="zh-CN"/>
          </w:rPr>
          <w:t>using Gxb*</w:t>
        </w:r>
      </w:ins>
      <w:ins w:id="356" w:author="S2-104387" w:date="2010-09-14T14:41:00Z">
        <w:r>
          <w:rPr>
            <w:lang w:eastAsia="zh-CN"/>
          </w:rPr>
          <w:t xml:space="preserve">, </w:t>
        </w:r>
      </w:ins>
      <w:ins w:id="357" w:author="S2-104387" w:date="2010-09-14T14:41:00Z">
        <w:r>
          <w:rPr>
            <w:lang w:eastAsia="zh-CN"/>
          </w:rPr>
          <w:t>establishes</w:t>
        </w:r>
      </w:ins>
      <w:ins w:id="358" w:author="S2-104387" w:date="2010-09-14T14:41:00Z">
        <w:r>
          <w:rPr>
            <w:lang w:eastAsia="zh-CN"/>
          </w:rPr>
          <w:t xml:space="preserve"> Gxb</w:t>
        </w:r>
      </w:ins>
      <w:ins w:id="359" w:author="S2-104387" w:date="2010-09-14T14:41:00Z">
        <w:r>
          <w:rPr>
            <w:lang w:eastAsia="zh-CN"/>
          </w:rPr>
          <w:t>*</w:t>
        </w:r>
      </w:ins>
      <w:ins w:id="360" w:author="S2-104387" w:date="2010-09-14T14:41:00Z">
        <w:r>
          <w:rPr>
            <w:lang w:eastAsia="zh-CN"/>
          </w:rPr>
          <w:t xml:space="preserve"> session with the </w:t>
        </w:r>
      </w:ins>
      <w:ins w:id="361" w:author="S2-104387" w:date="2010-09-14T14:41:00Z">
        <w:r>
          <w:rPr>
            <w:lang w:eastAsia="zh-CN"/>
          </w:rPr>
          <w:t>ePDG</w:t>
        </w:r>
      </w:ins>
      <w:ins w:id="362" w:author="S2-104387" w:date="2010-09-14T14:41:00Z">
        <w:r>
          <w:rPr>
            <w:lang w:eastAsia="zh-CN"/>
          </w:rPr>
          <w:t xml:space="preserve"> to receive outer IP header information for tunneled traffic </w:t>
        </w:r>
      </w:ins>
      <w:ins w:id="363" w:author="S2-104387" w:date="2010-09-14T14:41:00Z">
        <w:r>
          <w:rPr>
            <w:lang w:eastAsia="zh-CN"/>
          </w:rPr>
          <w:t>(e.g. UE local IP address)</w:t>
        </w:r>
      </w:ins>
      <w:ins w:id="364" w:author="S2-104387" w:date="2010-09-14T14:41:00Z">
        <w:r>
          <w:rPr>
            <w:lang w:eastAsia="zh-CN"/>
          </w:rPr>
          <w:t>.</w:t>
        </w:r>
      </w:ins>
    </w:p>
    <w:p>
      <w:pPr>
        <w:pStyle w:val="Normal"/>
        <w:numPr>
          <w:ilvl w:val="0"/>
          <w:numId w:val="6"/>
        </w:numPr>
        <w:overflowPunct w:val="false"/>
        <w:autoSpaceDE w:val="false"/>
        <w:textAlignment w:val="baseline"/>
        <w:rPr/>
      </w:pPr>
      <w:ins w:id="366" w:author="S2-104387" w:date="2010-09-14T14:41:00Z">
        <w:r>
          <w:rPr>
            <w:lang w:eastAsia="zh-CN"/>
          </w:rPr>
          <w:t>F</w:t>
        </w:r>
      </w:ins>
      <w:ins w:id="367" w:author="S2-104387" w:date="2010-09-14T14:41:00Z">
        <w:r>
          <w:rPr>
            <w:lang w:eastAsia="zh-CN"/>
          </w:rPr>
          <w:t xml:space="preserve">or </w:t>
        </w:r>
      </w:ins>
      <w:ins w:id="368" w:author="S2-104387" w:date="2010-09-14T14:41:00Z">
        <w:r>
          <w:rPr>
            <w:lang w:eastAsia="zh-CN"/>
          </w:rPr>
          <w:t>PCRF-initiated S9* session establishment</w:t>
        </w:r>
      </w:ins>
      <w:ins w:id="369" w:author="S2-104387" w:date="2010-09-14T14:41:00Z">
        <w:r>
          <w:rPr>
            <w:lang w:eastAsia="zh-CN"/>
          </w:rPr>
          <w:t xml:space="preserve">, sends outer IP header information for </w:t>
        </w:r>
      </w:ins>
      <w:ins w:id="370" w:author="S2-104387" w:date="2010-09-14T14:41:00Z">
        <w:r>
          <w:rPr>
            <w:lang w:eastAsia="zh-CN"/>
          </w:rPr>
          <w:t>tunneled</w:t>
        </w:r>
      </w:ins>
      <w:ins w:id="371" w:author="S2-104387" w:date="2010-09-14T14:41:00Z">
        <w:r>
          <w:rPr>
            <w:lang w:eastAsia="zh-CN"/>
          </w:rPr>
          <w:t xml:space="preserve"> traffic</w:t>
        </w:r>
      </w:ins>
      <w:ins w:id="372" w:author="S2-104387" w:date="2010-09-14T14:41:00Z">
        <w:r>
          <w:rPr>
            <w:lang w:eastAsia="zh-CN"/>
          </w:rPr>
          <w:t xml:space="preserve"> (e.g. UE local IP address)</w:t>
        </w:r>
      </w:ins>
      <w:ins w:id="373" w:author="S2-104387" w:date="2010-09-14T14:41:00Z">
        <w:r>
          <w:rPr>
            <w:lang w:eastAsia="zh-CN"/>
          </w:rPr>
          <w:t xml:space="preserve"> to the BPCF</w:t>
        </w:r>
      </w:ins>
      <w:ins w:id="374" w:author="S2-104387" w:date="2010-09-14T14:41:00Z">
        <w:r>
          <w:rPr>
            <w:lang w:eastAsia="zh-CN"/>
          </w:rPr>
          <w:t>.</w:t>
        </w:r>
      </w:ins>
    </w:p>
    <w:p>
      <w:pPr>
        <w:pStyle w:val="Normal"/>
        <w:rPr/>
      </w:pPr>
      <w:r>
        <w:rPr/>
      </w:r>
    </w:p>
    <w:p>
      <w:pPr>
        <w:pStyle w:val="Normal"/>
        <w:rPr/>
      </w:pPr>
      <w:r>
        <w:rPr/>
        <w:t xml:space="preserve">The functionality of the BPCF in a roaming scenario would remain the same as in the non-roaming scenario. </w:t>
      </w:r>
    </w:p>
    <w:p>
      <w:pPr>
        <w:pStyle w:val="Normal"/>
        <w:rPr/>
      </w:pPr>
      <w:r>
        <w:rPr/>
      </w:r>
    </w:p>
    <w:p>
      <w:pPr>
        <w:pStyle w:val="Heading5"/>
        <w:bidi w:val="0"/>
        <w:ind w:start="1701" w:hanging="1701"/>
        <w:jc w:val="start"/>
        <w:rPr/>
      </w:pPr>
      <w:r>
        <w:rPr/>
        <w:t xml:space="preserve">5.2.2.1.2 </w:t>
        <w:tab/>
        <w:t>Procedures on S9*</w:t>
      </w:r>
    </w:p>
    <w:p>
      <w:pPr>
        <w:pStyle w:val="Normal"/>
        <w:rPr/>
      </w:pPr>
      <w:r>
        <w:rPr/>
      </w:r>
    </w:p>
    <w:p>
      <w:pPr>
        <w:pStyle w:val="Normal"/>
        <w:rPr>
          <w:u w:val="single"/>
        </w:rPr>
      </w:pPr>
      <w:r>
        <w:rPr>
          <w:u w:val="single"/>
        </w:rPr>
        <w:t>General</w:t>
      </w:r>
    </w:p>
    <w:p>
      <w:pPr>
        <w:pStyle w:val="Normal"/>
        <w:rPr/>
      </w:pPr>
      <w:r>
        <w:rPr/>
        <w:t xml:space="preserve">Even though S9* is based on S9, all the S9 procedures and Information Elements may not be applicable to BBF accesses. For example, many of the Information Elements used on S9 applies primarily to 3GPP accesses and other wireless accesses. On the other hand, new procedures and IEs may need to be added to S9 in order to support BBF accesses. As part of this paper, we will identify the parts of S9 that do not apply for BBF accesses and those aspects that are currently missing on S9. </w:t>
      </w:r>
    </w:p>
    <w:p>
      <w:pPr>
        <w:pStyle w:val="Normal"/>
        <w:rPr/>
      </w:pPr>
      <w:r>
        <w:rPr/>
        <w:t xml:space="preserve">In Building Block 1, policy interworking is considered only for scenarios were traffic is routed back via EPC. In this case charging will be performed in the PDN GW and it is reasonable to assume that sending QoS-rule type of information over S9* is sufficient. Therefore the Gxx variant of S9 is applicable for Building Block 1. The Rx and Gx parts of the S9 reference point are not applicable for S9* in the scope of Building Block 1. Below we discuss the different procedures defined for S9 in TS 23.203 when the Gxx-variant applies. Note that in TS 23.402 and 23.203, for the home routed case, the same stage 2 procedures are used over Gxx and S9 reference points. On stage 3 however, they are implemented with different Diameter applications (Gxx Diameter application and S9 Diameter application. In this contribution we use stage 2 language and thus keep the same name also for the procedures on S9*. Note however that there is no assumption that BBERF functionality such as bearer binding is supported by the fixed access. How S9* is implemented on stage 3 level is out of scope for this document.  </w:t>
      </w:r>
    </w:p>
    <w:p>
      <w:pPr>
        <w:pStyle w:val="Normal"/>
        <w:rPr>
          <w:u w:val="single"/>
        </w:rPr>
      </w:pPr>
      <w:r>
        <w:rPr>
          <w:u w:val="single"/>
        </w:rPr>
        <w:t>BPCF-Initiated Gateway Control Session Establishment</w:t>
      </w:r>
    </w:p>
    <w:p>
      <w:pPr>
        <w:pStyle w:val="Normal"/>
        <w:rPr/>
      </w:pPr>
      <w:r>
        <w:rPr/>
        <w:t xml:space="preserve">The Gateway Control Session Establishment is initiated from the BPCF for S9* and results in that an S9* session is established. In order for the BPCF to trigger establishment of an S9* session, it needs to become aware that a 3GPP UE has attached via the BBF access and the IMSI of the subscriber.  The BBF access network may become aware of the UE if 3GPP-based access authentication (EAP-AKA/AKA’) is performed.  For these scenarios the BPCF can initiate the S9* session using the BPCF-Initiated Gateway Control Session Establishment procedure. </w:t>
      </w:r>
    </w:p>
    <w:p>
      <w:pPr>
        <w:pStyle w:val="Normal"/>
        <w:rPr>
          <w:color w:val="000000"/>
        </w:rPr>
      </w:pPr>
      <w:r>
        <w:rPr/>
        <w:t xml:space="preserve">Editor’s note: The feasibility to support 3GPP-based access authentication for BBF access interworking should be verified with BBF. </w:t>
      </w:r>
      <w:r>
        <w:rPr>
          <w:lang w:val="en-CA"/>
        </w:rPr>
        <w:t xml:space="preserve">In the non-roaming case, the BPCF discovers a suitable PCRF domain based on UE NAI realm part. In the roaming case, the BPCF discovers a V-PCRF based on configuration, e.g. by mapping the UE NAI realm part to a suitable VPLMN. </w:t>
      </w:r>
      <w:r>
        <w:rPr/>
        <w:t xml:space="preserve">However, in some scenarios EAP is not supported in the WLAN/fixed access and the UE may be located behind a routed Residential Gateway. In these cases it may be difficult for the BPCF to detect that a 3GPP UE has connected.  .  </w:t>
      </w:r>
    </w:p>
    <w:p>
      <w:pPr>
        <w:pStyle w:val="EditorsNote"/>
        <w:rPr/>
      </w:pPr>
      <w:r>
        <w:rPr/>
        <w:t>Editor’s note: S9* session setup for these scenarios is FFS. Also, S9* session setup when UE is accessing over H(e)NB is FFS</w:t>
      </w:r>
    </w:p>
    <w:p>
      <w:pPr>
        <w:pStyle w:val="Normal"/>
        <w:rPr/>
      </w:pPr>
      <w:r>
        <w:rPr/>
        <w:t>The information contained in the request message include e.g. IMSI, IP-CAN type and local UE IP address. The reply message contains the result code and may also include QoS Rules as described in TS 23.203.</w:t>
      </w:r>
    </w:p>
    <w:p>
      <w:pPr>
        <w:pStyle w:val="Normal"/>
        <w:rPr/>
      </w:pPr>
      <w:r>
        <w:rPr/>
        <w:t xml:space="preserve">As a result of the S9* session establishment, the fixed access (BPCF and BNG) is able to associate the aggregate IP traffic plane (tunnel) used by a 3GPP UE with the S9* session towards the PCRF. </w:t>
      </w:r>
    </w:p>
    <w:p>
      <w:pPr>
        <w:pStyle w:val="Normal"/>
        <w:rPr/>
      </w:pPr>
      <w:r>
        <w:rPr/>
      </w:r>
    </w:p>
    <w:p>
      <w:pPr>
        <w:pStyle w:val="Normal"/>
        <w:rPr/>
      </w:pPr>
      <w:r>
        <w:rPr/>
      </w:r>
    </w:p>
    <w:p>
      <w:pPr>
        <w:pStyle w:val="Normal"/>
        <w:rPr/>
      </w:pPr>
      <w:r>
        <w:rPr/>
      </w:r>
    </w:p>
    <w:p>
      <w:pPr>
        <w:pStyle w:val="Normal"/>
        <w:rPr>
          <w:u w:val="single"/>
        </w:rPr>
      </w:pPr>
      <w:bookmarkStart w:id="110" w:name="_1335791862"/>
      <w:bookmarkStart w:id="111" w:name="_1335790933"/>
      <w:bookmarkStart w:id="112" w:name="_1335790931"/>
      <w:bookmarkStart w:id="113" w:name="_1335790923"/>
      <w:bookmarkStart w:id="114" w:name="_1335790919"/>
      <w:bookmarkStart w:id="115" w:name="_1335790784"/>
      <w:bookmarkStart w:id="116" w:name="_1335790768"/>
      <w:bookmarkStart w:id="117" w:name="_1335790737"/>
      <w:bookmarkStart w:id="118" w:name="_1335789798"/>
      <w:bookmarkStart w:id="119" w:name="_1335789523"/>
      <w:bookmarkEnd w:id="110"/>
      <w:bookmarkEnd w:id="111"/>
      <w:bookmarkEnd w:id="112"/>
      <w:bookmarkEnd w:id="113"/>
      <w:bookmarkEnd w:id="114"/>
      <w:bookmarkEnd w:id="115"/>
      <w:bookmarkEnd w:id="116"/>
      <w:bookmarkEnd w:id="117"/>
      <w:bookmarkEnd w:id="118"/>
      <w:bookmarkEnd w:id="119"/>
      <w:r>
        <w:rPr/>
        <w:object w:dxaOrig="5594" w:dyaOrig="3959">
          <v:shape id="ole_rId57" style="width:279.7pt;height:197.95pt" o:ole="">
            <v:imagedata r:id="rId58" o:title=""/>
          </v:shape>
          <o:OLEObject Type="Embed" ProgID="" ShapeID="ole_rId57" DrawAspect="Content" ObjectID="_415148" r:id="rId57"/>
        </w:object>
      </w:r>
    </w:p>
    <w:p>
      <w:pPr>
        <w:pStyle w:val="TF1"/>
        <w:rPr/>
      </w:pPr>
      <w:r>
        <w:rPr/>
        <w:t xml:space="preserve">Figure 5.2.2.1.2-1 </w:t>
      </w:r>
      <w:ins w:id="376" w:author="S2-104387" w:date="2010-09-14T14:42:00Z">
        <w:r>
          <w:rPr/>
          <w:t xml:space="preserve">BPCF-Initiated </w:t>
        </w:r>
      </w:ins>
      <w:r>
        <w:rPr/>
        <w:t>GW Control Session Establishment</w:t>
      </w:r>
    </w:p>
    <w:p>
      <w:pPr>
        <w:pStyle w:val="Normal"/>
        <w:rPr/>
      </w:pPr>
      <w:ins w:id="377" w:author="S2-104387" w:date="2010-09-14T14:43:00Z">
        <w:r>
          <w:rPr/>
        </w:r>
      </w:ins>
    </w:p>
    <w:p>
      <w:pPr>
        <w:pStyle w:val="Normal"/>
        <w:rPr>
          <w:u w:val="single"/>
          <w:ins w:id="380" w:author="S2-104387" w:date="2010-09-14T14:42:00Z"/>
        </w:rPr>
      </w:pPr>
      <w:ins w:id="379" w:author="S2-104387" w:date="2010-09-14T14:42:00Z">
        <w:r>
          <w:rPr>
            <w:u w:val="single"/>
          </w:rPr>
          <w:t>PCRF-Initiated Gateway Control Session Establishment</w:t>
        </w:r>
      </w:ins>
    </w:p>
    <w:p>
      <w:pPr>
        <w:pStyle w:val="Normal"/>
        <w:rPr/>
      </w:pPr>
      <w:ins w:id="381" w:author="S2-104387" w:date="2010-09-14T14:42:00Z">
        <w:r>
          <w:rPr/>
          <w:t>In case the BBF access network does not perform 3GPP-based access authentication, the BBF access network will not be aware that a 3GPP UE has attached via the BBF access and will not know the IMSI of the subscriber. In this case, the PCRF-Initiated S9* session establishment procedure shall be performed. When using untrusted access procedures, the establishment of Gxb* session initiated by ePDG triggers the PCRF to initiate S9* session establishment with the BPCF. When using trusted access with S2c procedures, the IP-CAN session establishment will trigger the PCRF to initiate the S9* session establishment. The PCRF can initiate the S9* session using the PCRF-Initiated Gateway Control Session Establishment procedure. The PCRF discovers the BPCF serving the UE based on the UE location information provided by the ePDG via Gxb* reference point (e.g. the outer IP header information of IPSec tunnel) for untrusted access, or the care of address of the UE provided by the PDN GW via Gx reference point for trusted access.</w:t>
        </w:r>
      </w:ins>
    </w:p>
    <w:p>
      <w:pPr>
        <w:pStyle w:val="EditorsNote"/>
        <w:rPr/>
      </w:pPr>
      <w:ins w:id="383" w:author="S2-104387" w:date="2010-09-14T14:42:00Z">
        <w:r>
          <w:rPr/>
          <w:t>Editor’s note: It is FFS whether there is other ways to send the IPSec tunnel Outer IP address to the PCRF and trigger the PCRF to establish the S9* session toward BPCF when untrusted access is used.</w:t>
        </w:r>
      </w:ins>
    </w:p>
    <w:p>
      <w:pPr>
        <w:pStyle w:val="Normal"/>
        <w:rPr/>
      </w:pPr>
      <w:ins w:id="385" w:author="S2-104387" w:date="2010-09-14T14:42:00Z">
        <w:r>
          <w:rPr/>
          <w:t>The information contained in the request message sending from the PCRF to the BPCF includes e.g. IMSI, IP-CAN type, local UE IP address or the outer IP header information for tunneled traffic or CoA, and QoS Information (e.g. QoS Rules ) as described in TS23.203. The reply message contains the result code which indicates whether PCRF-Initiated Gateway Control Session establishment is successful or not.</w:t>
        </w:r>
      </w:ins>
    </w:p>
    <w:p>
      <w:pPr>
        <w:pStyle w:val="Normal"/>
        <w:rPr/>
      </w:pPr>
      <w:ins w:id="387" w:author="S2-104387" w:date="2010-09-14T14:42:00Z">
        <w:r>
          <w:rPr/>
          <w:t>As a result of the S9* session establishment, the fixed access (e.g. BPCF and BNG) is able to associate the aggregate IP traffic plane (tunnel) used by a 3GPP UE with the S9* session towards the PCRF.</w:t>
        </w:r>
      </w:ins>
    </w:p>
    <w:p>
      <w:pPr>
        <w:pStyle w:val="Normal"/>
        <w:rPr>
          <w:u w:val="single"/>
          <w:ins w:id="390" w:author="S2-104387" w:date="2010-09-14T14:43:00Z"/>
        </w:rPr>
      </w:pPr>
      <w:ins w:id="389" w:author="S2-104387" w:date="2010-09-14T14:43:00Z">
        <w:bookmarkStart w:id="120" w:name="_1344966669"/>
        <w:bookmarkStart w:id="121" w:name="_1344966642"/>
        <w:bookmarkStart w:id="122" w:name="_1343212753"/>
        <w:bookmarkStart w:id="123" w:name="_1343212542"/>
        <w:bookmarkStart w:id="124" w:name="_1343202194"/>
        <w:bookmarkStart w:id="125" w:name="_1342960371"/>
        <w:bookmarkEnd w:id="120"/>
        <w:bookmarkEnd w:id="121"/>
        <w:bookmarkEnd w:id="122"/>
        <w:bookmarkEnd w:id="123"/>
        <w:bookmarkEnd w:id="124"/>
        <w:bookmarkEnd w:id="125"/>
        <w:r>
          <w:rPr/>
          <w:object w:dxaOrig="6660" w:dyaOrig="3959">
            <v:shape id="ole_rId59" style="width:333pt;height:197.95pt" o:ole="">
              <v:imagedata r:id="rId60" o:title=""/>
            </v:shape>
            <o:OLEObject Type="Embed" ProgID="" ShapeID="ole_rId59" DrawAspect="Content" ObjectID="_1749763894" r:id="rId59"/>
          </w:object>
        </w:r>
      </w:ins>
    </w:p>
    <w:p>
      <w:pPr>
        <w:pStyle w:val="TF1"/>
        <w:jc w:val="center"/>
        <w:rPr>
          <w:lang w:eastAsia="zh-CN"/>
          <w:ins w:id="396" w:author="S2-104387" w:date="2010-09-14T14:43:00Z"/>
        </w:rPr>
      </w:pPr>
      <w:ins w:id="391" w:author="S2-104387" w:date="2010-09-14T14:43:00Z">
        <w:r>
          <w:rPr/>
          <w:t>Figure 5.2.2.1.2-</w:t>
        </w:r>
      </w:ins>
      <w:ins w:id="392" w:author="S2-104387" w:date="2010-09-14T14:43:00Z">
        <w:r>
          <w:rPr>
            <w:lang w:eastAsia="zh-CN"/>
          </w:rPr>
          <w:t>2</w:t>
        </w:r>
      </w:ins>
      <w:ins w:id="393" w:author="S2-104387" w:date="2010-09-14T14:43:00Z">
        <w:r>
          <w:rPr/>
          <w:t xml:space="preserve"> </w:t>
        </w:r>
      </w:ins>
      <w:ins w:id="394" w:author="S2-104387" w:date="2010-09-14T14:43:00Z">
        <w:r>
          <w:rPr>
            <w:lang w:eastAsia="zh-CN"/>
          </w:rPr>
          <w:t xml:space="preserve">PCRF-Initiated </w:t>
        </w:r>
      </w:ins>
      <w:ins w:id="395" w:author="S2-104387" w:date="2010-09-14T14:43:00Z">
        <w:r>
          <w:rPr/>
          <w:t>GW Control Session Establishment</w:t>
        </w:r>
      </w:ins>
    </w:p>
    <w:p>
      <w:pPr>
        <w:pStyle w:val="Normal"/>
        <w:rPr>
          <w:u w:val="single"/>
          <w:lang w:eastAsia="zh-CN"/>
          <w:ins w:id="398" w:author="S2-104387" w:date="2010-09-14T14:43:00Z"/>
        </w:rPr>
      </w:pPr>
      <w:ins w:id="397" w:author="S2-104387" w:date="2010-09-14T14:43:00Z">
        <w:r>
          <w:rPr>
            <w:lang w:eastAsia="zh-CN"/>
          </w:rPr>
          <w:t>When using trusted access with S2c procedures, the Trigger in figure 5.2.2.1.2-2 is the IP-CAN Session establishment from the PDN GW. When using untrusted access procedures, the Trigger in figure 5.2.2.1.2-2 is the Gxb* session establishment from the ePDG.</w:t>
        </w:r>
      </w:ins>
    </w:p>
    <w:p>
      <w:pPr>
        <w:pStyle w:val="Normal"/>
        <w:rPr>
          <w:u w:val="none"/>
          <w:lang w:eastAsia="zh-CN"/>
          <w:ins w:id="400" w:author="S2-104387" w:date="2010-09-14T14:42:00Z"/>
        </w:rPr>
      </w:pPr>
      <w:ins w:id="399" w:author="S2-104387" w:date="2010-09-14T14:42:00Z">
        <w:r>
          <w:rPr>
            <w:u w:val="none"/>
            <w:lang w:eastAsia="zh-CN"/>
          </w:rPr>
        </w:r>
      </w:ins>
    </w:p>
    <w:p>
      <w:pPr>
        <w:pStyle w:val="Normal"/>
        <w:rPr>
          <w:u w:val="single"/>
        </w:rPr>
      </w:pPr>
      <w:r>
        <w:rPr>
          <w:u w:val="single"/>
        </w:rPr>
        <w:t>GW Control and QoS Rules Provisioning (admission control request)</w:t>
      </w:r>
    </w:p>
    <w:p>
      <w:pPr>
        <w:pStyle w:val="Normal"/>
        <w:rPr/>
      </w:pPr>
      <w:r>
        <w:rPr/>
        <w:t xml:space="preserve">This procedure would be initiated by the PCRF (non-roaming) </w:t>
      </w:r>
      <w:del w:id="401" w:author="S2-104387" w:date="2010-09-14T14:43:00Z">
        <w:r>
          <w:rPr/>
          <w:delText xml:space="preserve">and </w:delText>
        </w:r>
      </w:del>
      <w:ins w:id="402" w:author="S2-104387" w:date="2010-09-14T14:43:00Z">
        <w:r>
          <w:rPr/>
          <w:t xml:space="preserve">or </w:t>
        </w:r>
      </w:ins>
      <w:r>
        <w:rPr/>
        <w:t xml:space="preserve">by the V-PCRF (roaming) for S9*. The PCRF requests the BPCF to perform admission control. The BPCF takes into account the information contained in the QoS rule but the details for how admission control is performed in the BBF access is out of scope to 3GPP. If the request is accepted the BPCF may provision the BNG with information to allow identification of the traffic flows for a UE and QoS parameters. </w:t>
      </w:r>
    </w:p>
    <w:p>
      <w:pPr>
        <w:pStyle w:val="Normal"/>
        <w:rPr/>
      </w:pPr>
      <w:r>
        <w:rPr/>
      </w:r>
    </w:p>
    <w:p>
      <w:pPr>
        <w:pStyle w:val="Normal"/>
        <w:rPr/>
      </w:pPr>
      <w:bookmarkStart w:id="126" w:name="_1335791863"/>
      <w:bookmarkStart w:id="127" w:name="_1335790990"/>
      <w:bookmarkEnd w:id="126"/>
      <w:bookmarkEnd w:id="127"/>
      <w:r>
        <w:rPr/>
        <w:object w:dxaOrig="7214" w:dyaOrig="3959">
          <v:shape id="ole_rId61" style="width:360.7pt;height:197.95pt" o:ole="">
            <v:imagedata r:id="rId62" o:title=""/>
          </v:shape>
          <o:OLEObject Type="Embed" ProgID="" ShapeID="ole_rId61" DrawAspect="Content" ObjectID="_1848042787" r:id="rId61"/>
        </w:object>
      </w:r>
    </w:p>
    <w:p>
      <w:pPr>
        <w:pStyle w:val="TF1"/>
        <w:rPr/>
      </w:pPr>
      <w:r>
        <w:rPr/>
        <w:t>Figure 5.2.2.1.2-</w:t>
      </w:r>
      <w:ins w:id="403" w:author="S2-104387" w:date="2010-09-14T14:43:00Z">
        <w:r>
          <w:rPr/>
          <w:t>3</w:t>
        </w:r>
      </w:ins>
      <w:del w:id="404" w:author="S2-104387" w:date="2010-09-14T14:43:00Z">
        <w:r>
          <w:rPr/>
          <w:delText>2</w:delText>
        </w:r>
      </w:del>
      <w:r>
        <w:rPr/>
        <w:t xml:space="preserve"> GW Control and QoS Rule Provisioning</w:t>
      </w:r>
    </w:p>
    <w:p>
      <w:pPr>
        <w:pStyle w:val="Normal"/>
        <w:rPr/>
      </w:pPr>
      <w:r>
        <w:rPr/>
      </w:r>
    </w:p>
    <w:p>
      <w:pPr>
        <w:pStyle w:val="Normal"/>
        <w:rPr/>
      </w:pPr>
      <w:r>
        <w:rPr/>
      </w:r>
    </w:p>
    <w:p>
      <w:pPr>
        <w:pStyle w:val="Normal"/>
        <w:rPr/>
      </w:pPr>
      <w:r>
        <w:rPr/>
        <w:t>The GW Control and QoS Rule Provisioning includes the following information:</w:t>
      </w:r>
    </w:p>
    <w:p>
      <w:pPr>
        <w:pStyle w:val="Normal"/>
        <w:numPr>
          <w:ilvl w:val="0"/>
          <w:numId w:val="7"/>
        </w:numPr>
        <w:overflowPunct w:val="false"/>
        <w:autoSpaceDE w:val="false"/>
        <w:textAlignment w:val="baseline"/>
        <w:rPr/>
      </w:pPr>
      <w:r>
        <w:rPr/>
        <w:t xml:space="preserve">QoS-Rule with the QoS information (QCI, GBR, MBR, ARP). </w:t>
      </w:r>
    </w:p>
    <w:p>
      <w:pPr>
        <w:pStyle w:val="Normal"/>
        <w:numPr>
          <w:ilvl w:val="0"/>
          <w:numId w:val="7"/>
        </w:numPr>
        <w:overflowPunct w:val="false"/>
        <w:autoSpaceDE w:val="false"/>
        <w:textAlignment w:val="baseline"/>
        <w:rPr/>
      </w:pPr>
      <w:r>
        <w:rPr/>
        <w:t>Information (e.g. Session ID) that allows the BPCF to associated the request with the existing S9* session so that the fixed access can identify the traffic plane resources that are affected. For encrypted tunnels (for H(e)NB and untrusted access), there is no immediate need to provide the SDF filters. It is sufficient if the BBF access can associate the request with the right session and perform admission control.</w:t>
      </w:r>
    </w:p>
    <w:p>
      <w:pPr>
        <w:pStyle w:val="EditorsNote"/>
        <w:rPr>
          <w:lang w:val="en-US"/>
        </w:rPr>
      </w:pPr>
      <w:r>
        <w:rPr>
          <w:lang w:val="en-US"/>
        </w:rPr>
        <w:t>Editor’s note: The assumptions about QoS treatment performed by the BNG of the 3GPP UE traffic may need to be further clarified. The exact QoS information that is included in the message to support QoS handling in the BBF access when using encrypted tunnels is FFS.</w:t>
      </w:r>
    </w:p>
    <w:p>
      <w:pPr>
        <w:pStyle w:val="Normal"/>
        <w:rPr>
          <w:lang w:val="en-US"/>
        </w:rPr>
      </w:pPr>
      <w:r>
        <w:rPr>
          <w:lang w:val="en-US"/>
        </w:rPr>
      </w:r>
    </w:p>
    <w:p>
      <w:pPr>
        <w:pStyle w:val="Normal"/>
        <w:rPr>
          <w:u w:val="single"/>
        </w:rPr>
      </w:pPr>
      <w:r>
        <w:rPr>
          <w:u w:val="single"/>
        </w:rPr>
        <w:t>BPCF-Initiated Gateway Control Session Termination</w:t>
      </w:r>
    </w:p>
    <w:p>
      <w:pPr>
        <w:pStyle w:val="Normal"/>
        <w:rPr/>
      </w:pPr>
      <w:r>
        <w:rPr/>
        <w:t>This procedure would be initiated by the BPCF to terminate a S9* session. The trigger in BPCF for initiating this procedure may be that the 3GPP UE is no longer connected via the BBF access (e.g. if the lease of the local IP address used by the 3GPP UE expires)</w:t>
      </w:r>
      <w:ins w:id="405" w:author="S2-104387" w:date="2010-09-14T14:44:00Z">
        <w:r>
          <w:rPr/>
          <w:t>, i</w:t>
        </w:r>
      </w:ins>
      <w:ins w:id="406" w:author="S2-104387" w:date="2010-09-14T14:44:00Z">
        <w:r>
          <w:rPr>
            <w:lang w:eastAsia="zh-CN"/>
          </w:rPr>
          <w:t>f t</w:t>
        </w:r>
      </w:ins>
      <w:ins w:id="407" w:author="S2-104387" w:date="2010-09-14T14:44:00Z">
        <w:r>
          <w:rPr/>
          <w:t>he BBF access network is aware of the UE</w:t>
        </w:r>
      </w:ins>
      <w:ins w:id="408" w:author="S2-104387" w:date="2010-09-14T14:44:00Z">
        <w:r>
          <w:rPr>
            <w:lang w:eastAsia="zh-CN"/>
          </w:rPr>
          <w:t>’</w:t>
        </w:r>
      </w:ins>
      <w:ins w:id="409" w:author="S2-104387" w:date="2010-09-14T14:44:00Z">
        <w:r>
          <w:rPr>
            <w:lang w:eastAsia="zh-CN"/>
          </w:rPr>
          <w:t xml:space="preserve">s </w:t>
        </w:r>
      </w:ins>
      <w:ins w:id="410" w:author="S2-104387" w:date="2010-09-14T14:44:00Z">
        <w:r>
          <w:rPr>
            <w:lang w:eastAsia="zh-CN"/>
          </w:rPr>
          <w:t>detachment from the BBF access network</w:t>
        </w:r>
      </w:ins>
      <w:r>
        <w:rPr/>
        <w:t>. The BPCF may also use this procedure if an admission control request causes all resources of a UE to be pre-empted (if allowed by regulations).</w:t>
      </w:r>
    </w:p>
    <w:p>
      <w:pPr>
        <w:pStyle w:val="Normal"/>
        <w:rPr/>
      </w:pPr>
      <w:bookmarkStart w:id="128" w:name="_1335791570"/>
      <w:bookmarkEnd w:id="128"/>
      <w:r>
        <w:rPr/>
        <w:object w:dxaOrig="5594" w:dyaOrig="3959">
          <v:shape id="ole_rId63" style="width:279.7pt;height:197.95pt" o:ole="">
            <v:imagedata r:id="rId64" o:title=""/>
          </v:shape>
          <o:OLEObject Type="Embed" ProgID="" ShapeID="ole_rId63" DrawAspect="Content" ObjectID="_1186823736" r:id="rId63"/>
        </w:object>
      </w:r>
    </w:p>
    <w:p>
      <w:pPr>
        <w:pStyle w:val="TF1"/>
        <w:rPr/>
      </w:pPr>
      <w:r>
        <w:rPr/>
        <w:t>Figure 5.2.2.1.2-</w:t>
      </w:r>
      <w:ins w:id="411" w:author="S2-104387" w:date="2010-09-14T14:45:00Z">
        <w:r>
          <w:rPr/>
          <w:t>4</w:t>
        </w:r>
      </w:ins>
      <w:del w:id="412" w:author="S2-104387" w:date="2010-09-14T14:45:00Z">
        <w:r>
          <w:rPr/>
          <w:delText>3</w:delText>
        </w:r>
      </w:del>
      <w:r>
        <w:rPr/>
        <w:t xml:space="preserve"> GW Control Session termination</w:t>
      </w:r>
    </w:p>
    <w:p>
      <w:pPr>
        <w:pStyle w:val="Normal"/>
        <w:rPr>
          <w:u w:val="single"/>
        </w:rPr>
      </w:pPr>
      <w:r>
        <w:rPr>
          <w:u w:val="single"/>
        </w:rPr>
        <w:t>PCRF-Initiated Gateway Control Session Termination</w:t>
      </w:r>
    </w:p>
    <w:p>
      <w:pPr>
        <w:pStyle w:val="Normal"/>
        <w:rPr/>
      </w:pPr>
      <w:r>
        <w:rPr/>
        <w:t>This procedure would be initiated by the PCRF (non-roaming) or V-PCRF (roaming) for S9* to terminate a S9* session.</w:t>
      </w:r>
    </w:p>
    <w:p>
      <w:pPr>
        <w:pStyle w:val="Normal"/>
        <w:rPr/>
      </w:pPr>
      <w:ins w:id="414" w:author="S2-104387" w:date="2010-09-14T14:45:00Z">
        <w:r>
          <w:rPr/>
          <w:t>In case the S9* session is initiated from the PCRF and PCRF-initiated S9* session establishment is triggered by Gxb* session, the Gxb* session termination from ePDG may serve as a trigger for PCRF-initiated GW Control session termination toward BPCF.</w:t>
        </w:r>
      </w:ins>
    </w:p>
    <w:p>
      <w:pPr>
        <w:pStyle w:val="Normal"/>
        <w:rPr/>
      </w:pPr>
      <w:r>
        <w:rPr/>
      </w:r>
    </w:p>
    <w:p>
      <w:pPr>
        <w:pStyle w:val="Normal"/>
        <w:rPr>
          <w:u w:val="single"/>
        </w:rPr>
      </w:pPr>
      <w:del w:id="415" w:author="S2-104387" w:date="2010-09-14T14:45:00Z">
        <w:bookmarkStart w:id="129" w:name="_1335791636"/>
        <w:bookmarkEnd w:id="129"/>
        <w:r>
          <w:rPr>
            <w:u w:val="single"/>
          </w:rPr>
          <w:object w:dxaOrig="6479" w:dyaOrig="3959">
            <v:shape id="ole_rId65" style="width:323.95pt;height:197.95pt" o:ole="">
              <v:imagedata r:id="rId66" o:title=""/>
            </v:shape>
            <o:OLEObject Type="Embed" ProgID="" ShapeID="ole_rId65" DrawAspect="Content" ObjectID="_786366688" r:id="rId65"/>
          </w:object>
        </w:r>
      </w:del>
      <w:ins w:id="416" w:author="S2-104387" w:date="2010-09-14T14:45:00Z">
        <w:bookmarkStart w:id="130" w:name="_1344966770"/>
        <w:bookmarkStart w:id="131" w:name="_1344954217"/>
        <w:bookmarkEnd w:id="130"/>
        <w:bookmarkEnd w:id="131"/>
        <w:r>
          <w:rPr/>
          <w:object w:dxaOrig="6479" w:dyaOrig="3959">
            <v:shape id="ole_rId67" style="width:323.95pt;height:197.95pt" o:ole="">
              <v:imagedata r:id="rId68" o:title=""/>
            </v:shape>
            <o:OLEObject Type="Embed" ProgID="" ShapeID="ole_rId67" DrawAspect="Content" ObjectID="_1296522226" r:id="rId67"/>
          </w:object>
        </w:r>
      </w:ins>
    </w:p>
    <w:p>
      <w:pPr>
        <w:pStyle w:val="TF1"/>
        <w:rPr/>
      </w:pPr>
      <w:r>
        <w:rPr/>
        <w:t>Figure 5.2.2.1.2-</w:t>
      </w:r>
      <w:ins w:id="417" w:author="S2-104387" w:date="2010-09-14T14:45:00Z">
        <w:r>
          <w:rPr/>
          <w:t>5</w:t>
        </w:r>
      </w:ins>
      <w:del w:id="418" w:author="S2-104387" w:date="2010-09-14T14:45:00Z">
        <w:r>
          <w:rPr/>
          <w:delText>4</w:delText>
        </w:r>
      </w:del>
      <w:r>
        <w:rPr/>
        <w:t xml:space="preserve"> PCRF Initiated GW Control Session Termination</w:t>
      </w:r>
    </w:p>
    <w:p>
      <w:pPr>
        <w:pStyle w:val="TF1"/>
        <w:rPr/>
      </w:pPr>
      <w:r>
        <w:rPr/>
      </w:r>
    </w:p>
    <w:p>
      <w:pPr>
        <w:pStyle w:val="Normal"/>
        <w:rPr>
          <w:u w:val="single"/>
        </w:rPr>
      </w:pPr>
      <w:r>
        <w:rPr>
          <w:u w:val="single"/>
        </w:rPr>
        <w:t>BPCF-Initiated Gateway Control and QoS Rules Request</w:t>
      </w:r>
    </w:p>
    <w:p>
      <w:pPr>
        <w:pStyle w:val="Normal"/>
        <w:rPr/>
      </w:pPr>
      <w:r>
        <w:rPr/>
        <w:t xml:space="preserve">In a fixed access, there will probably be limited use of this procedure. For example, the fixed accesses typically do not support UE-initiated resource requests and would also not be able to detect most of the events that are defined as event triggers in PCC. This procedure could however be applicable in case the BPCF has pre-empted some resources and wants to report a QoS rule failure to the PCRF. </w:t>
      </w:r>
    </w:p>
    <w:p>
      <w:pPr>
        <w:pStyle w:val="Normal"/>
        <w:rPr/>
      </w:pPr>
      <w:r>
        <w:rPr/>
      </w:r>
    </w:p>
    <w:p>
      <w:pPr>
        <w:pStyle w:val="Normal"/>
        <w:rPr>
          <w:u w:val="single"/>
        </w:rPr>
      </w:pPr>
      <w:bookmarkStart w:id="132" w:name="_1335791853"/>
      <w:bookmarkStart w:id="133" w:name="_1335791759"/>
      <w:bookmarkEnd w:id="132"/>
      <w:bookmarkEnd w:id="133"/>
      <w:r>
        <w:rPr/>
        <w:object w:dxaOrig="6479" w:dyaOrig="3959">
          <v:shape id="ole_rId69" style="width:323.95pt;height:197.95pt" o:ole="">
            <v:imagedata r:id="rId70" o:title=""/>
          </v:shape>
          <o:OLEObject Type="Embed" ProgID="" ShapeID="ole_rId69" DrawAspect="Content" ObjectID="_1728838791" r:id="rId69"/>
        </w:object>
      </w:r>
    </w:p>
    <w:p>
      <w:pPr>
        <w:pStyle w:val="TF1"/>
        <w:rPr/>
      </w:pPr>
      <w:r>
        <w:rPr/>
        <w:t>Figure 5.2.2.1.2-</w:t>
      </w:r>
      <w:ins w:id="419" w:author="S2-104387" w:date="2010-09-14T14:45:00Z">
        <w:r>
          <w:rPr/>
          <w:t>6</w:t>
        </w:r>
      </w:ins>
      <w:del w:id="420" w:author="S2-104387" w:date="2010-09-14T14:45:00Z">
        <w:r>
          <w:rPr/>
          <w:delText>5</w:delText>
        </w:r>
      </w:del>
      <w:r>
        <w:rPr/>
        <w:t xml:space="preserve"> Gateway Control and QoS Rules Request</w:t>
      </w:r>
    </w:p>
    <w:p>
      <w:pPr>
        <w:pStyle w:val="Heading5"/>
        <w:bidi w:val="0"/>
        <w:ind w:start="1701" w:hanging="1701"/>
        <w:jc w:val="start"/>
        <w:rPr>
          <w:lang w:val="en-CA"/>
        </w:rPr>
      </w:pPr>
      <w:r>
        <w:rPr>
          <w:lang w:val="en-CA"/>
        </w:rPr>
        <w:t xml:space="preserve">5.2.2.1.3 </w:t>
        <w:tab/>
        <w:t>Assumptions about functionality in the BBF access network</w:t>
      </w:r>
    </w:p>
    <w:p>
      <w:pPr>
        <w:pStyle w:val="Normal"/>
        <w:rPr>
          <w:lang w:val="en-CA"/>
        </w:rPr>
      </w:pPr>
      <w:r>
        <w:rPr>
          <w:lang w:val="en-CA"/>
        </w:rPr>
        <w:t>In the above analysis, the following assumptions were made about functionality in the BBF Access Network:</w:t>
      </w:r>
    </w:p>
    <w:p>
      <w:pPr>
        <w:pStyle w:val="Normal"/>
        <w:numPr>
          <w:ilvl w:val="0"/>
          <w:numId w:val="14"/>
        </w:numPr>
        <w:overflowPunct w:val="false"/>
        <w:autoSpaceDE w:val="false"/>
        <w:textAlignment w:val="baseline"/>
        <w:rPr>
          <w:lang w:val="en-CA"/>
        </w:rPr>
      </w:pPr>
      <w:r>
        <w:rPr>
          <w:lang w:val="en-CA"/>
        </w:rPr>
        <w:t>The BPCF is able to map the QoS information (QCI, bit rates, ARP) received over S9* to access-specific parameters applicable in the BBF access network</w:t>
      </w:r>
    </w:p>
    <w:p>
      <w:pPr>
        <w:pStyle w:val="Normal"/>
        <w:numPr>
          <w:ilvl w:val="0"/>
          <w:numId w:val="14"/>
        </w:numPr>
        <w:overflowPunct w:val="false"/>
        <w:autoSpaceDE w:val="false"/>
        <w:textAlignment w:val="baseline"/>
        <w:rPr>
          <w:lang w:val="en-CA"/>
        </w:rPr>
      </w:pPr>
      <w:r>
        <w:rPr>
          <w:lang w:val="en-CA"/>
        </w:rPr>
        <w:t>The BBF access network (e.g. BPCF) can perform admission control based on the QoS rules received over S9*</w:t>
      </w:r>
    </w:p>
    <w:p>
      <w:pPr>
        <w:pStyle w:val="Normal"/>
        <w:numPr>
          <w:ilvl w:val="0"/>
          <w:numId w:val="14"/>
        </w:numPr>
        <w:overflowPunct w:val="false"/>
        <w:autoSpaceDE w:val="false"/>
        <w:textAlignment w:val="baseline"/>
        <w:rPr>
          <w:lang w:val="en-CA"/>
        </w:rPr>
      </w:pPr>
      <w:r>
        <w:rPr>
          <w:lang w:val="en-CA"/>
        </w:rPr>
        <w:t>The BBF access network is able to support 3GPP-based access authentication and forward EAP messages between the UE and EPC..</w:t>
      </w:r>
    </w:p>
    <w:p>
      <w:pPr>
        <w:pStyle w:val="Normal"/>
        <w:numPr>
          <w:ilvl w:val="0"/>
          <w:numId w:val="14"/>
        </w:numPr>
        <w:overflowPunct w:val="false"/>
        <w:autoSpaceDE w:val="false"/>
        <w:textAlignment w:val="baseline"/>
        <w:rPr>
          <w:lang w:val="en-CA"/>
        </w:rPr>
      </w:pPr>
      <w:r>
        <w:rPr>
          <w:lang w:val="en-CA"/>
        </w:rPr>
        <w:t>Triggered by the access authentication and/or local IP address assignment, the BPCF initiates establishment of the S9* session with the PCRF.</w:t>
      </w:r>
      <w:ins w:id="421" w:author="S2-104387" w:date="2010-09-14T14:45:00Z">
        <w:r>
          <w:rPr>
            <w:lang w:val="en-CA"/>
          </w:rPr>
          <w:t xml:space="preserve"> This assumes that the BBF Access becomes aware of the 3GPP UE attaching.</w:t>
        </w:r>
      </w:ins>
    </w:p>
    <w:p>
      <w:pPr>
        <w:pStyle w:val="Normal"/>
        <w:numPr>
          <w:ilvl w:val="0"/>
          <w:numId w:val="14"/>
        </w:numPr>
        <w:overflowPunct w:val="false"/>
        <w:autoSpaceDE w:val="false"/>
        <w:textAlignment w:val="baseline"/>
        <w:rPr>
          <w:lang w:val="en-CA"/>
          <w:ins w:id="424" w:author="S2-104387" w:date="2010-09-14T14:46:00Z"/>
        </w:rPr>
      </w:pPr>
      <w:ins w:id="422" w:author="S2-104387" w:date="2010-09-14T14:46:00Z">
        <w:r>
          <w:rPr>
            <w:lang w:val="en-CA" w:eastAsia="zh-CN"/>
          </w:rPr>
          <w:t>BPCF support for PCRF- initiated establishment of</w:t>
        </w:r>
      </w:ins>
      <w:ins w:id="423" w:author="S2-104387" w:date="2010-09-14T14:46:00Z">
        <w:r>
          <w:rPr>
            <w:lang w:val="en-CA" w:eastAsia="zh-CN"/>
          </w:rPr>
          <w:t xml:space="preserve"> S9* session.</w:t>
        </w:r>
      </w:ins>
    </w:p>
    <w:p>
      <w:pPr>
        <w:pStyle w:val="EditorsNote"/>
        <w:rPr>
          <w:lang w:val="en-CA"/>
        </w:rPr>
      </w:pPr>
      <w:r>
        <w:rPr>
          <w:lang w:val="en-CA"/>
        </w:rPr>
        <w:t>Editor’s note: Also scenarios where 3GPP-based access authentication is not supported needs to be studied. The BPCF-initiated S9* session for such scenarios will be considered.</w:t>
      </w:r>
    </w:p>
    <w:p>
      <w:pPr>
        <w:pStyle w:val="EditorsNote"/>
        <w:rPr>
          <w:lang w:val="en-CA" w:eastAsia="zh-CN"/>
        </w:rPr>
      </w:pPr>
      <w:r>
        <w:rPr>
          <w:lang w:val="en-CA" w:eastAsia="zh-CN"/>
        </w:rPr>
      </w:r>
    </w:p>
    <w:p>
      <w:pPr>
        <w:pStyle w:val="Heading4"/>
        <w:bidi w:val="0"/>
        <w:ind w:start="1418" w:hanging="1418"/>
        <w:jc w:val="start"/>
        <w:rPr>
          <w:lang w:val="en-CA"/>
        </w:rPr>
      </w:pPr>
      <w:r>
        <w:rPr>
          <w:lang w:val="en-CA"/>
        </w:rPr>
        <w:t xml:space="preserve">5.2.2.2  </w:t>
        <w:tab/>
      </w:r>
      <w:r>
        <w:rPr/>
        <w:t>Procedures</w:t>
      </w:r>
      <w:r>
        <w:rPr>
          <w:lang w:val="en-CA"/>
        </w:rPr>
        <w:t xml:space="preserve"> for the case when WLAN is being used and traffic is routed back to the EPC with S2b</w:t>
      </w:r>
      <w:ins w:id="425" w:author="S2-104387" w:date="2010-09-14T14:46:00Z">
        <w:r>
          <w:rPr>
            <w:lang w:val="en-CA"/>
          </w:rPr>
          <w:t xml:space="preserve"> and BPCF-initiated S9* session establishment</w:t>
        </w:r>
      </w:ins>
    </w:p>
    <w:p>
      <w:pPr>
        <w:pStyle w:val="Heading5"/>
        <w:bidi w:val="0"/>
        <w:ind w:start="1701" w:hanging="1701"/>
        <w:jc w:val="start"/>
        <w:rPr>
          <w:lang w:val="en-CA"/>
        </w:rPr>
      </w:pPr>
      <w:bookmarkStart w:id="134" w:name="OLE_LINK1"/>
      <w:r>
        <w:rPr/>
        <w:t>5.2.2.2.</w:t>
      </w:r>
      <w:bookmarkEnd w:id="134"/>
      <w:r>
        <w:rPr/>
        <w:t>1</w:t>
        <w:tab/>
        <w:t>Initial Attach with PMIPv6 on S2b</w:t>
      </w:r>
    </w:p>
    <w:p>
      <w:pPr>
        <w:pStyle w:val="EditorsNote"/>
        <w:rPr/>
      </w:pPr>
      <w:r>
        <w:rPr/>
        <w:t>Editor’s note: this procedure is based on TS 23.402, clause 7.2.1</w:t>
      </w:r>
    </w:p>
    <w:p>
      <w:pPr>
        <w:pStyle w:val="Normal"/>
        <w:rPr/>
      </w:pPr>
      <w:r>
        <w:rPr/>
        <w:t>This clause is related to the case when the UE powers-on in an untrusted BBF access network via S2b interface.</w:t>
      </w:r>
    </w:p>
    <w:p>
      <w:pPr>
        <w:pStyle w:val="Normal"/>
        <w:rPr/>
      </w:pPr>
      <w:r>
        <w:rPr/>
        <w:t>In the non-roaming case, PMIPv6 specification, RFC 5213, is used to setup a PMIPv6 tunnel between the ePDG and the PDN GW. It is assumed that MAG is collocated with ePDG. The IPsec tunnel between the UE and the ePDG provides a virtual point-to-point link between the UE and the MAG functionality on the ePDG.</w:t>
      </w:r>
    </w:p>
    <w:p>
      <w:pPr>
        <w:pStyle w:val="Normal"/>
        <w:keepNext w:val="true"/>
        <w:rPr/>
      </w:pPr>
      <w:r>
        <w:rPr/>
        <w:object w:dxaOrig="8985" w:dyaOrig="5850">
          <v:shape id="ole_rId71" style="width:415.1pt;height:270.25pt" o:ole="">
            <v:imagedata r:id="rId72" o:title=""/>
          </v:shape>
          <o:OLEObject Type="Embed" ProgID="" ShapeID="ole_rId71" DrawAspect="Content" ObjectID="_488068725" r:id="rId71"/>
        </w:object>
      </w:r>
    </w:p>
    <w:p>
      <w:pPr>
        <w:pStyle w:val="TF1"/>
        <w:rPr/>
      </w:pPr>
      <w:r>
        <w:rPr/>
        <w:t>Figure 5.2.2.2.1-1. The existing figure from 23.402, v9.4.0</w:t>
      </w:r>
    </w:p>
    <w:p>
      <w:pPr>
        <w:pStyle w:val="Normal"/>
        <w:keepNext w:val="true"/>
        <w:rPr/>
      </w:pPr>
      <w:bookmarkStart w:id="135" w:name="_1335072415"/>
      <w:bookmarkStart w:id="136" w:name="_1334067544"/>
      <w:bookmarkStart w:id="137" w:name="_1334067539"/>
      <w:bookmarkStart w:id="138" w:name="_1334067497"/>
      <w:bookmarkStart w:id="139" w:name="_1334067494"/>
      <w:bookmarkStart w:id="140" w:name="_1334067483"/>
      <w:bookmarkStart w:id="141" w:name="_1334067474"/>
      <w:bookmarkStart w:id="142" w:name="_1334067458"/>
      <w:bookmarkStart w:id="143" w:name="_1334067447"/>
      <w:bookmarkStart w:id="144" w:name="_1334067421"/>
      <w:bookmarkStart w:id="145" w:name="_1334066655"/>
      <w:bookmarkStart w:id="146" w:name="_1333963646"/>
      <w:bookmarkStart w:id="147" w:name="_1333963587"/>
      <w:bookmarkStart w:id="148" w:name="_1333963466"/>
      <w:bookmarkStart w:id="149" w:name="_1333881400"/>
      <w:bookmarkStart w:id="150" w:name="_1333880466"/>
      <w:bookmarkStart w:id="151" w:name="_1297748829"/>
      <w:bookmarkStart w:id="152" w:name="_1297745641"/>
      <w:bookmarkStart w:id="153" w:name="_1295698878"/>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object w:dxaOrig="13289" w:dyaOrig="8654">
          <v:shape id="ole_rId73" style="width:462.45pt;height:300.25pt" o:ole="">
            <v:imagedata r:id="rId74" o:title=""/>
          </v:shape>
          <o:OLEObject Type="Embed" ProgID="" ShapeID="ole_rId73" DrawAspect="Content" ObjectID="_547799162" r:id="rId73"/>
        </w:object>
      </w:r>
    </w:p>
    <w:p>
      <w:pPr>
        <w:pStyle w:val="WWCaption"/>
        <w:jc w:val="center"/>
        <w:rPr>
          <w:lang w:val="en-CA"/>
        </w:rPr>
      </w:pPr>
      <w:r>
        <w:rPr>
          <w:lang w:val="en-CA"/>
        </w:rPr>
      </w:r>
    </w:p>
    <w:p>
      <w:pPr>
        <w:pStyle w:val="TF1"/>
        <w:rPr/>
      </w:pPr>
      <w:r>
        <w:rPr/>
        <w:t>Figure 5.2.2.2.2-2: Initial attachment when Network-based MM mechanism are used over S2b for roaming, non-roaming and LBO</w:t>
      </w:r>
    </w:p>
    <w:p>
      <w:pPr>
        <w:pStyle w:val="NO"/>
        <w:rPr/>
      </w:pPr>
      <w:r>
        <w:rPr/>
        <w:t>NOTE 1:</w:t>
        <w:tab/>
        <w:t>Before the UE initiates the setup of an IPsec tunnel with the ePDG it configures an IP address from an untrusted non-3GPP IP access network. This address is used for sending all IKEv2 messages and as the source address on the outer header of the IPsec tunnel.</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29"/>
        </w:numPr>
        <w:rPr>
          <w:lang w:val="en-CA"/>
        </w:rPr>
      </w:pPr>
      <w:r>
        <w:rPr>
          <w:lang w:val="en-CA"/>
        </w:rPr>
        <w:t xml:space="preserve">The UE may perform the 3GPP based (EAP) access authentication procedure involving the BBF access network. As part of this step, the permanent user identity (IMSI) is provided from the 3GPP AAA Server to the BBF access network. </w:t>
      </w:r>
    </w:p>
    <w:p>
      <w:pPr>
        <w:pStyle w:val="EditorsNote"/>
        <w:rPr>
          <w:lang w:val="en-CA"/>
          <w:del w:id="427" w:author="S2-104328" w:date="2010-09-14T14:59:00Z"/>
        </w:rPr>
      </w:pPr>
      <w:del w:id="426" w:author="S2-104328" w:date="2010-09-14T14:59:00Z">
        <w:r>
          <w:rPr>
            <w:lang w:val="en-CA"/>
          </w:rPr>
          <w:delText>Editor’s note: This step assumes that 3GPP-based access authentication will be supported by the BBF access network. This assumption should be verified with the BBF.</w:delText>
        </w:r>
      </w:del>
    </w:p>
    <w:p>
      <w:pPr>
        <w:pStyle w:val="EditorsNote"/>
        <w:numPr>
          <w:ilvl w:val="0"/>
          <w:numId w:val="29"/>
        </w:numPr>
        <w:rPr>
          <w:lang w:val="en-CA"/>
        </w:rPr>
      </w:pPr>
      <w:r>
        <w:rPr>
          <w:lang w:val="en-CA"/>
        </w:rPr>
        <w:t>The UE receives a local IP address from the BBF Access Network. How this is done is out of 3GPP scope, but it may involve IP address assignment by an RG or a BNG.</w:t>
      </w:r>
    </w:p>
    <w:p>
      <w:pPr>
        <w:pStyle w:val="B1"/>
        <w:numPr>
          <w:ilvl w:val="0"/>
          <w:numId w:val="29"/>
        </w:numPr>
        <w:rPr>
          <w:lang w:val="en-CA"/>
        </w:rPr>
      </w:pPr>
      <w:r>
        <w:rPr>
          <w:lang w:val="en-CA"/>
        </w:rPr>
        <w:t xml:space="preserve">Triggered by steps 1 and 2, the BPCF is informed about the UE accessing over BBF Access. How this is done is out of 3GPP scope. </w:t>
      </w:r>
    </w:p>
    <w:p>
      <w:pPr>
        <w:pStyle w:val="B1"/>
        <w:numPr>
          <w:ilvl w:val="0"/>
          <w:numId w:val="29"/>
        </w:numPr>
        <w:rPr>
          <w:lang w:val="en-CA"/>
        </w:rPr>
      </w:pPr>
      <w:r>
        <w:rPr>
          <w:lang w:val="en-CA"/>
        </w:rPr>
        <w:t>If the BPCF receives the trigger in step 3 and policy interworking with PCRF is supported, the BPCF initiates S9* session establishment. The BPCF includes the IMSI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Normal"/>
        <w:ind w:start="360" w:hanging="0"/>
        <w:rPr>
          <w:lang w:val="en-CA"/>
        </w:rPr>
      </w:pPr>
      <w:r>
        <w:rPr>
          <w:lang w:val="en-CA"/>
        </w:rPr>
        <w:t>5-12. The description of these steps are the same as for steps 1-8 in TS 23.402, clause 7.2.1</w:t>
      </w:r>
    </w:p>
    <w:p>
      <w:pPr>
        <w:pStyle w:val="B1"/>
        <w:numPr>
          <w:ilvl w:val="0"/>
          <w:numId w:val="19"/>
        </w:numPr>
        <w:rPr>
          <w:lang w:val="en-CA"/>
        </w:rPr>
      </w:pPr>
      <w:r>
        <w:rPr>
          <w:lang w:val="en-CA"/>
        </w:rPr>
        <w:t xml:space="preserve">The Gateway Control and QoS Rules provision procedure may be initiated by the PCRF towards the BPCF. </w:t>
      </w:r>
    </w:p>
    <w:p>
      <w:pPr>
        <w:pStyle w:val="B1"/>
        <w:numPr>
          <w:ilvl w:val="0"/>
          <w:numId w:val="19"/>
        </w:numPr>
        <w:rPr>
          <w:lang w:val="en-CA"/>
        </w:rPr>
      </w:pPr>
      <w:r>
        <w:rPr>
          <w:lang w:val="en-CA"/>
        </w:rPr>
        <w:t>The BPCF may interact with the BNG, e.g. to download policies. This step is out of 3GPP scope.</w:t>
      </w:r>
    </w:p>
    <w:p>
      <w:pPr>
        <w:pStyle w:val="B1"/>
        <w:rPr>
          <w:lang w:val="en-CA"/>
        </w:rPr>
      </w:pPr>
      <w:r>
        <w:rPr>
          <w:lang w:val="en-CA"/>
        </w:rPr>
      </w:r>
    </w:p>
    <w:p>
      <w:pPr>
        <w:pStyle w:val="Heading5"/>
        <w:bidi w:val="0"/>
        <w:ind w:start="1701" w:hanging="1701"/>
        <w:jc w:val="start"/>
        <w:rPr/>
      </w:pPr>
      <w:r>
        <w:rPr/>
        <w:t>5.2.2.2.2</w:t>
        <w:tab/>
        <w:t>UE/ePDG-initiated Detach Procedure and UE-Requested PDN Disconnection with PMIPv6</w:t>
      </w:r>
    </w:p>
    <w:p>
      <w:pPr>
        <w:pStyle w:val="Heading5"/>
        <w:bidi w:val="0"/>
        <w:ind w:start="1701" w:hanging="1701"/>
        <w:jc w:val="start"/>
        <w:rPr/>
      </w:pPr>
      <w:r>
        <w:rPr/>
        <w:t>Non-Roaming, Home Routed Roaming and Local Breakout Case</w:t>
      </w:r>
    </w:p>
    <w:p>
      <w:pPr>
        <w:pStyle w:val="EditorsNote"/>
        <w:rPr/>
      </w:pPr>
      <w:r>
        <w:rPr/>
        <w:t>Editor’s note: this procedure is based on TS 23.402, clause 7.4.1.1</w:t>
      </w:r>
    </w:p>
    <w:p>
      <w:pPr>
        <w:pStyle w:val="Normal"/>
        <w:rPr/>
      </w:pPr>
      <w:r>
        <w:rPr/>
        <w:t>The procedure in this clause applies to Detach Procedures, initiated by UE or ePDG initiated detach procedure, and to the UE-requested PDN disconnection procedure.</w:t>
      </w:r>
    </w:p>
    <w:p>
      <w:pPr>
        <w:pStyle w:val="Normal"/>
        <w:rPr/>
      </w:pPr>
      <w:r>
        <w:rPr/>
        <w:t>The UE can initiate the Detach procedure, e.g. when the UE is power off. The ePDG may initiate the Detach procedure due to administration reason or the IKEv2 tunnel releasing.</w:t>
      </w:r>
    </w:p>
    <w:p>
      <w:pPr>
        <w:pStyle w:val="Normal"/>
        <w:rPr/>
      </w:pPr>
      <w:r>
        <w:rPr/>
        <w:t>For multiple PDN connectivity, this detach procedure shall be repeated for each PDN connected.</w:t>
      </w:r>
    </w:p>
    <w:p>
      <w:pPr>
        <w:pStyle w:val="Normal"/>
        <w:rPr/>
      </w:pPr>
      <w:r>
        <w:rPr/>
      </w:r>
    </w:p>
    <w:p>
      <w:pPr>
        <w:pStyle w:val="Normal"/>
        <w:keepNext w:val="true"/>
        <w:rPr/>
      </w:pPr>
      <w:r>
        <w:rPr/>
        <w:object w:dxaOrig="9645" w:dyaOrig="6600">
          <v:shape id="ole_rId75" style="width:478.85pt;height:327.65pt" o:ole="">
            <v:imagedata r:id="rId76" o:title=""/>
          </v:shape>
          <o:OLEObject Type="Embed" ProgID="" ShapeID="ole_rId75" DrawAspect="Content" ObjectID="_914772793" r:id="rId75"/>
        </w:object>
      </w:r>
    </w:p>
    <w:p>
      <w:pPr>
        <w:pStyle w:val="TF1"/>
        <w:rPr/>
      </w:pPr>
      <w:r>
        <w:rPr/>
        <w:t>Figure 5.2.2.2.2-1. The existing figure from 23.402, v9.4.0</w:t>
      </w:r>
    </w:p>
    <w:p>
      <w:pPr>
        <w:pStyle w:val="TH"/>
        <w:rPr/>
      </w:pPr>
      <w:bookmarkStart w:id="154" w:name="_1334067563"/>
      <w:bookmarkStart w:id="155" w:name="_1334065798"/>
      <w:bookmarkStart w:id="156" w:name="_1334040812"/>
      <w:bookmarkStart w:id="157" w:name="_1333957150"/>
      <w:bookmarkStart w:id="158" w:name="_1333879473"/>
      <w:bookmarkStart w:id="159" w:name="_1332597130"/>
      <w:bookmarkEnd w:id="154"/>
      <w:bookmarkEnd w:id="155"/>
      <w:bookmarkEnd w:id="156"/>
      <w:bookmarkEnd w:id="157"/>
      <w:bookmarkEnd w:id="158"/>
      <w:bookmarkEnd w:id="159"/>
      <w:r>
        <w:rPr/>
        <w:object w:dxaOrig="12629" w:dyaOrig="6960">
          <v:shape id="ole_rId77" style="width:484.3pt;height:266.9pt" o:ole="">
            <v:imagedata r:id="rId78" o:title=""/>
          </v:shape>
          <o:OLEObject Type="Embed" ProgID="" ShapeID="ole_rId77" DrawAspect="Content" ObjectID="_109617788" r:id="rId77"/>
        </w:object>
      </w:r>
    </w:p>
    <w:p>
      <w:pPr>
        <w:pStyle w:val="TF1"/>
        <w:rPr/>
      </w:pPr>
      <w:r>
        <w:rPr/>
        <w:t>Figure 5.2.2.2.2-2: UE/ePDG-initiated detach procedure with PMIPv6</w:t>
      </w:r>
    </w:p>
    <w:p>
      <w:pPr>
        <w:pStyle w:val="Normal"/>
        <w:rPr/>
      </w:pPr>
      <w:r>
        <w:rPr/>
        <w:t>The home routed roaming ,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1-5) The description of these steps are the same as for steps 1-5 in 23.402, clause 7.4.1.1</w:t>
      </w:r>
    </w:p>
    <w:p>
      <w:pPr>
        <w:pStyle w:val="B1"/>
        <w:rPr/>
      </w:pPr>
      <w:r>
        <w:rPr/>
        <w:t xml:space="preserve">6) </w:t>
        <w:tab/>
        <w:t xml:space="preserve">Triggered by the IP-CAN session termination in step 4, the PCRF executes a Gateway Control and QoS Rules Provision procedure or, if this is the last PDN Connection for the UE, a PCRF-Initiated Gateway Control Session Termination Procedure with the BPCF. </w:t>
      </w:r>
    </w:p>
    <w:p>
      <w:pPr>
        <w:pStyle w:val="B1"/>
        <w:rPr/>
      </w:pPr>
      <w:r>
        <w:rPr/>
        <w:t>7)</w:t>
      </w:r>
      <w:r>
        <w:rPr>
          <w:rFonts w:eastAsia="MS Mincho;ＭＳ 明朝"/>
        </w:rPr>
        <w:tab/>
      </w:r>
      <w:r>
        <w:rPr/>
        <w:t>The description of this step is the same as for step 6 in 23.402, clause 7.4.1.1</w:t>
      </w:r>
    </w:p>
    <w:p>
      <w:pPr>
        <w:pStyle w:val="EditorsNote"/>
        <w:rPr/>
      </w:pPr>
      <w:r>
        <w:rPr/>
        <w:t>Editor’s note: SWa interactions not shown in the flow above. It is FFS whether such interactions should be added.</w:t>
      </w:r>
    </w:p>
    <w:p>
      <w:pPr>
        <w:pStyle w:val="Heading5"/>
        <w:bidi w:val="0"/>
        <w:ind w:start="1701" w:hanging="1701"/>
        <w:jc w:val="start"/>
        <w:rPr/>
      </w:pPr>
      <w:r>
        <w:rPr/>
      </w:r>
    </w:p>
    <w:p>
      <w:pPr>
        <w:pStyle w:val="Heading5"/>
        <w:bidi w:val="0"/>
        <w:ind w:start="1701" w:hanging="1701"/>
        <w:jc w:val="start"/>
        <w:rPr/>
      </w:pPr>
      <w:r>
        <w:rPr/>
        <w:t xml:space="preserve">5.2.2.2.3 </w:t>
        <w:tab/>
        <w:t>HSS/AAA-initiated Detach Procedure with PMIP</w:t>
      </w:r>
    </w:p>
    <w:p>
      <w:pPr>
        <w:pStyle w:val="Heading5"/>
        <w:bidi w:val="0"/>
        <w:ind w:start="1701" w:hanging="1701"/>
        <w:jc w:val="start"/>
        <w:rPr/>
      </w:pPr>
      <w:r>
        <w:rPr/>
        <w:t>Non-Roaming, Home Routed Roaming and Local Breakout Case</w:t>
      </w:r>
    </w:p>
    <w:p>
      <w:pPr>
        <w:pStyle w:val="EditorsNote"/>
        <w:rPr/>
      </w:pPr>
      <w:r>
        <w:rPr/>
        <w:t>Editor’s note: this procedure is based on TS 23.402, clause 7.4.2.1</w:t>
      </w:r>
    </w:p>
    <w:p>
      <w:pPr>
        <w:pStyle w:val="Normal"/>
        <w:rPr/>
      </w:pPr>
      <w:r>
        <w:rPr/>
        <w:t>HSS/AAA-initiated detach procedure with PMIPv6 for non-roaming case is illustrated in Figure 7.4.2-1. The HSS can initiate the procedure e.g. when the user's subscription is removed. The 3GPP AAA Server can initiate the procedure, e.g. instruction from O&amp;M, timer for re-authentication/re-authorization expired.</w:t>
      </w:r>
    </w:p>
    <w:p>
      <w:pPr>
        <w:pStyle w:val="TH"/>
        <w:rPr/>
      </w:pPr>
      <w:r>
        <w:rPr/>
        <w:drawing>
          <wp:inline distT="0" distB="0" distL="0" distR="0">
            <wp:extent cx="5893435" cy="238125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79"/>
                    <a:srcRect l="-6" t="-15" r="-6" b="-15"/>
                    <a:stretch>
                      <a:fillRect/>
                    </a:stretch>
                  </pic:blipFill>
                  <pic:spPr bwMode="auto">
                    <a:xfrm>
                      <a:off x="0" y="0"/>
                      <a:ext cx="5893435" cy="2381250"/>
                    </a:xfrm>
                    <a:prstGeom prst="rect">
                      <a:avLst/>
                    </a:prstGeom>
                  </pic:spPr>
                </pic:pic>
              </a:graphicData>
            </a:graphic>
          </wp:inline>
        </w:drawing>
      </w:r>
    </w:p>
    <w:p>
      <w:pPr>
        <w:pStyle w:val="TF1"/>
        <w:rPr/>
      </w:pPr>
      <w:r>
        <w:rPr/>
        <w:t>Figure 5.2.2.2.3-1. The existing figure from 23.402, v9.4.0</w:t>
      </w:r>
    </w:p>
    <w:p>
      <w:pPr>
        <w:pStyle w:val="TF1"/>
        <w:rPr/>
      </w:pPr>
      <w:r>
        <w:rPr/>
      </w:r>
    </w:p>
    <w:p>
      <w:pPr>
        <w:pStyle w:val="TF1"/>
        <w:rPr/>
      </w:pPr>
      <w:bookmarkStart w:id="160" w:name="_1345992487"/>
      <w:bookmarkEnd w:id="160"/>
      <w:r>
        <w:rPr/>
        <w:object w:dxaOrig="9285" w:dyaOrig="3750">
          <v:shape id="ole_rId80" style="width:464.25pt;height:187.5pt" o:ole="">
            <v:imagedata r:id="rId81" o:title=""/>
          </v:shape>
          <o:OLEObject Type="Embed" ProgID="" ShapeID="ole_rId80" DrawAspect="Content" ObjectID="_1289408777" r:id="rId80"/>
        </w:object>
      </w:r>
    </w:p>
    <w:p>
      <w:pPr>
        <w:pStyle w:val="TF1"/>
        <w:rPr/>
      </w:pPr>
      <w:r>
        <w:rPr/>
        <w:t>Figure 5.2.2.2.3-2: HSS/AAA-initiated detach procedure with PMIPv6</w:t>
      </w:r>
    </w:p>
    <w:p>
      <w:pPr>
        <w:pStyle w:val="NO"/>
        <w:rPr/>
      </w:pPr>
      <w:r>
        <w:rPr/>
        <w:t>NOTE 1:</w:t>
      </w:r>
      <w:r>
        <w:rPr>
          <w:rFonts w:eastAsia="MS Mincho;ＭＳ 明朝"/>
        </w:rPr>
        <w:tab/>
      </w:r>
      <w:r>
        <w:rPr/>
        <w:t>AAA proxy and vPCRF are only used in the case of home routed roaming and local breakout.</w:t>
      </w:r>
    </w:p>
    <w:p>
      <w:pPr>
        <w:pStyle w:val="B1"/>
        <w:numPr>
          <w:ilvl w:val="1"/>
          <w:numId w:val="29"/>
        </w:numPr>
        <w:overflowPunct w:val="false"/>
        <w:autoSpaceDE w:val="false"/>
        <w:textAlignment w:val="baseline"/>
        <w:rPr/>
      </w:pPr>
      <w:r>
        <w:rPr/>
        <w:t>The description of this step is the same as for step 1 in 23.402, clause 7.4.2.1</w:t>
      </w:r>
    </w:p>
    <w:p>
      <w:pPr>
        <w:pStyle w:val="B1"/>
        <w:numPr>
          <w:ilvl w:val="1"/>
          <w:numId w:val="29"/>
        </w:numPr>
        <w:overflowPunct w:val="false"/>
        <w:autoSpaceDE w:val="false"/>
        <w:textAlignment w:val="baseline"/>
        <w:rPr/>
      </w:pPr>
      <w:r>
        <w:rPr/>
        <w:t>This includes the procedure after step 1 in Figure 5.2.2.2.2-2. For multiple PDN connectivity, this step shall be repeated for each PDN Connected.</w:t>
      </w:r>
    </w:p>
    <w:p>
      <w:pPr>
        <w:pStyle w:val="B1"/>
        <w:numPr>
          <w:ilvl w:val="1"/>
          <w:numId w:val="29"/>
        </w:numPr>
        <w:overflowPunct w:val="false"/>
        <w:autoSpaceDE w:val="false"/>
        <w:textAlignment w:val="baseline"/>
        <w:rPr/>
      </w:pPr>
      <w:r>
        <w:rPr/>
        <w:t>The description of this step is the same as for step 3 in 23.402, clause 7.4.2.1</w:t>
      </w:r>
    </w:p>
    <w:p>
      <w:pPr>
        <w:pStyle w:val="EditorsNote"/>
        <w:rPr/>
      </w:pPr>
      <w:r>
        <w:rPr/>
        <w:t>Editor’s note: SWa interactions not shown in the flow above. It is FFS whether such interactions should be added.</w:t>
      </w:r>
    </w:p>
    <w:p>
      <w:pPr>
        <w:pStyle w:val="NO"/>
        <w:rPr/>
      </w:pPr>
      <w:r>
        <w:rPr/>
        <w:t>NOTE 2:</w:t>
        <w:tab/>
        <w:t>The HSS/AAA may also send a detach indication message to the PDN GW. The PDN GW does not remove the PMIP tunnels on S2b, since the ePDG is responsible for removing the PMIP tunnels on S2b. The PDN GW acknowledges the receipt of the detach indication message to the HSS/AAA.</w:t>
      </w:r>
    </w:p>
    <w:p>
      <w:pPr>
        <w:pStyle w:val="Normal"/>
        <w:rPr/>
      </w:pPr>
      <w:r>
        <w:rPr/>
      </w:r>
    </w:p>
    <w:p>
      <w:pPr>
        <w:pStyle w:val="Heading3"/>
        <w:bidi w:val="0"/>
        <w:jc w:val="start"/>
        <w:rPr/>
      </w:pPr>
      <w:r>
        <w:rPr/>
      </w:r>
    </w:p>
    <w:p>
      <w:pPr>
        <w:pStyle w:val="Heading5"/>
        <w:bidi w:val="0"/>
        <w:ind w:start="1701" w:hanging="1701"/>
        <w:jc w:val="start"/>
        <w:rPr/>
      </w:pPr>
      <w:r>
        <w:rPr/>
        <w:t xml:space="preserve">5.2.2.2.4 </w:t>
        <w:tab/>
        <w:t>E-UTRAN to Untrusted Non-3GPP IP Access Handover with PMIPv6 on S2b</w:t>
      </w:r>
    </w:p>
    <w:p>
      <w:pPr>
        <w:pStyle w:val="EditorsNote"/>
        <w:rPr/>
      </w:pPr>
      <w:r>
        <w:rPr/>
        <w:t>Editor’s note: this procedure is based on TS 23.402, clause 8.2.3</w:t>
      </w:r>
    </w:p>
    <w:p>
      <w:pPr>
        <w:pStyle w:val="Normal"/>
        <w:rPr/>
      </w:pPr>
      <w:r>
        <w:rPr/>
        <w:t>This clause shows a call flow for a handover when a UE moves from an E-UTRAN to an untrusted non-3GPP access network. PMIPv6 is assumed to be used on the S5/S8 interface and PMIPv6 is used on the S2b interface.</w:t>
      </w:r>
    </w:p>
    <w:p>
      <w:pPr>
        <w:pStyle w:val="Normal"/>
        <w:rPr/>
      </w:pPr>
      <w:r>
        <w:rPr/>
      </w:r>
    </w:p>
    <w:p>
      <w:pPr>
        <w:pStyle w:val="TH"/>
        <w:rPr/>
      </w:pPr>
      <w:bookmarkStart w:id="161" w:name="_1334067604"/>
      <w:bookmarkStart w:id="162" w:name="_1298893515"/>
      <w:bookmarkEnd w:id="161"/>
      <w:bookmarkEnd w:id="162"/>
      <w:r>
        <w:rPr/>
        <w:object w:dxaOrig="10049" w:dyaOrig="8770">
          <v:shape id="ole_rId82" style="width:478.8pt;height:417.85pt" o:ole="">
            <v:imagedata r:id="rId83" o:title=""/>
          </v:shape>
          <o:OLEObject Type="Embed" ProgID="" ShapeID="ole_rId82" DrawAspect="Content" ObjectID="_1911306455" r:id="rId82"/>
        </w:object>
      </w:r>
    </w:p>
    <w:p>
      <w:pPr>
        <w:pStyle w:val="TF1"/>
        <w:rPr/>
      </w:pPr>
      <w:r>
        <w:rPr/>
        <w:t>Figure 5.2.2.2.4-1. The existing figure from 23.402, v9.4.0</w:t>
      </w:r>
    </w:p>
    <w:p>
      <w:pPr>
        <w:pStyle w:val="TF1"/>
        <w:rPr/>
      </w:pPr>
      <w:bookmarkStart w:id="163" w:name="_1336817703"/>
      <w:bookmarkEnd w:id="163"/>
      <w:r>
        <w:rPr/>
        <w:object w:dxaOrig="14160" w:dyaOrig="8669">
          <v:shape id="ole_rId84" style="width:485.65pt;height:297.3pt" o:ole="">
            <v:imagedata r:id="rId85" o:title=""/>
          </v:shape>
          <o:OLEObject Type="Embed" ProgID="" ShapeID="ole_rId84" DrawAspect="Content" ObjectID="_1049138314" r:id="rId84"/>
        </w:object>
      </w:r>
      <w:r>
        <w:rPr/>
        <w:t>Figure 5.2.2.2.4-2: E-UTRAN to Untrusted Non-3GPP IP Access Handover</w:t>
      </w:r>
    </w:p>
    <w:p>
      <w:pPr>
        <w:pStyle w:val="Normal"/>
        <w:rPr/>
      </w:pPr>
      <w:r>
        <w:rPr/>
        <w:t>Both the roaming  and non-roaming  scenarios are depicted in the figure. In the roaming case, the vPCRF acts as an intermediary, sending the QoS Policy Rules Provision from the hPCRF in the HPLMN to the Serving GW in the VPLMN. The vPCRF receives the Acknowledgment from the Serving GW and forwards it to the hPCRF. In the non-roaming case, the vPCRF is not involved.</w:t>
      </w:r>
    </w:p>
    <w:p>
      <w:pPr>
        <w:pStyle w:val="Normal"/>
        <w:rPr/>
      </w:pPr>
      <w:r>
        <w:rPr/>
        <w:t>For connectivity to multiple PDNs, step 15 is repeated for each PDN the UE is connected to. Step 15 can occur in parallel for each PDN. Other impacts related to the handover for multiple PDNs are described in clause 8.1.</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8.2.3</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 </w:t>
      </w:r>
    </w:p>
    <w:p>
      <w:pPr>
        <w:pStyle w:val="EditorsNote"/>
        <w:rPr>
          <w:lang w:val="en-CA"/>
          <w:del w:id="429" w:author="S2-104328" w:date="2010-09-14T15:00:00Z"/>
        </w:rPr>
      </w:pPr>
      <w:del w:id="428" w:author="S2-104328" w:date="2010-09-14T15:00:00Z">
        <w:r>
          <w:rPr>
            <w:lang w:val="en-CA"/>
          </w:rPr>
          <w:delText>Editor’s note: This step assumes that 3GPP-based access authentication will be supported by the BBF access network. This assumption should be verified with the BBF.</w:delText>
        </w:r>
      </w:del>
    </w:p>
    <w:p>
      <w:pPr>
        <w:pStyle w:val="EditorsNote"/>
        <w:rPr>
          <w:lang w:val="en-CA"/>
        </w:rPr>
      </w:pPr>
      <w:r>
        <w:rPr>
          <w:lang w:val="en-CA"/>
        </w:rPr>
        <w:t>4)  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IMSI and IP-CAN type in the message to the PCRF. The details of how the BPCF is notified about the UE connecting in steps 3-5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-11)</w:t>
        <w:tab/>
        <w:t xml:space="preserve"> The description of these steps are the same as for steps 3-7 in 23.402, clause 8.2.3</w:t>
      </w:r>
    </w:p>
    <w:p>
      <w:pPr>
        <w:pStyle w:val="B1"/>
        <w:rPr/>
      </w:pPr>
      <w:r>
        <w:rPr/>
        <w:t xml:space="preserve">12)  </w:t>
      </w:r>
      <w:r>
        <w:rPr>
          <w:lang w:val="en-CA"/>
        </w:rPr>
        <w:t xml:space="preserve">The Gateway Control and QoS Rules provision procedure may be initiated by the PCRF towards the BPCF. Depending on the reply from the BPCF, the PCRF may update the PCC rules in the PCEF.  </w:t>
      </w:r>
    </w:p>
    <w:p>
      <w:pPr>
        <w:pStyle w:val="B1"/>
        <w:rPr>
          <w:lang w:val="en-CA"/>
        </w:rPr>
      </w:pPr>
      <w:r>
        <w:rPr>
          <w:lang w:val="en-CA"/>
        </w:rPr>
        <w:t>13) The BPCF may interact with the BNG, e.g. to download policies. This step is out of 3GPP scope.</w:t>
      </w:r>
    </w:p>
    <w:p>
      <w:pPr>
        <w:pStyle w:val="B1"/>
        <w:rPr/>
      </w:pPr>
      <w:r>
        <w:rPr>
          <w:lang w:val="en-CA"/>
        </w:rPr>
        <w:t xml:space="preserve">14-16) </w:t>
      </w:r>
      <w:r>
        <w:rPr/>
        <w:t>The description of these steps are the same as for steps 8-10 in 23.402, clause 8.2.3</w:t>
      </w:r>
    </w:p>
    <w:p>
      <w:pPr>
        <w:pStyle w:val="EditorsNote"/>
        <w:rPr>
          <w:lang w:eastAsia="zh-CN"/>
        </w:rPr>
      </w:pPr>
      <w:r>
        <w:rPr>
          <w:lang w:eastAsia="zh-CN"/>
        </w:rPr>
      </w:r>
    </w:p>
    <w:p>
      <w:pPr>
        <w:pStyle w:val="Heading5"/>
        <w:bidi w:val="0"/>
        <w:ind w:start="1701" w:hanging="1701"/>
        <w:jc w:val="start"/>
        <w:rPr/>
      </w:pPr>
      <w:r>
        <w:rPr/>
        <w:t xml:space="preserve">5.2.2.2.5 </w:t>
        <w:tab/>
        <w:t>UE-initiated Connectivity to Additional PDN with PMIPv6 on S2b</w:t>
      </w:r>
    </w:p>
    <w:p>
      <w:pPr>
        <w:pStyle w:val="EditorsNote"/>
        <w:rPr/>
      </w:pPr>
      <w:r>
        <w:rPr/>
        <w:t>Editor’s note: this procedure is based on TS 23.402, clause 7.6.1</w:t>
      </w:r>
    </w:p>
    <w:p>
      <w:pPr>
        <w:pStyle w:val="NO"/>
        <w:rPr/>
      </w:pPr>
      <w:r>
        <w:rPr/>
        <w:t>NOTE:</w:t>
        <w:tab/>
        <w:t>The PDN GW treats each MN-ID+APN as a separate binding and may allocate a new IP address/prefix for each binding.</w:t>
      </w:r>
    </w:p>
    <w:p>
      <w:pPr>
        <w:pStyle w:val="Normal"/>
        <w:rPr/>
      </w:pPr>
      <w:r>
        <w:rPr/>
        <w:t>This clause is related to the case when the UE has an established PDN connection and wishes to establish one or more additional PDN connections. Since PMIPv6 is used to establish connectivity with the additional PDN, the UE establishes a separate SWu instance (i.e. a separate IPSec tunnel) for each additional PDN.</w:t>
      </w:r>
    </w:p>
    <w:p>
      <w:pPr>
        <w:pStyle w:val="Normal"/>
        <w:rPr/>
      </w:pPr>
      <w:r>
        <w:rPr/>
        <w:t>There can be more than one PDN connection per APN if both the ePDG and the PDN GW support that feature. When multiple PDN connections to a given APN are supported, during the establishment of a new PDN connection, the ePDG creates and sends a PDN Connection identity to the PDN GW. The PDN connection identity is unique in the scope of the UE and the APN within an ePDG, i.e. the MN-ID, the APN, and the PDN connection identity together identify a PDN connection within an ePDG. In order to be able to identify a specific established PDN connection, both the ePDG and the PDN GW shall store the PDN Connection identity. Sending the PDN connection identity is an indication that the ePDG supports multiple PDN connections to a single APN and the PDN GW shall be able to indicate if it supports multiple PDN connections to a single APN. Between the UE and the ePDG the IPSec SA associated with the PDN connection identifies the PDN connection.</w:t>
      </w:r>
    </w:p>
    <w:p>
      <w:pPr>
        <w:pStyle w:val="Normal"/>
        <w:rPr/>
      </w:pPr>
      <w:r>
        <w:rPr/>
      </w:r>
    </w:p>
    <w:p>
      <w:pPr>
        <w:pStyle w:val="TH"/>
        <w:rPr/>
      </w:pPr>
      <w:bookmarkStart w:id="164" w:name="_1281971337"/>
      <w:bookmarkEnd w:id="164"/>
      <w:r>
        <w:rPr/>
        <w:object w:dxaOrig="8114" w:dyaOrig="3074">
          <v:shape id="ole_rId86" style="width:405.7pt;height:153.7pt" o:ole="">
            <v:imagedata r:id="rId87" o:title=""/>
          </v:shape>
          <o:OLEObject Type="Embed" ProgID="" ShapeID="ole_rId86" DrawAspect="Content" ObjectID="_525582937" r:id="rId86"/>
        </w:object>
      </w:r>
    </w:p>
    <w:p>
      <w:pPr>
        <w:pStyle w:val="TF1"/>
        <w:rPr/>
      </w:pPr>
      <w:r>
        <w:rPr/>
        <w:t>Figure 5.2.2.2.5-1: UE-initiated connectivity to additional PDN from Un-trusted Non-3GPP IP Access with PMIPv6</w:t>
      </w:r>
    </w:p>
    <w:p>
      <w:pPr>
        <w:pStyle w:val="B1"/>
        <w:rPr/>
      </w:pPr>
      <w:r>
        <w:rPr/>
        <w:t>1)</w:t>
        <w:tab/>
        <w:t>The UE has performed the Initial S2b Attach procedure as defined in clause 5.x.2.y.z and has an established PDN connection.</w:t>
      </w:r>
    </w:p>
    <w:p>
      <w:pPr>
        <w:pStyle w:val="B1"/>
        <w:rPr/>
      </w:pPr>
      <w:r>
        <w:rPr/>
        <w:t>2)</w:t>
        <w:tab/>
        <w:t>The UE repeats the procedure of clause 5.2.2.2.2, Figure 5.2.2.2.2-2 for each additional PDN the UE wants to connect to, with the following exceptions:</w:t>
      </w:r>
    </w:p>
    <w:p>
      <w:pPr>
        <w:pStyle w:val="B2"/>
        <w:rPr/>
      </w:pPr>
      <w:r>
        <w:rPr/>
        <w:t>a)</w:t>
        <w:tab/>
        <w:t>Steps 1-4 are only performed in the initial attach procedure and not when connecting to an additional PDN.</w:t>
      </w:r>
    </w:p>
    <w:p>
      <w:pPr>
        <w:pStyle w:val="B2"/>
        <w:rPr/>
      </w:pPr>
      <w:r>
        <w:rPr/>
        <w:t xml:space="preserve">b) </w:t>
        <w:tab/>
        <w:t>The IKEv2 tunnel establishment procedure for each additional PDN connection is initiated with the ePDG that was selected in step 1;</w:t>
      </w:r>
    </w:p>
    <w:p>
      <w:pPr>
        <w:pStyle w:val="B2"/>
        <w:rPr/>
      </w:pPr>
      <w:r>
        <w:rPr/>
        <w:t>c)</w:t>
        <w:tab/>
        <w:t>The APN information corresponding to the requested PDN connection is conveyed with IKEv2 as specified in TS 33.402;</w:t>
      </w:r>
    </w:p>
    <w:p>
      <w:pPr>
        <w:pStyle w:val="B2"/>
        <w:rPr/>
      </w:pPr>
      <w:r>
        <w:rPr/>
        <w:t>d)</w:t>
        <w:tab/>
        <w:t>For network supporting multiple mobility protocols, if there was any dynamic IPMS decision in step 5, the AAA/HSS enforces the same IPMS decision for each additional PDN connection.</w:t>
      </w:r>
    </w:p>
    <w:p>
      <w:pPr>
        <w:pStyle w:val="Heading4"/>
        <w:bidi w:val="0"/>
        <w:ind w:start="1418" w:hanging="1418"/>
        <w:jc w:val="start"/>
        <w:rPr>
          <w:lang w:val="en-CA"/>
        </w:rPr>
      </w:pPr>
      <w:r>
        <w:rPr>
          <w:lang w:val="en-CA"/>
        </w:rPr>
        <w:t xml:space="preserve">5.2.2.3  </w:t>
        <w:tab/>
      </w:r>
      <w:r>
        <w:rPr/>
        <w:t>Procedures</w:t>
      </w:r>
      <w:r>
        <w:rPr>
          <w:lang w:val="en-CA"/>
        </w:rPr>
        <w:t xml:space="preserve"> for trusted BBF WLAN with traffic routed to the EPC with S2c</w:t>
      </w:r>
      <w:ins w:id="430" w:author="S2-104387" w:date="2010-09-14T14:46:00Z">
        <w:r>
          <w:rPr>
            <w:lang w:val="en-CA"/>
          </w:rPr>
          <w:t xml:space="preserve"> and BPCF-initiated S9* session establishment</w:t>
        </w:r>
      </w:ins>
    </w:p>
    <w:p>
      <w:pPr>
        <w:pStyle w:val="Heading5"/>
        <w:bidi w:val="0"/>
        <w:ind w:start="1701" w:hanging="1701"/>
        <w:jc w:val="start"/>
        <w:rPr>
          <w:lang w:val="en-CA"/>
        </w:rPr>
      </w:pPr>
      <w:r>
        <w:rPr/>
        <w:t>5.2.2.3.1</w:t>
        <w:tab/>
        <w:t>Initial Attach with DSMIPv6 on S2c to trusted BBF access</w:t>
      </w:r>
    </w:p>
    <w:p>
      <w:pPr>
        <w:pStyle w:val="EditorsNote"/>
        <w:rPr/>
      </w:pPr>
      <w:r>
        <w:rPr/>
        <w:t>Editor’s note: this procedure is based on TS 23.402, clause 6.3</w:t>
      </w:r>
    </w:p>
    <w:p>
      <w:pPr>
        <w:pStyle w:val="Normal"/>
        <w:rPr/>
      </w:pPr>
      <w:r>
        <w:rPr/>
        <w:t xml:space="preserve">This clause is related to the case when the UE attaches to a BBF access which is considered trusted. In this case only S2c procedures can be used in building block 1. </w:t>
      </w:r>
    </w:p>
    <w:p>
      <w:pPr>
        <w:pStyle w:val="Normal"/>
        <w:jc w:val="center"/>
        <w:rPr/>
      </w:pPr>
      <w:bookmarkStart w:id="165" w:name="_1275202739"/>
      <w:bookmarkEnd w:id="165"/>
      <w:r>
        <w:rPr/>
        <w:object w:dxaOrig="9134" w:dyaOrig="7668">
          <v:shape id="ole_rId88" style="width:407.8pt;height:342.75pt" o:ole="">
            <v:imagedata r:id="rId89" o:title=""/>
          </v:shape>
          <o:OLEObject Type="Embed" ProgID="" ShapeID="ole_rId88" DrawAspect="Content" ObjectID="_2011942963" r:id="rId88"/>
        </w:object>
      </w:r>
    </w:p>
    <w:p>
      <w:pPr>
        <w:pStyle w:val="TF1"/>
        <w:rPr/>
      </w:pPr>
      <w:r>
        <w:rPr/>
        <w:t>Figure 5.2.2.3.1-1. The existing figure from 23.402, v9.4.0</w:t>
      </w:r>
    </w:p>
    <w:p>
      <w:pPr>
        <w:pStyle w:val="Normal"/>
        <w:keepNext w:val="true"/>
        <w:rPr/>
      </w:pPr>
      <w:bookmarkStart w:id="166" w:name="_1334406101"/>
      <w:bookmarkStart w:id="167" w:name="_1334406078"/>
      <w:bookmarkStart w:id="168" w:name="_1334405657"/>
      <w:bookmarkEnd w:id="166"/>
      <w:bookmarkEnd w:id="167"/>
      <w:bookmarkEnd w:id="168"/>
      <w:r>
        <w:rPr/>
        <w:object w:dxaOrig="13290" w:dyaOrig="8655">
          <v:shape id="ole_rId90" style="width:462.45pt;height:300.3pt" o:ole="">
            <v:imagedata r:id="rId91" o:title=""/>
          </v:shape>
          <o:OLEObject Type="Embed" ProgID="" ShapeID="ole_rId90" DrawAspect="Content" ObjectID="_1245956582" r:id="rId90"/>
        </w:object>
      </w:r>
    </w:p>
    <w:p>
      <w:pPr>
        <w:pStyle w:val="WWCaption"/>
        <w:jc w:val="center"/>
        <w:rPr>
          <w:lang w:val="en-CA"/>
        </w:rPr>
      </w:pPr>
      <w:r>
        <w:rPr>
          <w:lang w:val="en-CA"/>
        </w:rPr>
      </w:r>
    </w:p>
    <w:p>
      <w:pPr>
        <w:pStyle w:val="TF1"/>
        <w:rPr/>
      </w:pPr>
      <w:r>
        <w:rPr/>
        <w:t>Figure 5.2.2.2.3-2: Initial attachment when S2c is used for roaming, non-roaming and LBO</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29"/>
        </w:numPr>
        <w:rPr>
          <w:lang w:val="en-CA"/>
        </w:rPr>
      </w:pPr>
      <w:r>
        <w:rPr>
          <w:lang w:val="en-CA"/>
        </w:rPr>
        <w:t>The UE may perform the 3GPP based (EAP) access authentication procedure involving the BBF access network. As part of this step, the permanent user identity (IMSI) is provided from the 3GPP AAA Server to the BBF access network</w:t>
      </w:r>
    </w:p>
    <w:p>
      <w:pPr>
        <w:pStyle w:val="EditorsNote"/>
        <w:rPr>
          <w:color w:val="000000"/>
          <w:lang w:val="en-CA"/>
          <w:del w:id="432" w:author="S2-104328" w:date="2010-09-14T15:00:00Z"/>
        </w:rPr>
      </w:pPr>
      <w:del w:id="431" w:author="S2-104328" w:date="2010-09-14T15:00:00Z">
        <w:r>
          <w:rPr>
            <w:lang w:val="en-CA"/>
          </w:rPr>
          <w:delText>Editor’s note: This step assumes that 3GPP-based access authentication will be supported by the BBF access network. This assumption should be verified with the BBF.</w:delText>
        </w:r>
      </w:del>
    </w:p>
    <w:p>
      <w:pPr>
        <w:pStyle w:val="EditorsNote"/>
        <w:keepLines/>
        <w:widowControl/>
        <w:numPr>
          <w:ilvl w:val="0"/>
          <w:numId w:val="0"/>
        </w:numPr>
        <w:bidi w:val="0"/>
        <w:spacing w:before="0" w:after="180"/>
        <w:ind w:start="1135" w:hanging="851"/>
        <w:rPr/>
      </w:pPr>
      <w:r>
        <w:rPr/>
        <w:t>The UE receives a local IP address from the BBF Access Network which is used as CoA in S2c signaling. How this is done is out of 3GPP scope, but it may involve IP address assignment by an RG or a BNG</w:t>
      </w:r>
    </w:p>
    <w:p>
      <w:pPr>
        <w:pStyle w:val="B1"/>
        <w:numPr>
          <w:ilvl w:val="0"/>
          <w:numId w:val="29"/>
        </w:numPr>
        <w:rPr>
          <w:lang w:val="en-CA"/>
        </w:rPr>
      </w:pPr>
      <w:r>
        <w:rPr>
          <w:lang w:val="en-CA"/>
        </w:rPr>
        <w:t>Triggered by steps 1 and 2, the BPCF is informed about the UE accessing over BBF Access. How this is done is out of 3GPP scope.</w:t>
      </w:r>
    </w:p>
    <w:p>
      <w:pPr>
        <w:pStyle w:val="B1"/>
        <w:numPr>
          <w:ilvl w:val="0"/>
          <w:numId w:val="29"/>
        </w:numPr>
        <w:rPr>
          <w:lang w:val="en-CA"/>
        </w:rPr>
      </w:pPr>
      <w:r>
        <w:rPr>
          <w:lang w:val="en-CA"/>
        </w:rPr>
        <w:t>If the BPCF receives the trigger in step 3 and policy interworking with PCRF is supported, the BPCF initiates S9* session establishment. The BPCF includes the UE identity,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Normal"/>
        <w:ind w:start="360" w:hanging="0"/>
        <w:rPr>
          <w:lang w:val="en-CA"/>
        </w:rPr>
      </w:pPr>
      <w:r>
        <w:rPr>
          <w:lang w:val="en-CA"/>
        </w:rPr>
        <w:t>5-10. The description of these steps are the same as for steps 1-8 in TS 23.402, clause 6.3</w:t>
      </w:r>
    </w:p>
    <w:p>
      <w:pPr>
        <w:pStyle w:val="Normal"/>
        <w:ind w:start="360" w:hanging="0"/>
        <w:rPr>
          <w:lang w:val="en-CA"/>
        </w:rPr>
      </w:pPr>
      <w:r>
        <w:rPr>
          <w:lang w:val="en-CA"/>
        </w:rPr>
        <w:t xml:space="preserve">11. The Gateway Control and QoS Rules provision procedure may be initiated by the PCRF towards the BPCF. </w:t>
      </w:r>
    </w:p>
    <w:p>
      <w:pPr>
        <w:pStyle w:val="Normal"/>
        <w:ind w:start="360" w:hanging="0"/>
        <w:rPr>
          <w:lang w:val="en-CA"/>
        </w:rPr>
      </w:pPr>
      <w:r>
        <w:rPr>
          <w:lang w:val="en-CA"/>
        </w:rPr>
        <w:t>12. The BPCF may interact with the BNG, e.g. to download policies. This step is out of 3GPP scope.</w:t>
      </w:r>
    </w:p>
    <w:p>
      <w:pPr>
        <w:pStyle w:val="Heading5"/>
        <w:bidi w:val="0"/>
        <w:ind w:start="1701" w:hanging="1701"/>
        <w:jc w:val="start"/>
        <w:rPr/>
      </w:pPr>
      <w:r>
        <w:rPr/>
        <w:t>5.2.2.3.2</w:t>
        <w:tab/>
        <w:t>UE-initiated Detach Procedure and UE-Requested PDN Disconnection with S2c in trusted BBF access</w:t>
      </w:r>
    </w:p>
    <w:p>
      <w:pPr>
        <w:pStyle w:val="EditorsNote"/>
        <w:rPr/>
      </w:pPr>
      <w:r>
        <w:rPr/>
        <w:t>Editor’s note: this procedure is based on TS 23.402, clause 6.5.2</w:t>
      </w:r>
    </w:p>
    <w:p>
      <w:pPr>
        <w:pStyle w:val="Normal"/>
        <w:rPr/>
      </w:pPr>
      <w:r>
        <w:rPr/>
        <w:t>The procedure in this clause applies to Detach Procedures, initiated by UE, and to the UE-requested PDN disconnection procedure.The UE can initiate the Detach procedure, e.g. when the UE is power off. For multiple PDN connectivity, this detach procedure shall be repeated for each PDN connected.</w:t>
      </w:r>
    </w:p>
    <w:p>
      <w:pPr>
        <w:pStyle w:val="Normal"/>
        <w:rPr/>
      </w:pPr>
      <w:r>
        <w:rPr/>
      </w:r>
    </w:p>
    <w:p>
      <w:pPr>
        <w:pStyle w:val="Normal"/>
        <w:keepNext w:val="true"/>
        <w:jc w:val="center"/>
        <w:rPr/>
      </w:pPr>
      <w:bookmarkStart w:id="169" w:name="_1273586816"/>
      <w:bookmarkStart w:id="170" w:name="_1273586268"/>
      <w:bookmarkStart w:id="171" w:name="_1273569047"/>
      <w:bookmarkEnd w:id="169"/>
      <w:bookmarkEnd w:id="170"/>
      <w:bookmarkEnd w:id="171"/>
      <w:r>
        <w:rPr/>
        <w:object w:dxaOrig="9315" w:dyaOrig="5910">
          <v:shape id="ole_rId92" style="width:414.05pt;height:262.65pt" o:ole="">
            <v:imagedata r:id="rId93" o:title=""/>
          </v:shape>
          <o:OLEObject Type="Embed" ProgID="" ShapeID="ole_rId92" DrawAspect="Content" ObjectID="_226411168" r:id="rId92"/>
        </w:object>
      </w:r>
    </w:p>
    <w:p>
      <w:pPr>
        <w:pStyle w:val="TF1"/>
        <w:rPr/>
      </w:pPr>
      <w:r>
        <w:rPr/>
        <w:t>Figure 5.2.2.3.2-1. The existing figure from 23.402, v9.4.0</w:t>
      </w:r>
    </w:p>
    <w:p>
      <w:pPr>
        <w:pStyle w:val="TH"/>
        <w:rPr/>
      </w:pPr>
      <w:bookmarkStart w:id="172" w:name="_1334406547"/>
      <w:bookmarkStart w:id="173" w:name="_1334406389"/>
      <w:bookmarkEnd w:id="172"/>
      <w:bookmarkEnd w:id="173"/>
      <w:r>
        <w:rPr/>
        <w:object w:dxaOrig="12630" w:dyaOrig="6960">
          <v:shape id="ole_rId94" style="width:484.35pt;height:266.9pt" o:ole="">
            <v:imagedata r:id="rId95" o:title=""/>
          </v:shape>
          <o:OLEObject Type="Embed" ProgID="" ShapeID="ole_rId94" DrawAspect="Content" ObjectID="_414795911" r:id="rId94"/>
        </w:object>
      </w:r>
    </w:p>
    <w:p>
      <w:pPr>
        <w:pStyle w:val="TF1"/>
        <w:rPr/>
      </w:pPr>
      <w:r>
        <w:rPr/>
        <w:t>Figure5.2.2.3.2-2: UE-initiated detach procedure with DSMIPv6</w:t>
      </w:r>
    </w:p>
    <w:p>
      <w:pPr>
        <w:pStyle w:val="Normal"/>
        <w:rPr/>
      </w:pPr>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1-4) The description of these steps are the same as for steps 1-5 in 23.402, clause 6.5.2</w:t>
      </w:r>
    </w:p>
    <w:p>
      <w:pPr>
        <w:pStyle w:val="B1"/>
        <w:rPr/>
      </w:pPr>
      <w:r>
        <w:rPr/>
        <w:t xml:space="preserve">5) </w:t>
        <w:tab/>
        <w:t xml:space="preserve">Triggered by the IP-CAN session termination in step 3, the PCRF executes a Gateway Control and QoS Rules Provision procedure or, if this is the last PDN Connection for the UE, a PCRF-Initiated Gateway Control Session Termination Procedure with the BPCF. </w:t>
      </w:r>
    </w:p>
    <w:p>
      <w:pPr>
        <w:pStyle w:val="B1"/>
        <w:rPr/>
      </w:pPr>
      <w:r>
        <w:rPr/>
        <w:t>6)</w:t>
      </w:r>
      <w:r>
        <w:rPr>
          <w:rFonts w:eastAsia="MS Mincho;ＭＳ 明朝"/>
        </w:rPr>
        <w:tab/>
      </w:r>
      <w:r>
        <w:rPr/>
        <w:t>The description of this step is the same as for step 6 in 23.402, clause 6.5.2</w:t>
      </w:r>
    </w:p>
    <w:p>
      <w:pPr>
        <w:pStyle w:val="B1"/>
        <w:rPr/>
      </w:pPr>
      <w:r>
        <w:rPr/>
        <w:t>7)</w:t>
      </w:r>
      <w:r>
        <w:rPr>
          <w:rFonts w:eastAsia="MS Mincho;ＭＳ 明朝"/>
        </w:rPr>
        <w:tab/>
      </w:r>
      <w:r>
        <w:rPr/>
        <w:t>The description of this step is the same as for step 7 in 23.402, clause 6.5.2</w:t>
      </w:r>
    </w:p>
    <w:p>
      <w:pPr>
        <w:pStyle w:val="Heading5"/>
        <w:bidi w:val="0"/>
        <w:ind w:start="1701" w:hanging="1701"/>
        <w:jc w:val="start"/>
        <w:rPr/>
      </w:pPr>
      <w:r>
        <w:rPr/>
        <w:t>5.2.2.3.3</w:t>
        <w:tab/>
        <w:t>HSS-initiated Detach Procedure with S2c in trusted BBF access</w:t>
      </w:r>
    </w:p>
    <w:p>
      <w:pPr>
        <w:pStyle w:val="EditorsNote"/>
        <w:rPr/>
      </w:pPr>
      <w:r>
        <w:rPr/>
        <w:t>Editor’s note: this procedure is based on TS 23.402, clause 6.5.3</w:t>
      </w:r>
    </w:p>
    <w:p>
      <w:pPr>
        <w:pStyle w:val="Normal"/>
        <w:rPr/>
      </w:pPr>
      <w:r>
        <w:rPr/>
        <w:t>The procedure in this clause applies to Detach Procedures, initiated by HSS.</w:t>
      </w:r>
    </w:p>
    <w:p>
      <w:pPr>
        <w:pStyle w:val="B1"/>
        <w:jc w:val="center"/>
        <w:rPr/>
      </w:pPr>
      <w:bookmarkStart w:id="174" w:name="_1319360653"/>
      <w:bookmarkEnd w:id="174"/>
      <w:r>
        <w:rPr/>
        <w:object w:dxaOrig="9359" w:dyaOrig="6119">
          <v:shape id="ole_rId96" style="width:363.55pt;height:237.4pt" o:ole="">
            <v:imagedata r:id="rId97" o:title=""/>
          </v:shape>
          <o:OLEObject Type="Embed" ProgID="" ShapeID="ole_rId96" DrawAspect="Content" ObjectID="_2066727010" r:id="rId96"/>
        </w:object>
      </w:r>
    </w:p>
    <w:p>
      <w:pPr>
        <w:pStyle w:val="TF1"/>
        <w:rPr/>
      </w:pPr>
      <w:r>
        <w:rPr/>
        <w:t>Figure 5.2.2.3.3-1. The existing figure from 23.402, v9.4.0</w:t>
      </w:r>
    </w:p>
    <w:p>
      <w:pPr>
        <w:pStyle w:val="TH"/>
        <w:rPr/>
      </w:pPr>
      <w:bookmarkStart w:id="175" w:name="_1334407495"/>
      <w:bookmarkStart w:id="176" w:name="_1334406958"/>
      <w:bookmarkEnd w:id="175"/>
      <w:bookmarkEnd w:id="176"/>
      <w:r>
        <w:rPr/>
        <w:object w:dxaOrig="12630" w:dyaOrig="6960">
          <v:shape id="ole_rId98" style="width:484.35pt;height:266.9pt" o:ole="">
            <v:imagedata r:id="rId99" o:title=""/>
          </v:shape>
          <o:OLEObject Type="Embed" ProgID="" ShapeID="ole_rId98" DrawAspect="Content" ObjectID="_365318655" r:id="rId98"/>
        </w:object>
      </w:r>
    </w:p>
    <w:p>
      <w:pPr>
        <w:pStyle w:val="TF1"/>
        <w:rPr/>
      </w:pPr>
      <w:r>
        <w:rPr/>
        <w:t>Figure5.2.2.3.3-2: HSS-initiated detach procedure with DSMIPv6</w:t>
      </w:r>
    </w:p>
    <w:p>
      <w:pPr>
        <w:pStyle w:val="B1"/>
        <w:rPr/>
      </w:pPr>
      <w:r>
        <w:rPr/>
        <w:t>1-7) The description of these steps are the same as for steps 1-7 in 23.402, clause 6.5.3</w:t>
      </w:r>
    </w:p>
    <w:p>
      <w:pPr>
        <w:pStyle w:val="Heading5"/>
        <w:bidi w:val="0"/>
        <w:ind w:start="1701" w:hanging="1701"/>
        <w:jc w:val="start"/>
        <w:rPr/>
      </w:pPr>
      <w:r>
        <w:rPr/>
        <w:t>5.2.2.3.4</w:t>
        <w:tab/>
        <w:t>PDN GW-initiated PDN disconnection Procedure with S2c in trusted BBF access</w:t>
      </w:r>
    </w:p>
    <w:p>
      <w:pPr>
        <w:pStyle w:val="EditorsNote"/>
        <w:rPr/>
      </w:pPr>
      <w:r>
        <w:rPr/>
        <w:t>Editor’s note: this procedure is based on TS 23.402, clause 6.5.4</w:t>
      </w:r>
    </w:p>
    <w:p>
      <w:pPr>
        <w:pStyle w:val="Normal"/>
        <w:rPr/>
      </w:pPr>
      <w:r>
        <w:rPr/>
        <w:t>The procedure in this clause applies to PDN disconnection procedure initiated by PDN GW.</w:t>
      </w:r>
    </w:p>
    <w:p>
      <w:pPr>
        <w:pStyle w:val="B1"/>
        <w:jc w:val="center"/>
        <w:rPr/>
      </w:pPr>
      <w:bookmarkStart w:id="177" w:name="_1320107028"/>
      <w:bookmarkStart w:id="178" w:name="_1318229061"/>
      <w:bookmarkEnd w:id="177"/>
      <w:bookmarkEnd w:id="178"/>
      <w:r>
        <w:rPr/>
        <w:object w:dxaOrig="9359" w:dyaOrig="6119">
          <v:shape id="ole_rId100" style="width:364.5pt;height:238.3pt" o:ole="">
            <v:imagedata r:id="rId101" o:title=""/>
          </v:shape>
          <o:OLEObject Type="Embed" ProgID="" ShapeID="ole_rId100" DrawAspect="Content" ObjectID="_1698747732" r:id="rId100"/>
        </w:object>
      </w:r>
    </w:p>
    <w:p>
      <w:pPr>
        <w:pStyle w:val="TF1"/>
        <w:rPr/>
      </w:pPr>
      <w:r>
        <w:rPr/>
        <w:t>Figure 5.2.2.3.4-1. The existing figure from 23.402, v9.4.0</w:t>
      </w:r>
    </w:p>
    <w:p>
      <w:pPr>
        <w:pStyle w:val="TH"/>
        <w:rPr/>
      </w:pPr>
      <w:bookmarkStart w:id="179" w:name="_1334407522"/>
      <w:bookmarkStart w:id="180" w:name="_1334407489"/>
      <w:bookmarkStart w:id="181" w:name="_1334407473"/>
      <w:bookmarkStart w:id="182" w:name="_1334407465"/>
      <w:bookmarkStart w:id="183" w:name="_1334407409"/>
      <w:bookmarkStart w:id="184" w:name="_1334407399"/>
      <w:bookmarkStart w:id="185" w:name="_1334407362"/>
      <w:bookmarkEnd w:id="179"/>
      <w:bookmarkEnd w:id="180"/>
      <w:bookmarkEnd w:id="181"/>
      <w:bookmarkEnd w:id="182"/>
      <w:bookmarkEnd w:id="183"/>
      <w:bookmarkEnd w:id="184"/>
      <w:bookmarkEnd w:id="185"/>
      <w:r>
        <w:rPr/>
        <w:object w:dxaOrig="12630" w:dyaOrig="6960">
          <v:shape id="ole_rId102" style="width:484.35pt;height:266.9pt" o:ole="">
            <v:imagedata r:id="rId103" o:title=""/>
          </v:shape>
          <o:OLEObject Type="Embed" ProgID="" ShapeID="ole_rId102" DrawAspect="Content" ObjectID="_1402002557" r:id="rId102"/>
        </w:object>
      </w:r>
    </w:p>
    <w:p>
      <w:pPr>
        <w:pStyle w:val="TF1"/>
        <w:rPr/>
      </w:pPr>
      <w:r>
        <w:rPr/>
        <w:t>Figure 5.2.2.3.4-2: PDN GW-initiated PDN disconnection procedure with DSMIPv6</w:t>
      </w:r>
    </w:p>
    <w:p>
      <w:pPr>
        <w:pStyle w:val="B1"/>
        <w:rPr/>
      </w:pPr>
      <w:r>
        <w:rPr/>
        <w:t>1-7) The description of these steps are the same as for steps 1-7 in 23.402, clause 6.5.4</w:t>
      </w:r>
    </w:p>
    <w:p>
      <w:pPr>
        <w:pStyle w:val="Heading5"/>
        <w:bidi w:val="0"/>
        <w:ind w:start="1701" w:hanging="1701"/>
        <w:jc w:val="start"/>
        <w:rPr/>
      </w:pPr>
      <w:r>
        <w:rPr/>
        <w:t xml:space="preserve">5.2.2.3.5 </w:t>
        <w:tab/>
        <w:t>E-UTRAN to Trusted BBF access Handover with DSMIPv6 on S2c</w:t>
      </w:r>
    </w:p>
    <w:p>
      <w:pPr>
        <w:pStyle w:val="EditorsNote"/>
        <w:rPr/>
      </w:pPr>
      <w:r>
        <w:rPr/>
        <w:t>Editor’s note: this procedure is based on TS 23.402, clause 8.4.2</w:t>
      </w:r>
    </w:p>
    <w:p>
      <w:pPr>
        <w:pStyle w:val="Normal"/>
        <w:rPr/>
      </w:pPr>
      <w:r>
        <w:rPr/>
        <w:t>This clause shows a call flow for a handover when a UE moves from an E-UTRAN to an trusted BBF access network.</w:t>
      </w:r>
    </w:p>
    <w:p>
      <w:pPr>
        <w:pStyle w:val="TH"/>
        <w:rPr>
          <w:b w:val="false"/>
          <w:b w:val="false"/>
        </w:rPr>
      </w:pPr>
      <w:bookmarkStart w:id="186" w:name="_1334408383"/>
      <w:bookmarkStart w:id="187" w:name="_1334408223"/>
      <w:bookmarkStart w:id="188" w:name="_1306223604"/>
      <w:bookmarkStart w:id="189" w:name="_1298893773"/>
      <w:bookmarkEnd w:id="186"/>
      <w:bookmarkEnd w:id="187"/>
      <w:bookmarkEnd w:id="188"/>
      <w:bookmarkEnd w:id="189"/>
      <w:r>
        <w:rPr/>
        <w:object w:dxaOrig="10470" w:dyaOrig="9735">
          <v:shape id="ole_rId104" style="width:413pt;height:383.55pt" o:ole="">
            <v:imagedata r:id="rId105" o:title=""/>
          </v:shape>
          <o:OLEObject Type="Embed" ProgID="" ShapeID="ole_rId104" DrawAspect="Content" ObjectID="_823849284" r:id="rId104"/>
        </w:object>
      </w:r>
    </w:p>
    <w:p>
      <w:pPr>
        <w:pStyle w:val="TF1"/>
        <w:rPr/>
      </w:pPr>
      <w:r>
        <w:rPr/>
        <w:t>Figure 5.2.2.3.5-1. The existing figure from 23.402, v9.4.0</w:t>
      </w:r>
    </w:p>
    <w:p>
      <w:pPr>
        <w:pStyle w:val="TF1"/>
        <w:rPr/>
      </w:pPr>
      <w:bookmarkStart w:id="190" w:name="_1334413314"/>
      <w:bookmarkStart w:id="191" w:name="_1334409058"/>
      <w:bookmarkStart w:id="192" w:name="_1334409046"/>
      <w:bookmarkStart w:id="193" w:name="_1334409025"/>
      <w:bookmarkStart w:id="194" w:name="_1334408805"/>
      <w:bookmarkStart w:id="195" w:name="_1334408779"/>
      <w:bookmarkStart w:id="196" w:name="_1334408755"/>
      <w:bookmarkStart w:id="197" w:name="_1334408738"/>
      <w:bookmarkStart w:id="198" w:name="_1334408705"/>
      <w:bookmarkStart w:id="199" w:name="_1334408692"/>
      <w:bookmarkStart w:id="200" w:name="_1334408481"/>
      <w:bookmarkEnd w:id="190"/>
      <w:bookmarkEnd w:id="191"/>
      <w:bookmarkEnd w:id="192"/>
      <w:bookmarkEnd w:id="193"/>
      <w:bookmarkEnd w:id="194"/>
      <w:bookmarkEnd w:id="195"/>
      <w:bookmarkEnd w:id="196"/>
      <w:bookmarkEnd w:id="197"/>
      <w:bookmarkEnd w:id="198"/>
      <w:bookmarkEnd w:id="199"/>
      <w:bookmarkEnd w:id="200"/>
      <w:r>
        <w:rPr/>
        <w:object w:dxaOrig="14160" w:dyaOrig="8670">
          <v:shape id="ole_rId106" style="width:489.2pt;height:297.35pt" o:ole="">
            <v:imagedata r:id="rId107" o:title=""/>
          </v:shape>
          <o:OLEObject Type="Embed" ProgID="" ShapeID="ole_rId106" DrawAspect="Content" ObjectID="_1039476941" r:id="rId106"/>
        </w:object>
      </w:r>
    </w:p>
    <w:p>
      <w:pPr>
        <w:pStyle w:val="TF1"/>
        <w:rPr/>
      </w:pPr>
      <w:r>
        <w:rPr/>
        <w:t>Figure 5.2.2.3.5-2: E-UTRAN to Trusted BBFAccess Handover</w:t>
      </w:r>
    </w:p>
    <w:p>
      <w:pPr>
        <w:pStyle w:val="Normal"/>
        <w:rPr/>
      </w:pPr>
      <w:r>
        <w:rPr/>
        <w:t xml:space="preserve">Both the roaming and non-roaming scenarios are depicted in the figure. </w:t>
      </w:r>
    </w:p>
    <w:p>
      <w:pPr>
        <w:pStyle w:val="Normal"/>
        <w:rPr/>
      </w:pPr>
      <w:r>
        <w:rPr/>
        <w:t xml:space="preserve">For connectivity to multiple PDNs, steps 7-10 are repeated for each PDN the UE is connected to. </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8.4.2</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 </w:t>
      </w:r>
    </w:p>
    <w:p>
      <w:pPr>
        <w:pStyle w:val="EditorsNote"/>
        <w:rPr>
          <w:lang w:val="en-CA"/>
          <w:del w:id="434" w:author="S2-104328" w:date="2010-09-14T15:00:00Z"/>
        </w:rPr>
      </w:pPr>
      <w:del w:id="433" w:author="S2-104328" w:date="2010-09-14T15:00:00Z">
        <w:r>
          <w:rPr>
            <w:lang w:val="en-CA"/>
          </w:rPr>
          <w:delText>Editor’s note: This step assumes that 3GPP-based access authentication will be supported by the BBF access network. This assumption should be verified with the BBF.</w:delText>
        </w:r>
      </w:del>
    </w:p>
    <w:p>
      <w:pPr>
        <w:pStyle w:val="EditorsNote"/>
        <w:rPr>
          <w:lang w:val="en-CA"/>
        </w:rPr>
      </w:pPr>
      <w:r>
        <w:rPr>
          <w:lang w:val="en-CA"/>
        </w:rPr>
        <w:t>4</w:t>
        <w:tab/>
        <w:t>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UE Identity and IP-CAN type in the message to the PCRF. The details of how the BPCF is notified about the UE connecting in steps 3-5 is out of scope for 3GPP specifications.</w:t>
      </w:r>
    </w:p>
    <w:p>
      <w:pPr>
        <w:pStyle w:val="EditorsNote"/>
        <w:rPr>
          <w:lang w:val="en-CA"/>
        </w:rPr>
      </w:pPr>
      <w:r>
        <w:rPr>
          <w:lang w:val="en-CA"/>
        </w:rPr>
        <w:t>Editor’s note: Step 6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-11) The description of these steps are the same as for steps 6-11 in 23.402, clause 8.3.2, excluding step 10</w:t>
      </w:r>
    </w:p>
    <w:p>
      <w:pPr>
        <w:pStyle w:val="B1"/>
        <w:rPr/>
      </w:pPr>
      <w:r>
        <w:rPr/>
        <w:t xml:space="preserve">12) </w:t>
      </w:r>
      <w:r>
        <w:rPr>
          <w:lang w:val="en-CA"/>
        </w:rPr>
        <w:t>The Gateway Control and QoS Rules provision procedure may be initiated by the PCRF towards the BPCF. Depending on the reply from the BPCF, the PCRF may update the PCC rules in the PCEF</w:t>
      </w:r>
    </w:p>
    <w:p>
      <w:pPr>
        <w:pStyle w:val="B1"/>
        <w:rPr>
          <w:lang w:val="en-CA"/>
        </w:rPr>
      </w:pPr>
      <w:r>
        <w:rPr>
          <w:lang w:val="en-CA"/>
        </w:rPr>
        <w:t>13) The BPCF may interact with the BNG, e.g. to download policies. This step is out of 3GPP scope.</w:t>
      </w:r>
    </w:p>
    <w:p>
      <w:pPr>
        <w:pStyle w:val="B1"/>
        <w:rPr/>
      </w:pPr>
      <w:r>
        <w:rPr>
          <w:lang w:val="en-CA"/>
        </w:rPr>
        <w:t xml:space="preserve">14) </w:t>
      </w:r>
      <w:r>
        <w:rPr/>
        <w:t>The description of these steps are the same as for step 12 in 23.402, clause 8.3.2</w:t>
      </w:r>
    </w:p>
    <w:p>
      <w:pPr>
        <w:pStyle w:val="Heading4"/>
        <w:bidi w:val="0"/>
        <w:ind w:start="1418" w:hanging="1418"/>
        <w:jc w:val="start"/>
        <w:rPr>
          <w:lang w:val="en-CA"/>
          <w:ins w:id="436" w:author="S2-103557" w:date="2010-09-14T15:09:00Z"/>
        </w:rPr>
      </w:pPr>
      <w:ins w:id="435" w:author="S2-103557" w:date="2010-09-14T15:09:00Z">
        <w:r>
          <w:rPr>
            <w:lang w:val="en-CA"/>
          </w:rPr>
        </w:r>
      </w:ins>
    </w:p>
    <w:p>
      <w:pPr>
        <w:pStyle w:val="Heading5"/>
        <w:bidi w:val="0"/>
        <w:ind w:start="1701" w:hanging="1701"/>
        <w:jc w:val="start"/>
        <w:rPr/>
      </w:pPr>
      <w:ins w:id="437" w:author="S2-103557" w:date="2010-09-14T15:09:00Z">
        <w:r>
          <w:rPr>
            <w:lang w:val="en-CA"/>
          </w:rPr>
          <w:t xml:space="preserve">5.2.2.3.6 </w:t>
        </w:r>
      </w:ins>
      <w:ins w:id="438" w:author="S2-103557" w:date="2010-09-14T15:09:00Z">
        <w:r>
          <w:rPr/>
          <w:t>Network-initiated Dynamic PCC for S2c when accessing trusted BBF access</w:t>
        </w:r>
      </w:ins>
    </w:p>
    <w:p>
      <w:pPr>
        <w:pStyle w:val="Normal"/>
        <w:rPr/>
      </w:pPr>
      <w:ins w:id="440" w:author="S2-103557" w:date="2010-09-14T15:09:00Z">
        <w:r>
          <w:rPr/>
          <w:t xml:space="preserve">This procedure is applicable if the UE accesses over a BBF Access network which is considered trusted. </w:t>
        </w:r>
      </w:ins>
    </w:p>
    <w:p>
      <w:pPr>
        <w:pStyle w:val="Normal"/>
        <w:rPr/>
      </w:pPr>
      <w:ins w:id="442" w:author="S2-103557" w:date="2010-09-14T15:09:00Z">
        <w:r>
          <w:rPr/>
          <w:t>If dynamic PCC is deployed, the procedure given in Figure 6.6.x-1 is used by the PCRF to provision rules to the BBF IP access and for the BBF IP access to enforce the policy by controlling the resources and configuration in the access. The access specific procedure executed in the BBF access is not within the scope of this specification.</w:t>
        </w:r>
      </w:ins>
    </w:p>
    <w:p>
      <w:pPr>
        <w:pStyle w:val="Normal"/>
        <w:rPr/>
      </w:pPr>
      <w:ins w:id="444" w:author="S2-103557" w:date="2010-09-14T15:09:00Z">
        <w:r>
          <w:rPr/>
        </w:r>
      </w:ins>
    </w:p>
    <w:p>
      <w:pPr>
        <w:pStyle w:val="TH"/>
        <w:rPr/>
      </w:pPr>
      <w:ins w:id="446" w:author="S2-103557" w:date="2010-09-14T15:09:00Z">
        <w:r>
          <w:rPr/>
        </w:r>
      </w:ins>
    </w:p>
    <w:p>
      <w:pPr>
        <w:pStyle w:val="TH"/>
        <w:rPr/>
      </w:pPr>
      <w:ins w:id="448" w:author="S2-103557" w:date="2010-09-14T15:09:00Z">
        <w:bookmarkStart w:id="201" w:name="_1343726314"/>
        <w:bookmarkStart w:id="202" w:name="_1343127049"/>
        <w:bookmarkStart w:id="203" w:name="_1332158818"/>
        <w:bookmarkEnd w:id="201"/>
        <w:bookmarkEnd w:id="202"/>
        <w:bookmarkEnd w:id="203"/>
        <w:r>
          <w:rPr/>
          <w:object w:dxaOrig="11535" w:dyaOrig="6975">
            <v:shape id="ole_rId108" style="width:442.35pt;height:267.45pt" o:ole="">
              <v:imagedata r:id="rId109" o:title=""/>
            </v:shape>
            <o:OLEObject Type="Embed" ProgID="" ShapeID="ole_rId108" DrawAspect="Content" ObjectID="_1958213060" r:id="rId108"/>
          </w:object>
        </w:r>
      </w:ins>
    </w:p>
    <w:p>
      <w:pPr>
        <w:pStyle w:val="TF1"/>
        <w:rPr/>
      </w:pPr>
      <w:ins w:id="450" w:author="S2-103557" w:date="2010-09-14T15:09:00Z">
        <w:r>
          <w:rPr/>
          <w:t>Figure 5.5.2.3.6-1: Network-initiated dynamic policy control procedure in Trusted BBF IP Access for S2c</w:t>
        </w:r>
      </w:ins>
    </w:p>
    <w:p>
      <w:pPr>
        <w:pStyle w:val="Normal"/>
        <w:rPr/>
      </w:pPr>
      <w:ins w:id="452" w:author="S2-103557" w:date="2010-09-14T15:09:00Z">
        <w:r>
          <w:rPr/>
          <w:t>This procedure concerns both the non-roaming (as Figure 4.2.2-1) and roaming case (as Figure 4.2.3-1). In the roaming case, the vPCRF in the VPLMN forwards messages between the BPCF and the hPCRF in the HPLMN. In the case of Local Breakout (as Figure 4.2.3-4), the vPCRF forwards messages sent between the PDN GW and the hPCRF. In the non-roaming case, the vPCRF is not involved at all.</w:t>
        </w:r>
      </w:ins>
    </w:p>
    <w:p>
      <w:pPr>
        <w:pStyle w:val="Normal"/>
        <w:rPr/>
      </w:pPr>
      <w:ins w:id="454" w:author="S2-103557" w:date="2010-09-14T15:09:00Z">
        <w:r>
          <w:rPr/>
          <w:t>The optional interaction steps between the gateways and the PCRF in the procedures only occur if dynamic policy provisioning is deployed. Otherwise policy may be statically configured with the gateway.</w:t>
        </w:r>
      </w:ins>
    </w:p>
    <w:p>
      <w:pPr>
        <w:pStyle w:val="B1"/>
        <w:rPr/>
      </w:pPr>
      <w:ins w:id="456" w:author="S2-103557" w:date="2010-09-14T15:09:00Z">
        <w:r>
          <w:rPr/>
          <w:t>1.</w:t>
          <w:tab/>
          <w:t>The PCRF initiates the Gateway Control and QoS Policy Rules Provision Procedure specified in TS 23.203 [19] by sending a message with the QoS rules to the BPCF.</w:t>
        </w:r>
      </w:ins>
    </w:p>
    <w:p>
      <w:pPr>
        <w:pStyle w:val="B1"/>
        <w:rPr/>
      </w:pPr>
      <w:ins w:id="458" w:author="S2-103557" w:date="2010-09-14T15:09:00Z">
        <w:r>
          <w:rPr/>
          <w:t>2.</w:t>
          <w:tab/>
          <w:t>The BBF Access Network performs admission control based on the rules provisioned to it, and establishes all necessary resources and configuration in the BBF access network. The details of this step are out of the scope of this specification.</w:t>
        </w:r>
      </w:ins>
    </w:p>
    <w:p>
      <w:pPr>
        <w:pStyle w:val="B1"/>
        <w:rPr/>
      </w:pPr>
      <w:ins w:id="460" w:author="S2-103557" w:date="2010-09-14T15:09:00Z">
        <w:r>
          <w:rPr/>
          <w:t>3.</w:t>
          <w:tab/>
          <w:t>The BPCF responds to the PCRF indicating the result of the request received in Step 1 and thus completing the GW Control and QoS Rules Provision procedure started in step 1.</w:t>
        </w:r>
      </w:ins>
    </w:p>
    <w:p>
      <w:pPr>
        <w:pStyle w:val="B1"/>
        <w:rPr/>
      </w:pPr>
      <w:ins w:id="462" w:author="S2-103557" w:date="2010-09-14T15:09:00Z">
        <w:r>
          <w:rPr/>
          <w:t>4.</w:t>
          <w:tab/>
          <w:t>The PCRF initiates the PCC Rules Provision Procedure as specified in TS 23.203 [19]. The PCRF provides updated PCC rules to the PCEF for enforcement by means of a PCC Rules Provision procedure specified in TS 23.203 [19].</w:t>
        </w:r>
      </w:ins>
    </w:p>
    <w:p>
      <w:pPr>
        <w:pStyle w:val="NO"/>
        <w:rPr/>
      </w:pPr>
      <w:ins w:id="464" w:author="S2-103557" w:date="2010-09-14T15:09:00Z">
        <w:r>
          <w:rPr/>
          <w:t>NOTE:</w:t>
          <w:tab/>
          <w:t>Step 4 may occur before step 1 or performed in parallel with steps 1</w:t>
          <w:noBreakHyphen/>
          <w:t>3 if acknowledgement of resource allocation is not required to update PCC rules in PCEF. For details please refer to TS 23.203 [19].</w:t>
        </w:r>
      </w:ins>
    </w:p>
    <w:p>
      <w:pPr>
        <w:pStyle w:val="Normal"/>
        <w:rPr>
          <w:lang w:val="en-CA"/>
          <w:ins w:id="467" w:author="S2-103557" w:date="2010-09-14T15:10:00Z"/>
        </w:rPr>
      </w:pPr>
      <w:ins w:id="466" w:author="S2-103557" w:date="2010-09-14T15:10:00Z">
        <w:r>
          <w:rPr>
            <w:lang w:val="en-CA"/>
          </w:rPr>
        </w:r>
      </w:ins>
    </w:p>
    <w:p>
      <w:pPr>
        <w:pStyle w:val="Heading5"/>
        <w:bidi w:val="0"/>
        <w:ind w:start="1701" w:hanging="1701"/>
        <w:jc w:val="start"/>
        <w:rPr/>
      </w:pPr>
      <w:ins w:id="468" w:author="S2-103557" w:date="2010-09-14T15:11:00Z">
        <w:r>
          <w:rPr/>
          <w:t xml:space="preserve">5.2.2.3.7 </w:t>
          <w:tab/>
          <w:t>UE-initiated Connectivity to Additional PDN with S2c over trusted BBF access</w:t>
        </w:r>
      </w:ins>
    </w:p>
    <w:p>
      <w:pPr>
        <w:pStyle w:val="EditorsNote"/>
        <w:rPr/>
      </w:pPr>
      <w:ins w:id="470" w:author="S2-103557" w:date="2010-09-14T15:11:00Z">
        <w:r>
          <w:rPr/>
          <w:t>Editor’s note: this procedure is based on TS 23.402, clause 6.8.3</w:t>
        </w:r>
      </w:ins>
    </w:p>
    <w:p>
      <w:pPr>
        <w:pStyle w:val="Normal"/>
        <w:rPr/>
      </w:pPr>
      <w:ins w:id="472" w:author="S2-103557" w:date="2010-09-14T15:11:00Z">
        <w:r>
          <w:rPr/>
          <w:t xml:space="preserve">This clause is related to the case when the UE has an established PDN connection and wishes to establish one or more additional PDN connections. </w:t>
        </w:r>
      </w:ins>
    </w:p>
    <w:p>
      <w:pPr>
        <w:pStyle w:val="Normal"/>
        <w:rPr/>
      </w:pPr>
      <w:ins w:id="474" w:author="S2-103557" w:date="2010-09-14T15:11:00Z">
        <w:r>
          <w:rPr/>
          <w:t xml:space="preserve">There can be more than one PDN connection per APN if the PDN GW supports that feature. </w:t>
        </w:r>
      </w:ins>
    </w:p>
    <w:p>
      <w:pPr>
        <w:pStyle w:val="TH"/>
        <w:rPr/>
      </w:pPr>
      <w:ins w:id="476" w:author="S2-103557" w:date="2010-09-14T15:11:00Z">
        <w:bookmarkStart w:id="204" w:name="_1343727190"/>
        <w:bookmarkStart w:id="205" w:name="_1343727029"/>
        <w:bookmarkEnd w:id="204"/>
        <w:bookmarkEnd w:id="205"/>
        <w:r>
          <w:rPr/>
          <w:object w:dxaOrig="8115" w:dyaOrig="3075">
            <v:shape id="ole_rId110" style="width:405.75pt;height:153.75pt" o:ole="">
              <v:imagedata r:id="rId111" o:title=""/>
            </v:shape>
            <o:OLEObject Type="Embed" ProgID="" ShapeID="ole_rId110" DrawAspect="Content" ObjectID="_1269711910" r:id="rId110"/>
          </w:object>
        </w:r>
      </w:ins>
    </w:p>
    <w:p>
      <w:pPr>
        <w:pStyle w:val="TF1"/>
        <w:rPr/>
      </w:pPr>
      <w:ins w:id="478" w:author="S2-103557" w:date="2010-09-14T15:11:00Z">
        <w:r>
          <w:rPr/>
          <w:t>Figure 5.2.2.3.7-1: UE-initiated connectivity to additional PDN from Trusted Non-3GPP IP Access with S2c</w:t>
        </w:r>
      </w:ins>
    </w:p>
    <w:p>
      <w:pPr>
        <w:pStyle w:val="B1"/>
        <w:rPr/>
      </w:pPr>
      <w:ins w:id="480" w:author="S2-103557" w:date="2010-09-14T15:11:00Z">
        <w:r>
          <w:rPr/>
          <w:t>1)</w:t>
          <w:tab/>
          <w:t>The UE has performed the Initial S2c attach procedure as defined in clause 5.2.2.3.1 and has an established PDN connection.</w:t>
        </w:r>
      </w:ins>
    </w:p>
    <w:p>
      <w:pPr>
        <w:pStyle w:val="B1"/>
        <w:rPr/>
      </w:pPr>
      <w:ins w:id="482" w:author="S2-103557" w:date="2010-09-14T15:11:00Z">
        <w:r>
          <w:rPr/>
          <w:t>2)</w:t>
          <w:tab/>
          <w:t>The UE repeats the procedure of clause 5.2.2.3.1, Figure 5.2.2.3.1-2 for each additional PDN the UE wants to connect to, with the following exceptions:</w:t>
        </w:r>
      </w:ins>
    </w:p>
    <w:p>
      <w:pPr>
        <w:pStyle w:val="B2"/>
        <w:rPr/>
      </w:pPr>
      <w:ins w:id="484" w:author="S2-103557" w:date="2010-09-14T15:11:00Z">
        <w:r>
          <w:rPr/>
          <w:t>a)</w:t>
          <w:tab/>
          <w:t>Steps 1-4 are only performed in the initial attach procedure and not when connecting to an additional PDN.</w:t>
        </w:r>
      </w:ins>
    </w:p>
    <w:p>
      <w:pPr>
        <w:pStyle w:val="B2"/>
        <w:rPr/>
      </w:pPr>
      <w:ins w:id="486" w:author="S2-103557" w:date="2010-09-14T15:11:00Z">
        <w:r>
          <w:rPr/>
          <w:t>b)</w:t>
          <w:tab/>
          <w:t>For network supporting multiple mobility protocols, if there was any dynamic IPMS decision in step 5, the AAA/HSS enforces the same IPMS decision for each additional PDN connection.</w:t>
        </w:r>
      </w:ins>
    </w:p>
    <w:p>
      <w:pPr>
        <w:pStyle w:val="Heading3"/>
        <w:bidi w:val="0"/>
        <w:jc w:val="start"/>
        <w:rPr/>
      </w:pPr>
      <w:ins w:id="488" w:author="S2-103557" w:date="2010-09-14T15:11:00Z">
        <w:r>
          <w:rPr/>
        </w:r>
      </w:ins>
    </w:p>
    <w:p>
      <w:pPr>
        <w:pStyle w:val="Normal"/>
        <w:rPr>
          <w:lang w:val="en-GB"/>
        </w:rPr>
      </w:pPr>
      <w:r>
        <w:rPr>
          <w:lang w:val="en-GB"/>
        </w:rPr>
      </w:r>
    </w:p>
    <w:p>
      <w:pPr>
        <w:pStyle w:val="Heading4"/>
        <w:bidi w:val="0"/>
        <w:ind w:start="1418" w:hanging="1418"/>
        <w:jc w:val="start"/>
        <w:rPr>
          <w:lang w:val="en-CA"/>
        </w:rPr>
      </w:pPr>
      <w:r>
        <w:rPr>
          <w:lang w:val="en-CA"/>
        </w:rPr>
        <w:t xml:space="preserve">5.2.2.4  </w:t>
        <w:tab/>
      </w:r>
      <w:r>
        <w:rPr/>
        <w:t>Procedures</w:t>
      </w:r>
      <w:r>
        <w:rPr>
          <w:lang w:val="en-CA"/>
        </w:rPr>
        <w:t xml:space="preserve"> for untrusted BBF WLAN with traffic routed to the EPC with S2c</w:t>
      </w:r>
      <w:ins w:id="490" w:author="S2-104387" w:date="2010-09-14T14:47:00Z">
        <w:r>
          <w:rPr>
            <w:lang w:val="en-CA"/>
          </w:rPr>
          <w:t xml:space="preserve"> and BPCF-initiated S9* session establishment</w:t>
        </w:r>
      </w:ins>
    </w:p>
    <w:p>
      <w:pPr>
        <w:pStyle w:val="Heading5"/>
        <w:bidi w:val="0"/>
        <w:ind w:start="1701" w:hanging="1701"/>
        <w:jc w:val="start"/>
        <w:rPr>
          <w:lang w:val="en-CA"/>
        </w:rPr>
      </w:pPr>
      <w:r>
        <w:rPr/>
        <w:t>5.2.2.4.1</w:t>
        <w:tab/>
        <w:t>Initial Attach with DSMIPv6 on S2c to untrusted BBF access</w:t>
      </w:r>
    </w:p>
    <w:p>
      <w:pPr>
        <w:pStyle w:val="EditorsNote"/>
        <w:rPr/>
      </w:pPr>
      <w:r>
        <w:rPr/>
        <w:t>Editor’s note: this procedure is based on TS 23.402, clause 7.3</w:t>
      </w:r>
    </w:p>
    <w:p>
      <w:pPr>
        <w:pStyle w:val="Normal"/>
        <w:rPr/>
      </w:pPr>
      <w:r>
        <w:rPr/>
        <w:t xml:space="preserve">This clause is related to the case when the UE attaches to a BBF access which is considered untrusted. In this case only S2c procedures can be used. </w:t>
      </w:r>
    </w:p>
    <w:p>
      <w:pPr>
        <w:pStyle w:val="Normal"/>
        <w:jc w:val="center"/>
        <w:rPr/>
      </w:pPr>
      <w:bookmarkStart w:id="206" w:name="_1334409964"/>
      <w:bookmarkStart w:id="207" w:name="_1290494944"/>
      <w:bookmarkEnd w:id="206"/>
      <w:bookmarkEnd w:id="207"/>
      <w:r>
        <w:rPr/>
        <w:object w:dxaOrig="8969" w:dyaOrig="6674">
          <v:shape id="ole_rId112" style="width:374.9pt;height:279.3pt" o:ole="">
            <v:imagedata r:id="rId113" o:title=""/>
          </v:shape>
          <o:OLEObject Type="Embed" ProgID="" ShapeID="ole_rId112" DrawAspect="Content" ObjectID="_1506494831" r:id="rId112"/>
        </w:object>
      </w:r>
    </w:p>
    <w:p>
      <w:pPr>
        <w:pStyle w:val="TF1"/>
        <w:rPr/>
      </w:pPr>
      <w:r>
        <w:rPr/>
        <w:t>Figure 5.2.2.4.1-1. The existing figure from 23.402, v9.4.0</w:t>
      </w:r>
    </w:p>
    <w:p>
      <w:pPr>
        <w:pStyle w:val="Normal"/>
        <w:keepNext w:val="true"/>
        <w:rPr/>
      </w:pPr>
      <w:bookmarkStart w:id="208" w:name="_1334411517"/>
      <w:bookmarkStart w:id="209" w:name="_1334410001"/>
      <w:bookmarkStart w:id="210" w:name="_1334409947"/>
      <w:bookmarkStart w:id="211" w:name="_1334409626"/>
      <w:bookmarkEnd w:id="208"/>
      <w:bookmarkEnd w:id="209"/>
      <w:bookmarkEnd w:id="210"/>
      <w:bookmarkEnd w:id="211"/>
      <w:r>
        <w:rPr/>
        <w:object w:dxaOrig="13290" w:dyaOrig="8655">
          <v:shape id="ole_rId114" style="width:462.45pt;height:300.3pt" o:ole="">
            <v:imagedata r:id="rId115" o:title=""/>
          </v:shape>
          <o:OLEObject Type="Embed" ProgID="" ShapeID="ole_rId114" DrawAspect="Content" ObjectID="_1166815889" r:id="rId114"/>
        </w:object>
      </w:r>
    </w:p>
    <w:p>
      <w:pPr>
        <w:pStyle w:val="TF1"/>
        <w:rPr/>
      </w:pPr>
      <w:r>
        <w:rPr/>
        <w:t>Figure 5.2.2.4.1-2: Initial attachment when S2c is used for roaming, non-roaming and LBO</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15"/>
        </w:numPr>
        <w:rPr>
          <w:lang w:val="en-CA"/>
        </w:rPr>
      </w:pPr>
      <w:r>
        <w:rPr>
          <w:lang w:val="en-CA"/>
        </w:rPr>
        <w:t>The UE may perform the 3GPP based (EAP) access authentication procedure involving the BBF access network. As part of this step, the permanent user identity (IMSI) is provided from the 3GPP AAA Server to the BBF access network.</w:t>
      </w:r>
    </w:p>
    <w:p>
      <w:pPr>
        <w:pStyle w:val="EditorsNote"/>
        <w:rPr>
          <w:lang w:val="en-CA"/>
          <w:del w:id="492" w:author="S2-104328" w:date="2010-09-14T15:00:00Z"/>
        </w:rPr>
      </w:pPr>
      <w:del w:id="491" w:author="S2-104328" w:date="2010-09-14T15:00:00Z">
        <w:r>
          <w:rPr>
            <w:lang w:val="en-CA"/>
          </w:rPr>
          <w:delText>Editor’s note: This step assumes that 3GPP-based access authentication will be supported by the BBF access network. This assumption should be verified with the BBF.</w:delText>
        </w:r>
      </w:del>
    </w:p>
    <w:p>
      <w:pPr>
        <w:pStyle w:val="EditorsNote"/>
        <w:numPr>
          <w:ilvl w:val="0"/>
          <w:numId w:val="15"/>
        </w:numPr>
        <w:rPr/>
      </w:pPr>
      <w:r>
        <w:rPr/>
        <w:t>T</w:t>
      </w:r>
      <w:r>
        <w:rPr>
          <w:lang w:val="en-CA"/>
        </w:rPr>
        <w:t xml:space="preserve">he UE receives a local IP address from the BBF Access Network. How this is done is out of 3GPP scope, but it may involve IP address assignment by an RG or a BNG. </w:t>
      </w:r>
    </w:p>
    <w:p>
      <w:pPr>
        <w:pStyle w:val="B1"/>
        <w:numPr>
          <w:ilvl w:val="0"/>
          <w:numId w:val="15"/>
        </w:numPr>
        <w:rPr>
          <w:lang w:val="en-CA"/>
        </w:rPr>
      </w:pPr>
      <w:r>
        <w:rPr>
          <w:lang w:val="en-CA"/>
        </w:rPr>
        <w:t>Triggered by steps 1 and 2, the BPCF is informed about the UE accessing over BBF Access. How this is done is out of 3GPP scope.</w:t>
      </w:r>
    </w:p>
    <w:p>
      <w:pPr>
        <w:pStyle w:val="B1"/>
        <w:numPr>
          <w:ilvl w:val="0"/>
          <w:numId w:val="15"/>
        </w:numPr>
        <w:rPr>
          <w:lang w:val="en-CA"/>
        </w:rPr>
      </w:pPr>
      <w:r>
        <w:rPr>
          <w:lang w:val="en-CA"/>
        </w:rPr>
        <w:t>If the BPCF receives the trigger in step 3 and policy interworking with PCRF is supported, the BPCF initiates S9* session establishment. The BPCF includes the UE identity,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ind w:start="360" w:hanging="0"/>
        <w:rPr>
          <w:rStyle w:val="EditorsNoteChar"/>
          <w:lang w:val="en-CA"/>
        </w:rPr>
      </w:pPr>
      <w:r>
        <w:rPr>
          <w:lang w:val="en-CA"/>
        </w:rPr>
      </w:r>
    </w:p>
    <w:p>
      <w:pPr>
        <w:pStyle w:val="Normal"/>
        <w:ind w:start="360" w:hanging="0"/>
        <w:rPr/>
      </w:pPr>
      <w:r>
        <w:rPr>
          <w:lang w:val="en-CA"/>
        </w:rPr>
        <w:t>5-13. The description of these steps are the same as for steps 1-8 in TS 23.402, clause 7.3</w:t>
      </w:r>
    </w:p>
    <w:p>
      <w:pPr>
        <w:pStyle w:val="Normal"/>
        <w:ind w:start="360" w:hanging="0"/>
        <w:rPr>
          <w:lang w:val="en-CA"/>
        </w:rPr>
      </w:pPr>
      <w:r>
        <w:rPr>
          <w:lang w:val="en-CA"/>
        </w:rPr>
        <w:t xml:space="preserve">14. The Gateway Control and QoS Rules provision procedure may be initiated by the PCRF towards the BPCF.  </w:t>
      </w:r>
    </w:p>
    <w:p>
      <w:pPr>
        <w:pStyle w:val="Normal"/>
        <w:ind w:start="360" w:hanging="0"/>
        <w:rPr>
          <w:lang w:val="en-CA"/>
        </w:rPr>
      </w:pPr>
      <w:r>
        <w:rPr>
          <w:lang w:val="en-CA"/>
        </w:rPr>
        <w:t>15. The BPCF may interact with the BNG, e.g. to download policies. This step is out of 3GPP scope.</w:t>
      </w:r>
    </w:p>
    <w:p>
      <w:pPr>
        <w:pStyle w:val="Heading5"/>
        <w:bidi w:val="0"/>
        <w:ind w:start="1701" w:hanging="1701"/>
        <w:jc w:val="start"/>
        <w:rPr/>
      </w:pPr>
      <w:r>
        <w:rPr/>
        <w:t>5.2.2.4.2</w:t>
        <w:tab/>
        <w:t>UE-initiated Detach Procedure and UE-Requested PDN Disconnection with S2c in untrusted BBF access</w:t>
      </w:r>
    </w:p>
    <w:p>
      <w:pPr>
        <w:pStyle w:val="EditorsNote"/>
        <w:rPr/>
      </w:pPr>
      <w:r>
        <w:rPr/>
        <w:t>Editor’s note: this procedure is based on TS 23.402, clause 7.5.2</w:t>
      </w:r>
    </w:p>
    <w:p>
      <w:pPr>
        <w:pStyle w:val="Normal"/>
        <w:rPr/>
      </w:pPr>
      <w:r>
        <w:rPr/>
        <w:t>The procedure in this clause applies to Detach Procedures, initiated by UE, and to the UE-requested PDN disconnection procedure.The UE can initiate the Detach procedure, e.g. when the UE is power off. For multiple PDN connectivity, this detach procedure shall be repeated for each PDN connected.</w:t>
      </w:r>
    </w:p>
    <w:p>
      <w:pPr>
        <w:pStyle w:val="Normal"/>
        <w:rPr/>
      </w:pPr>
      <w:r>
        <w:rPr/>
      </w:r>
    </w:p>
    <w:p>
      <w:pPr>
        <w:pStyle w:val="Normal"/>
        <w:keepNext w:val="true"/>
        <w:jc w:val="center"/>
        <w:rPr>
          <w:lang w:val="en-US" w:eastAsia="en-US"/>
        </w:rPr>
      </w:pPr>
      <w:bookmarkStart w:id="212" w:name="_1280066498"/>
      <w:bookmarkEnd w:id="212"/>
      <w:r>
        <w:rPr>
          <w:lang w:val="en-US" w:eastAsia="en-US"/>
        </w:rPr>
        <w:object w:dxaOrig="9329" w:dyaOrig="6600">
          <v:shape id="ole_rId116" style="width:466.45pt;height:330pt" o:ole="">
            <v:imagedata r:id="rId117" o:title=""/>
          </v:shape>
          <o:OLEObject Type="Embed" ProgID="" ShapeID="ole_rId116" DrawAspect="Content" ObjectID="_1580131220" r:id="rId116"/>
        </w:object>
      </w:r>
    </w:p>
    <w:p>
      <w:pPr>
        <w:pStyle w:val="TF1"/>
        <w:rPr/>
      </w:pPr>
      <w:r>
        <w:rPr/>
        <w:t>Figure 5.2.2.4.2-1. The existing figure from 23.402, v9.4.0</w:t>
      </w:r>
    </w:p>
    <w:p>
      <w:pPr>
        <w:pStyle w:val="TH"/>
        <w:rPr/>
      </w:pPr>
      <w:bookmarkStart w:id="213" w:name="_1334410523"/>
      <w:bookmarkEnd w:id="213"/>
      <w:r>
        <w:rPr/>
        <w:object w:dxaOrig="12630" w:dyaOrig="6960">
          <v:shape id="ole_rId118" style="width:484.35pt;height:266.9pt" o:ole="">
            <v:imagedata r:id="rId119" o:title=""/>
          </v:shape>
          <o:OLEObject Type="Embed" ProgID="" ShapeID="ole_rId118" DrawAspect="Content" ObjectID="_1378747748" r:id="rId118"/>
        </w:object>
      </w:r>
    </w:p>
    <w:p>
      <w:pPr>
        <w:pStyle w:val="TF1"/>
        <w:rPr/>
      </w:pPr>
      <w:r>
        <w:rPr/>
        <w:t>Figure 5.2.2.4.2-2: UE-initiated detach procedure with DSMIPv6</w:t>
      </w:r>
    </w:p>
    <w:p>
      <w:pPr>
        <w:pStyle w:val="Normal"/>
        <w:rPr/>
      </w:pPr>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1-4) The description of these steps are the same as for steps 1-5 in 23.402, clause 7.5.2</w:t>
      </w:r>
    </w:p>
    <w:p>
      <w:pPr>
        <w:pStyle w:val="B1"/>
        <w:rPr/>
      </w:pPr>
      <w:r>
        <w:rPr/>
        <w:t xml:space="preserve">5) </w:t>
        <w:tab/>
        <w:t xml:space="preserve">Triggered by the IP-CAN session termination in step 3, the PCRF executes a Gateway Control and QoS Rules Provision procedure or, if this is the last PDN Connection for the UE, a PCRF-Initiated Gateway Control Session Termination Procedure with the BPCF. </w:t>
      </w:r>
    </w:p>
    <w:p>
      <w:pPr>
        <w:pStyle w:val="B1"/>
        <w:rPr/>
      </w:pPr>
      <w:r>
        <w:rPr/>
        <w:t>6-8)</w:t>
      </w:r>
      <w:r>
        <w:rPr>
          <w:rFonts w:eastAsia="MS Mincho;ＭＳ 明朝"/>
        </w:rPr>
        <w:t xml:space="preserve"> </w:t>
      </w:r>
      <w:r>
        <w:rPr/>
        <w:t>The description of this step is the same as for step 6 in 23.402, clause 7.5.2</w:t>
      </w:r>
    </w:p>
    <w:p>
      <w:pPr>
        <w:pStyle w:val="Heading5"/>
        <w:bidi w:val="0"/>
        <w:ind w:start="1701" w:hanging="1701"/>
        <w:jc w:val="start"/>
        <w:rPr/>
      </w:pPr>
      <w:r>
        <w:rPr/>
        <w:t>5.2.2.4.3</w:t>
        <w:tab/>
        <w:t>HSS-initiated Detach Procedure with S2c in untrusted BBF access</w:t>
      </w:r>
    </w:p>
    <w:p>
      <w:pPr>
        <w:pStyle w:val="EditorsNote"/>
        <w:rPr/>
      </w:pPr>
      <w:r>
        <w:rPr/>
        <w:t>Editor’s note: this procedure is based on TS 23.402, clause 7.5.3</w:t>
      </w:r>
    </w:p>
    <w:p>
      <w:pPr>
        <w:pStyle w:val="Normal"/>
        <w:rPr/>
      </w:pPr>
      <w:r>
        <w:rPr/>
        <w:t>The procedure in this clause applies to Detach Procedures, initiated by HSS.</w:t>
      </w:r>
    </w:p>
    <w:p>
      <w:pPr>
        <w:pStyle w:val="B1"/>
        <w:jc w:val="center"/>
        <w:rPr/>
      </w:pPr>
      <w:bookmarkStart w:id="214" w:name="_1319360880"/>
      <w:bookmarkEnd w:id="214"/>
      <w:r>
        <w:rPr/>
        <w:object w:dxaOrig="9269" w:dyaOrig="6600">
          <v:shape id="ole_rId120" style="width:365.15pt;height:260pt" o:ole="">
            <v:imagedata r:id="rId121" o:title=""/>
          </v:shape>
          <o:OLEObject Type="Embed" ProgID="" ShapeID="ole_rId120" DrawAspect="Content" ObjectID="_1063013216" r:id="rId120"/>
        </w:object>
      </w:r>
    </w:p>
    <w:p>
      <w:pPr>
        <w:pStyle w:val="TF1"/>
        <w:rPr/>
      </w:pPr>
      <w:r>
        <w:rPr/>
        <w:t>Figure 5.2.2.4.3-1. The existing figure from 23.402, v9.4.0</w:t>
      </w:r>
    </w:p>
    <w:p>
      <w:pPr>
        <w:pStyle w:val="TH"/>
        <w:rPr/>
      </w:pPr>
      <w:bookmarkStart w:id="215" w:name="_1334410939"/>
      <w:bookmarkEnd w:id="215"/>
      <w:r>
        <w:rPr/>
        <w:object w:dxaOrig="12630" w:dyaOrig="6960">
          <v:shape id="ole_rId122" style="width:484.35pt;height:266.9pt" o:ole="">
            <v:imagedata r:id="rId123" o:title=""/>
          </v:shape>
          <o:OLEObject Type="Embed" ProgID="" ShapeID="ole_rId122" DrawAspect="Content" ObjectID="_832398151" r:id="rId122"/>
        </w:object>
      </w:r>
    </w:p>
    <w:p>
      <w:pPr>
        <w:pStyle w:val="TF1"/>
        <w:rPr/>
      </w:pPr>
      <w:r>
        <w:rPr/>
        <w:t>Figure 5.2.2.4.3-2: HSS-initiated detach procedure with DSMIPv6</w:t>
      </w:r>
    </w:p>
    <w:p>
      <w:pPr>
        <w:pStyle w:val="B1"/>
        <w:rPr/>
      </w:pPr>
      <w:r>
        <w:rPr/>
        <w:t>1-8) The description of these steps are the same as for steps 1-7 in 23.402, clause 7.5.3</w:t>
      </w:r>
    </w:p>
    <w:p>
      <w:pPr>
        <w:pStyle w:val="Heading5"/>
        <w:bidi w:val="0"/>
        <w:ind w:start="1701" w:hanging="1701"/>
        <w:jc w:val="start"/>
        <w:rPr/>
      </w:pPr>
      <w:r>
        <w:rPr/>
        <w:t>5.2.2.4.4</w:t>
        <w:tab/>
        <w:t>PDN GW-initiated PDN disconnection Procedure with S2c in untrusted BBF access</w:t>
      </w:r>
    </w:p>
    <w:p>
      <w:pPr>
        <w:pStyle w:val="EditorsNote"/>
        <w:rPr/>
      </w:pPr>
      <w:r>
        <w:rPr/>
        <w:t>Editor’s note: this procedure is based on TS 23.402, clause 7.5.4</w:t>
      </w:r>
    </w:p>
    <w:p>
      <w:pPr>
        <w:pStyle w:val="Normal"/>
        <w:rPr/>
      </w:pPr>
      <w:r>
        <w:rPr/>
        <w:t>The procedure in this clause applies to PDN disconnection procedure initiated by PDN GW.</w:t>
      </w:r>
    </w:p>
    <w:p>
      <w:pPr>
        <w:pStyle w:val="B1"/>
        <w:jc w:val="center"/>
        <w:rPr/>
      </w:pPr>
      <w:bookmarkStart w:id="216" w:name="_1319361175"/>
      <w:bookmarkStart w:id="217" w:name="_1319361129"/>
      <w:bookmarkStart w:id="218" w:name="_1318058744"/>
      <w:bookmarkEnd w:id="216"/>
      <w:bookmarkEnd w:id="217"/>
      <w:bookmarkEnd w:id="218"/>
      <w:r>
        <w:rPr/>
        <w:object w:dxaOrig="9359" w:dyaOrig="6119">
          <v:shape id="ole_rId124" style="width:373.4pt;height:244.1pt" o:ole="">
            <v:imagedata r:id="rId125" o:title=""/>
          </v:shape>
          <o:OLEObject Type="Embed" ProgID="" ShapeID="ole_rId124" DrawAspect="Content" ObjectID="_2076848288" r:id="rId124"/>
        </w:object>
      </w:r>
    </w:p>
    <w:p>
      <w:pPr>
        <w:pStyle w:val="TF1"/>
        <w:rPr/>
      </w:pPr>
      <w:r>
        <w:rPr/>
        <w:t>Figure 5.2.2.4.4-1. The existing figure from 23.402, v9.4.0</w:t>
      </w:r>
    </w:p>
    <w:p>
      <w:pPr>
        <w:pStyle w:val="TH"/>
        <w:rPr/>
      </w:pPr>
      <w:bookmarkStart w:id="219" w:name="_1334411152"/>
      <w:bookmarkEnd w:id="219"/>
      <w:r>
        <w:rPr/>
        <w:object w:dxaOrig="12630" w:dyaOrig="6960">
          <v:shape id="ole_rId126" style="width:484.35pt;height:266.9pt" o:ole="">
            <v:imagedata r:id="rId127" o:title=""/>
          </v:shape>
          <o:OLEObject Type="Embed" ProgID="" ShapeID="ole_rId126" DrawAspect="Content" ObjectID="_1738816265" r:id="rId126"/>
        </w:object>
      </w:r>
    </w:p>
    <w:p>
      <w:pPr>
        <w:pStyle w:val="TF1"/>
        <w:rPr/>
      </w:pPr>
      <w:r>
        <w:rPr/>
        <w:t>Figure 5.2.2.4.4-2: PDN GW-initiated PDN disconnection procedure with DSMIPv6</w:t>
      </w:r>
    </w:p>
    <w:p>
      <w:pPr>
        <w:pStyle w:val="B1"/>
        <w:rPr/>
      </w:pPr>
      <w:r>
        <w:rPr/>
        <w:t>1-8) The description of these steps are the same as for steps 1-7 in 23.402, clause 7.5.4</w:t>
      </w:r>
    </w:p>
    <w:p>
      <w:pPr>
        <w:pStyle w:val="Heading5"/>
        <w:bidi w:val="0"/>
        <w:ind w:start="1701" w:hanging="1701"/>
        <w:jc w:val="start"/>
        <w:rPr/>
      </w:pPr>
      <w:r>
        <w:rPr/>
        <w:t xml:space="preserve">5.2.2.4.5 </w:t>
        <w:tab/>
        <w:t>E-UTRAN to untrusted BBF access Handover with DSMIPv6 on S2c</w:t>
      </w:r>
    </w:p>
    <w:p>
      <w:pPr>
        <w:pStyle w:val="EditorsNote"/>
        <w:rPr/>
      </w:pPr>
      <w:r>
        <w:rPr/>
        <w:t>Editor’s note: this procedure is based on TS 23.402, clause 8.4.3</w:t>
      </w:r>
    </w:p>
    <w:p>
      <w:pPr>
        <w:pStyle w:val="Normal"/>
        <w:rPr/>
      </w:pPr>
      <w:r>
        <w:rPr/>
        <w:t>This clause shows a call flow for a handover when a UE moves from an E-UTRAN to an untrusted BBF access network.</w:t>
      </w:r>
    </w:p>
    <w:p>
      <w:pPr>
        <w:pStyle w:val="TH"/>
        <w:rPr/>
      </w:pPr>
      <w:bookmarkStart w:id="220" w:name="_1298893827"/>
      <w:bookmarkEnd w:id="220"/>
      <w:r>
        <w:rPr/>
        <w:object w:dxaOrig="10079" w:dyaOrig="9120">
          <v:shape id="ole_rId128" style="width:393.05pt;height:356.1pt" o:ole="">
            <v:imagedata r:id="rId129" o:title=""/>
          </v:shape>
          <o:OLEObject Type="Embed" ProgID="" ShapeID="ole_rId128" DrawAspect="Content" ObjectID="_2111469368" r:id="rId128"/>
        </w:object>
      </w:r>
    </w:p>
    <w:p>
      <w:pPr>
        <w:pStyle w:val="TF1"/>
        <w:rPr/>
      </w:pPr>
      <w:r>
        <w:rPr/>
        <w:t>Figure 5.2.2.4.5-1. The existing figure from 23.402, v9.4.0</w:t>
      </w:r>
    </w:p>
    <w:p>
      <w:pPr>
        <w:pStyle w:val="TF1"/>
        <w:rPr/>
      </w:pPr>
      <w:bookmarkStart w:id="221" w:name="_1334413240"/>
      <w:bookmarkStart w:id="222" w:name="_1334413234"/>
      <w:bookmarkStart w:id="223" w:name="_1334413199"/>
      <w:bookmarkStart w:id="224" w:name="_1334413020"/>
      <w:bookmarkEnd w:id="221"/>
      <w:bookmarkEnd w:id="222"/>
      <w:bookmarkEnd w:id="223"/>
      <w:bookmarkEnd w:id="224"/>
      <w:r>
        <w:rPr/>
        <w:object w:dxaOrig="14160" w:dyaOrig="8670">
          <v:shape id="ole_rId130" style="width:489.2pt;height:297.35pt" o:ole="">
            <v:imagedata r:id="rId131" o:title=""/>
          </v:shape>
          <o:OLEObject Type="Embed" ProgID="" ShapeID="ole_rId130" DrawAspect="Content" ObjectID="_1363082652" r:id="rId130"/>
        </w:object>
      </w:r>
      <w:r>
        <w:rPr/>
        <w:t>Figure 5.2.2.4.5-2: E-UTRAN to untrusted BBFAccess Handover</w:t>
      </w:r>
    </w:p>
    <w:p>
      <w:pPr>
        <w:pStyle w:val="Normal"/>
        <w:rPr/>
      </w:pPr>
      <w:r>
        <w:rPr/>
        <w:t xml:space="preserve">Both the roaming and non-roaming scenarios are depicted in the figure. </w:t>
      </w:r>
    </w:p>
    <w:p>
      <w:pPr>
        <w:pStyle w:val="Normal"/>
        <w:rPr/>
      </w:pPr>
      <w:r>
        <w:rPr/>
        <w:t xml:space="preserve">For connectivity to multiple PDNs, steps 7-10 are repeated for each PDN the UE is connected to. </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8.4.3</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w:t>
      </w:r>
    </w:p>
    <w:p>
      <w:pPr>
        <w:pStyle w:val="EditorsNote"/>
        <w:rPr>
          <w:lang w:val="en-CA"/>
          <w:del w:id="494" w:author="S2-104328" w:date="2010-09-14T15:00:00Z"/>
        </w:rPr>
      </w:pPr>
      <w:del w:id="493" w:author="S2-104328" w:date="2010-09-14T15:00:00Z">
        <w:r>
          <w:rPr>
            <w:lang w:val="en-CA"/>
          </w:rPr>
          <w:delText>Editor’s note: This step assumes that 3GPP-based access authentication will be supported by the BBF access network. This assumption should be verified with the BBF.</w:delText>
        </w:r>
      </w:del>
    </w:p>
    <w:p>
      <w:pPr>
        <w:pStyle w:val="EditorsNote"/>
        <w:rPr>
          <w:lang w:val="en-CA"/>
        </w:rPr>
      </w:pPr>
      <w:r>
        <w:rPr>
          <w:lang w:val="en-CA"/>
        </w:rPr>
        <w:t>4)  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UE Identity and IP-CAN type in the message to the PCRF. The details of how the BPCF is notified about the UE connecting in steps 3-5 is out of scope for 3GPP specifications.</w:t>
      </w:r>
    </w:p>
    <w:p>
      <w:pPr>
        <w:pStyle w:val="B1"/>
        <w:rPr>
          <w:color w:val="FF0000"/>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-14) The description of these steps are the same as for steps 3-9 in 23.402, clause 8.4.3.</w:t>
      </w:r>
    </w:p>
    <w:p>
      <w:pPr>
        <w:pStyle w:val="B1"/>
        <w:rPr/>
      </w:pPr>
      <w:r>
        <w:rPr/>
        <w:t xml:space="preserve">12) </w:t>
      </w:r>
      <w:r>
        <w:rPr>
          <w:lang w:val="en-CA"/>
        </w:rPr>
        <w:t>The Gateway Control and QoS Rules provision procedure may be initiated by the PCRF towards the BPCF. Depending on the reply from the BPCF, the PCRF may update the PCC rules in the PCEF</w:t>
      </w:r>
    </w:p>
    <w:p>
      <w:pPr>
        <w:pStyle w:val="B1"/>
        <w:rPr>
          <w:lang w:val="en-CA"/>
        </w:rPr>
      </w:pPr>
      <w:r>
        <w:rPr>
          <w:lang w:val="en-CA"/>
        </w:rPr>
        <w:t>13) The BPCF may interact with the BNG, e.g. to download policies. This step is out of 3GPP scope.</w:t>
      </w:r>
    </w:p>
    <w:p>
      <w:pPr>
        <w:pStyle w:val="B1"/>
        <w:rPr/>
      </w:pPr>
      <w:r>
        <w:rPr>
          <w:lang w:val="en-CA"/>
        </w:rPr>
        <w:t xml:space="preserve">14) </w:t>
      </w:r>
      <w:r>
        <w:rPr/>
        <w:t>The description of these steps are the same as for step 10 in 23.402, clause 8.4.3</w:t>
      </w:r>
    </w:p>
    <w:p>
      <w:pPr>
        <w:pStyle w:val="B1"/>
        <w:rPr/>
      </w:pPr>
      <w:ins w:id="495" w:author="S2-103557" w:date="2010-09-14T15:11:00Z">
        <w:r>
          <w:rPr/>
        </w:r>
      </w:ins>
    </w:p>
    <w:p>
      <w:pPr>
        <w:pStyle w:val="Heading5"/>
        <w:bidi w:val="0"/>
        <w:ind w:start="1701" w:hanging="1701"/>
        <w:jc w:val="start"/>
        <w:rPr/>
      </w:pPr>
      <w:ins w:id="497" w:author="S2-103557" w:date="2010-09-14T15:12:00Z">
        <w:r>
          <w:rPr/>
          <w:t xml:space="preserve">5.2.2.4.6 </w:t>
          <w:tab/>
          <w:t>Network-initiated Dynamic PCC for S2c when accessing untrusted BBF access</w:t>
        </w:r>
      </w:ins>
    </w:p>
    <w:p>
      <w:pPr>
        <w:pStyle w:val="Normal"/>
        <w:rPr/>
      </w:pPr>
      <w:ins w:id="499" w:author="S2-103557" w:date="2010-09-14T15:12:00Z">
        <w:r>
          <w:rPr/>
          <w:t xml:space="preserve">This procedure is applicable if the UE accesses over a BBF Access network which is considered untrusted. </w:t>
        </w:r>
      </w:ins>
    </w:p>
    <w:p>
      <w:pPr>
        <w:pStyle w:val="Normal"/>
        <w:rPr/>
      </w:pPr>
      <w:ins w:id="501" w:author="S2-103557" w:date="2010-09-14T15:12:00Z">
        <w:r>
          <w:rPr/>
          <w:t>If dynamic PCC is deployed, the procedure given in Figure 6.6.x-1 is used by the PCRF to provision rules to the BBF IP access and for the BBF IP access to enforce the policy by controlling the resources and configuration in the access. The access specific procedure executed in the BBF access is not within the scope of this specification.</w:t>
        </w:r>
      </w:ins>
    </w:p>
    <w:p>
      <w:pPr>
        <w:pStyle w:val="Normal"/>
        <w:rPr/>
      </w:pPr>
      <w:ins w:id="503" w:author="S2-103557" w:date="2010-09-14T15:12:00Z">
        <w:r>
          <w:rPr/>
        </w:r>
      </w:ins>
    </w:p>
    <w:p>
      <w:pPr>
        <w:pStyle w:val="TH"/>
        <w:rPr/>
      </w:pPr>
      <w:ins w:id="505" w:author="S2-103557" w:date="2010-09-14T15:12:00Z">
        <w:r>
          <w:rPr/>
        </w:r>
      </w:ins>
    </w:p>
    <w:p>
      <w:pPr>
        <w:pStyle w:val="TH"/>
        <w:rPr/>
      </w:pPr>
      <w:ins w:id="507" w:author="S2-103557" w:date="2010-09-14T15:12:00Z">
        <w:r>
          <w:rPr/>
          <w:object w:dxaOrig="11534" w:dyaOrig="6974">
            <v:shape id="ole_rId132" style="width:442.3pt;height:267.45pt" o:ole="">
              <v:imagedata r:id="rId133" o:title=""/>
            </v:shape>
            <o:OLEObject Type="Embed" ProgID="" ShapeID="ole_rId132" DrawAspect="Content" ObjectID="_613713357" r:id="rId132"/>
          </w:object>
        </w:r>
      </w:ins>
    </w:p>
    <w:p>
      <w:pPr>
        <w:pStyle w:val="TF1"/>
        <w:rPr/>
      </w:pPr>
      <w:ins w:id="509" w:author="S2-103557" w:date="2010-09-14T15:12:00Z">
        <w:r>
          <w:rPr/>
          <w:t>Figure 5.5.2.4.6-1: Network-initiated dynamic policy control procedure in un-</w:t>
        </w:r>
      </w:ins>
      <w:ins w:id="510" w:author="S2-103557" w:date="2010-09-14T15:13:00Z">
        <w:r>
          <w:rPr/>
          <w:t>t</w:t>
        </w:r>
      </w:ins>
      <w:ins w:id="511" w:author="S2-103557" w:date="2010-09-14T15:12:00Z">
        <w:r>
          <w:rPr/>
          <w:t>rusted BBF IP Access for S2c</w:t>
        </w:r>
      </w:ins>
    </w:p>
    <w:p>
      <w:pPr>
        <w:pStyle w:val="Normal"/>
        <w:rPr/>
      </w:pPr>
      <w:ins w:id="513" w:author="S2-103557" w:date="2010-09-14T15:12:00Z">
        <w:r>
          <w:rPr/>
          <w:t>This procedure concerns both the non-roaming (as Figure 4.2.2-1) and roaming case (as Figure 4.2.3-1). In the roaming case, the vPCRF in the VPLMN forwards messages between the BPCF and the hPCRF in the HPLMN. In the case of Local Breakout (as Figure 4.2.3-4), the vPCRF forwards messages sent between the PDN GW and the hPCRF. In the non-roaming case, the vPCRF is not involved at all.</w:t>
        </w:r>
      </w:ins>
    </w:p>
    <w:p>
      <w:pPr>
        <w:pStyle w:val="Normal"/>
        <w:rPr/>
      </w:pPr>
      <w:ins w:id="515" w:author="S2-103557" w:date="2010-09-14T15:12:00Z">
        <w:r>
          <w:rPr/>
          <w:t>The optional interaction steps between the gateways and the PCRF in the procedures only occur if dynamic policy provisioning is deployed. Otherwise policy may be statically configured with the gateway.</w:t>
        </w:r>
      </w:ins>
    </w:p>
    <w:p>
      <w:pPr>
        <w:pStyle w:val="B1"/>
        <w:rPr/>
      </w:pPr>
      <w:ins w:id="517" w:author="S2-103557" w:date="2010-09-14T15:12:00Z">
        <w:r>
          <w:rPr/>
          <w:t>1.</w:t>
          <w:tab/>
          <w:t>The PCRF initiates the Gateway Control and QoS Policy Rules Provision Procedure specified in TS 23.203 [19] by sending a message with the QoS rules to the BPCF.</w:t>
        </w:r>
      </w:ins>
    </w:p>
    <w:p>
      <w:pPr>
        <w:pStyle w:val="B1"/>
        <w:rPr/>
      </w:pPr>
      <w:ins w:id="519" w:author="S2-103557" w:date="2010-09-14T15:12:00Z">
        <w:r>
          <w:rPr/>
          <w:t>2.</w:t>
          <w:tab/>
          <w:t>The BBF Access Network performs admission control based on the rules provisioned to it, and establishes all necessary resources and configuration in the BBF access network. The details of this step are out of the scope of this specification.</w:t>
        </w:r>
      </w:ins>
    </w:p>
    <w:p>
      <w:pPr>
        <w:pStyle w:val="B1"/>
        <w:rPr/>
      </w:pPr>
      <w:ins w:id="521" w:author="S2-103557" w:date="2010-09-14T15:12:00Z">
        <w:r>
          <w:rPr/>
          <w:t>3.</w:t>
          <w:tab/>
          <w:t>The BPCF responds to the PCRF indicating the result of the request received in Step 1 and thus completing the GW Control and QoS Rules Provision procedure started in step 1.</w:t>
        </w:r>
      </w:ins>
    </w:p>
    <w:p>
      <w:pPr>
        <w:pStyle w:val="B1"/>
        <w:rPr/>
      </w:pPr>
      <w:ins w:id="523" w:author="S2-103557" w:date="2010-09-14T15:12:00Z">
        <w:r>
          <w:rPr/>
          <w:t>4.</w:t>
          <w:tab/>
          <w:t>The PCRF initiates the PCC Rules Provision Procedure as specified in TS 23.203 [19]. The PCRF provides updated PCC rules to the PCEF for enforcement by means of a PCC Rules Provision procedure specified in TS 23.203 [19].</w:t>
        </w:r>
      </w:ins>
    </w:p>
    <w:p>
      <w:pPr>
        <w:pStyle w:val="NO"/>
        <w:rPr/>
      </w:pPr>
      <w:ins w:id="525" w:author="S2-103557" w:date="2010-09-14T15:12:00Z">
        <w:r>
          <w:rPr/>
          <w:t>NOTE:</w:t>
          <w:tab/>
          <w:t>Step 4 may occur before step 1 or performed in parallel with steps 1</w:t>
          <w:noBreakHyphen/>
          <w:t>3 if acknowledgement of resource allocation is not required to update PCC rules in PCEF. For details please refer to TS 23.203 [19].</w:t>
        </w:r>
      </w:ins>
    </w:p>
    <w:p>
      <w:pPr>
        <w:pStyle w:val="Normal"/>
        <w:rPr/>
      </w:pPr>
      <w:ins w:id="527" w:author="S2-103557" w:date="2010-09-14T15:12:00Z">
        <w:r>
          <w:rPr/>
        </w:r>
      </w:ins>
    </w:p>
    <w:p>
      <w:pPr>
        <w:pStyle w:val="Heading5"/>
        <w:bidi w:val="0"/>
        <w:ind w:start="1701" w:hanging="1701"/>
        <w:jc w:val="start"/>
        <w:rPr/>
      </w:pPr>
      <w:ins w:id="529" w:author="S2-103557" w:date="2010-09-14T15:12:00Z">
        <w:r>
          <w:rPr/>
          <w:t xml:space="preserve">5.2.2.4.7 </w:t>
          <w:tab/>
          <w:t>UE-initiated Connectivity to Additional PDN with S2c over untrusted BBF access</w:t>
        </w:r>
      </w:ins>
    </w:p>
    <w:p>
      <w:pPr>
        <w:pStyle w:val="EditorsNote"/>
        <w:rPr/>
      </w:pPr>
      <w:ins w:id="531" w:author="S2-103557" w:date="2010-09-14T15:12:00Z">
        <w:r>
          <w:rPr/>
          <w:t>Editor’s note: this procedure is based on TS 23.402, clause 7.6.2</w:t>
        </w:r>
      </w:ins>
    </w:p>
    <w:p>
      <w:pPr>
        <w:pStyle w:val="Normal"/>
        <w:rPr/>
      </w:pPr>
      <w:ins w:id="533" w:author="S2-103557" w:date="2010-09-14T15:12:00Z">
        <w:r>
          <w:rPr/>
          <w:t xml:space="preserve">This clause is related to the case when the UE has an established PDN connection and wishes to establish one or more additional PDN connections. </w:t>
        </w:r>
      </w:ins>
    </w:p>
    <w:p>
      <w:pPr>
        <w:pStyle w:val="Normal"/>
        <w:rPr/>
      </w:pPr>
      <w:ins w:id="535" w:author="S2-103557" w:date="2010-09-14T15:12:00Z">
        <w:r>
          <w:rPr/>
          <w:t>Since DSMIPv6 is used to establish connectivity with the additional PDN, the UE does not need to establish a separate SWu instance (i.e. a separate IPsec tunnel) for each additional PDN.</w:t>
        </w:r>
      </w:ins>
    </w:p>
    <w:p>
      <w:pPr>
        <w:pStyle w:val="Normal"/>
        <w:rPr/>
      </w:pPr>
      <w:ins w:id="537" w:author="S2-103557" w:date="2010-09-14T15:12:00Z">
        <w:r>
          <w:rPr/>
          <w:t xml:space="preserve">There can be more than one PDN connection per APN if the PDN GW supports that feature. </w:t>
        </w:r>
      </w:ins>
    </w:p>
    <w:p>
      <w:pPr>
        <w:pStyle w:val="Normal"/>
        <w:rPr/>
      </w:pPr>
      <w:ins w:id="539" w:author="S2-103557" w:date="2010-09-14T15:12:00Z">
        <w:r>
          <w:rPr/>
        </w:r>
      </w:ins>
    </w:p>
    <w:p>
      <w:pPr>
        <w:pStyle w:val="TH"/>
        <w:rPr/>
      </w:pPr>
      <w:ins w:id="541" w:author="S2-103557" w:date="2010-09-14T15:12:00Z">
        <w:bookmarkStart w:id="225" w:name="_1343727564"/>
        <w:bookmarkStart w:id="226" w:name="_1343727559"/>
        <w:bookmarkStart w:id="227" w:name="_1343727519"/>
        <w:bookmarkEnd w:id="225"/>
        <w:bookmarkEnd w:id="226"/>
        <w:bookmarkEnd w:id="227"/>
        <w:r>
          <w:rPr/>
          <w:object w:dxaOrig="8115" w:dyaOrig="3075">
            <v:shape id="ole_rId134" style="width:405.75pt;height:153.75pt" o:ole="">
              <v:imagedata r:id="rId135" o:title=""/>
            </v:shape>
            <o:OLEObject Type="Embed" ProgID="" ShapeID="ole_rId134" DrawAspect="Content" ObjectID="_873091416" r:id="rId134"/>
          </w:object>
        </w:r>
      </w:ins>
    </w:p>
    <w:p>
      <w:pPr>
        <w:pStyle w:val="TF1"/>
        <w:rPr/>
      </w:pPr>
      <w:ins w:id="543" w:author="S2-103557" w:date="2010-09-14T15:12:00Z">
        <w:r>
          <w:rPr/>
          <w:t>Figure 5.2.2.</w:t>
        </w:r>
      </w:ins>
      <w:ins w:id="544" w:author="S2-103557" w:date="2010-09-14T15:13:00Z">
        <w:r>
          <w:rPr/>
          <w:t>5</w:t>
        </w:r>
      </w:ins>
      <w:ins w:id="545" w:author="S2-103557" w:date="2010-09-14T15:12:00Z">
        <w:r>
          <w:rPr/>
          <w:t>.</w:t>
        </w:r>
      </w:ins>
      <w:ins w:id="546" w:author="S2-103557" w:date="2010-09-14T15:13:00Z">
        <w:r>
          <w:rPr/>
          <w:t>7</w:t>
        </w:r>
      </w:ins>
      <w:ins w:id="547" w:author="S2-103557" w:date="2010-09-14T15:12:00Z">
        <w:r>
          <w:rPr/>
          <w:t>-1: UE-initiated connectivity to additional PDN from un-trusted Non-3GPP IP Access with DSMIPv6</w:t>
        </w:r>
      </w:ins>
    </w:p>
    <w:p>
      <w:pPr>
        <w:pStyle w:val="B1"/>
        <w:rPr/>
      </w:pPr>
      <w:ins w:id="549" w:author="S2-103557" w:date="2010-09-14T15:12:00Z">
        <w:r>
          <w:rPr/>
          <w:t>1)</w:t>
          <w:tab/>
          <w:t>The UE has performed the Initial S2c attach procedure as defined in clause 5.2.2.4.1 and has an established PDN connection.</w:t>
        </w:r>
      </w:ins>
    </w:p>
    <w:p>
      <w:pPr>
        <w:pStyle w:val="B1"/>
        <w:rPr/>
      </w:pPr>
      <w:ins w:id="551" w:author="S2-103557" w:date="2010-09-14T15:12:00Z">
        <w:r>
          <w:rPr/>
          <w:t>2)</w:t>
          <w:tab/>
          <w:t>The UE repeats the procedure of clause 5.2.2.4.1, Figure 5.2.2.4.1-2 for each additional PDN the UE wants to connect to, with the following exceptions:</w:t>
        </w:r>
      </w:ins>
    </w:p>
    <w:p>
      <w:pPr>
        <w:pStyle w:val="B2"/>
        <w:rPr/>
      </w:pPr>
      <w:ins w:id="553" w:author="S2-103557" w:date="2010-09-14T15:12:00Z">
        <w:r>
          <w:rPr/>
          <w:t>a)</w:t>
          <w:tab/>
          <w:t>Steps 1-7 are only performed in the initial attach procedure and not when connecting to an additional PDN.</w:t>
        </w:r>
      </w:ins>
    </w:p>
    <w:p>
      <w:pPr>
        <w:pStyle w:val="B2"/>
        <w:rPr/>
      </w:pPr>
      <w:ins w:id="555" w:author="S2-103557" w:date="2010-09-14T15:12:00Z">
        <w:r>
          <w:rPr/>
          <w:t>d)</w:t>
          <w:tab/>
          <w:t>For network supporting multiple mobility protocols, if there was any dynamic IPMS decision in step 5, the AAA/HSS enforces the same IPMS decision for each additional PDN connection.</w:t>
        </w:r>
      </w:ins>
    </w:p>
    <w:p>
      <w:pPr>
        <w:pStyle w:val="Normal"/>
        <w:rPr/>
      </w:pPr>
      <w:r>
        <w:rPr/>
      </w:r>
    </w:p>
    <w:p>
      <w:pPr>
        <w:pStyle w:val="Heading4"/>
        <w:bidi w:val="0"/>
        <w:ind w:start="1418" w:hanging="1418"/>
        <w:jc w:val="start"/>
        <w:rPr>
          <w:lang w:val="en-CA" w:eastAsia="zh-CN"/>
          <w:ins w:id="564" w:author="S2-104387" w:date="2010-09-14T14:47:00Z"/>
        </w:rPr>
      </w:pPr>
      <w:ins w:id="557" w:author="S2-104387" w:date="2010-09-14T14:47:00Z">
        <w:r>
          <w:rPr>
            <w:lang w:val="en-CA"/>
          </w:rPr>
          <w:t>5.2.2.</w:t>
        </w:r>
      </w:ins>
      <w:ins w:id="558" w:author="S2-104387" w:date="2010-09-14T14:47:00Z">
        <w:r>
          <w:rPr>
            <w:lang w:val="en-CA" w:eastAsia="zh-CN"/>
          </w:rPr>
          <w:t>5</w:t>
        </w:r>
      </w:ins>
      <w:ins w:id="559" w:author="S2-104387" w:date="2010-09-14T14:47:00Z">
        <w:r>
          <w:rPr>
            <w:lang w:val="en-CA"/>
          </w:rPr>
          <w:tab/>
        </w:r>
      </w:ins>
      <w:ins w:id="560" w:author="S2-104387" w:date="2010-09-14T14:47:00Z">
        <w:r>
          <w:rPr/>
          <w:t>Procedures</w:t>
        </w:r>
      </w:ins>
      <w:ins w:id="561" w:author="S2-104387" w:date="2010-09-14T14:47:00Z">
        <w:r>
          <w:rPr>
            <w:lang w:val="en-CA"/>
          </w:rPr>
          <w:t xml:space="preserve"> for</w:t>
        </w:r>
      </w:ins>
      <w:ins w:id="562" w:author="S2-104387" w:date="2010-09-14T14:47:00Z">
        <w:r>
          <w:rPr>
            <w:lang w:val="en-CA" w:eastAsia="zh-CN"/>
          </w:rPr>
          <w:t xml:space="preserve"> untrusted </w:t>
        </w:r>
      </w:ins>
      <w:ins w:id="563" w:author="S2-104387" w:date="2010-09-14T14:47:00Z">
        <w:r>
          <w:rPr>
            <w:lang w:val="en-CA"/>
          </w:rPr>
          <w:t>WLAN with traffic routed back to the EPC with S2b and PCRF-initiated S9* session establishment</w:t>
        </w:r>
      </w:ins>
    </w:p>
    <w:p>
      <w:pPr>
        <w:pStyle w:val="Heading5"/>
        <w:bidi w:val="0"/>
        <w:ind w:start="1701" w:hanging="1701"/>
        <w:jc w:val="start"/>
        <w:rPr>
          <w:lang w:eastAsia="zh-CN"/>
          <w:ins w:id="568" w:author="S2-104387" w:date="2010-09-14T14:47:00Z"/>
        </w:rPr>
      </w:pPr>
      <w:ins w:id="565" w:author="S2-104387" w:date="2010-09-14T14:47:00Z">
        <w:r>
          <w:rPr/>
          <w:t>5.2.2.</w:t>
        </w:r>
      </w:ins>
      <w:ins w:id="566" w:author="S2-104387" w:date="2010-09-14T14:47:00Z">
        <w:r>
          <w:rPr>
            <w:lang w:eastAsia="zh-CN"/>
          </w:rPr>
          <w:t>5</w:t>
        </w:r>
      </w:ins>
      <w:ins w:id="567" w:author="S2-104387" w:date="2010-09-14T14:47:00Z">
        <w:r>
          <w:rPr/>
          <w:t>.1</w:t>
          <w:tab/>
          <w:t>Initial Attach with PMIPv6 on S2b</w:t>
        </w:r>
      </w:ins>
    </w:p>
    <w:p>
      <w:pPr>
        <w:pStyle w:val="Normal"/>
        <w:rPr>
          <w:lang w:eastAsia="zh-CN"/>
          <w:ins w:id="573" w:author="S2-104387" w:date="2010-09-14T14:47:00Z"/>
        </w:rPr>
      </w:pPr>
      <w:ins w:id="569" w:author="S2-104387" w:date="2010-09-14T14:47:00Z">
        <w:r>
          <w:rPr/>
          <w:t>This clause is related to the case when the UE powers-on in an untrusted BBF access network via S2b interface.</w:t>
        </w:r>
      </w:ins>
      <w:ins w:id="570" w:author="S2-104387" w:date="2010-09-14T14:47:00Z">
        <w:r>
          <w:rPr>
            <w:lang w:eastAsia="zh-CN"/>
          </w:rPr>
          <w:t xml:space="preserve"> Gxb</w:t>
        </w:r>
      </w:ins>
      <w:ins w:id="571" w:author="S2-104387" w:date="2010-09-14T14:47:00Z">
        <w:r>
          <w:rPr>
            <w:lang w:eastAsia="zh-CN"/>
          </w:rPr>
          <w:t>*</w:t>
        </w:r>
      </w:ins>
      <w:ins w:id="572" w:author="S2-104387" w:date="2010-09-14T14:47:00Z">
        <w:r>
          <w:rPr>
            <w:lang w:eastAsia="zh-CN"/>
          </w:rPr>
          <w:t xml:space="preserve"> session is being established between ePDG and PCRF when UE initial attach to the EPC via BBF access. </w:t>
        </w:r>
      </w:ins>
    </w:p>
    <w:p>
      <w:pPr>
        <w:pStyle w:val="Normal"/>
        <w:rPr>
          <w:lang w:eastAsia="zh-CN"/>
          <w:ins w:id="575" w:author="S2-104387" w:date="2010-09-14T14:47:00Z"/>
        </w:rPr>
      </w:pPr>
      <w:ins w:id="574" w:author="S2-104387" w:date="2010-09-14T14:47:00Z">
        <w:r>
          <w:rPr/>
          <w:t>In the non-roaming case, PMIPv6 specification, RFC 5213, is used to setup a PMIPv6 tunnel between the ePDG and the PDN GW. It is assumed that MAG is collocated with ePDG. The IPsec tunnel between the UE and the ePDG provides a virtual point-to-point link between the UE and the MAG functionality on the ePDG.</w:t>
        </w:r>
      </w:ins>
    </w:p>
    <w:p>
      <w:pPr>
        <w:pStyle w:val="Normal"/>
        <w:rPr/>
      </w:pPr>
      <w:ins w:id="576" w:author="S2-104387" w:date="2010-09-14T14:47:00Z">
        <w:r>
          <w:rPr/>
          <w:t xml:space="preserve">The home routed roaming, LBO and non-roaming scenarios are depicted in the </w:t>
        </w:r>
      </w:ins>
      <w:ins w:id="577" w:author="S2-104387" w:date="2010-09-14T14:47:00Z">
        <w:r>
          <w:rPr>
            <w:lang w:eastAsia="zh-CN"/>
          </w:rPr>
          <w:t xml:space="preserve">following </w:t>
        </w:r>
      </w:ins>
      <w:ins w:id="578" w:author="S2-104387" w:date="2010-09-14T14:47:00Z">
        <w:r>
          <w:rPr/>
          <w:t>figure</w:t>
        </w:r>
      </w:ins>
      <w:ins w:id="579" w:author="S2-104387" w:date="2010-09-14T14:47:00Z">
        <w:r>
          <w:rPr>
            <w:lang w:eastAsia="zh-CN"/>
          </w:rPr>
          <w:t>s</w:t>
        </w:r>
      </w:ins>
      <w:ins w:id="580" w:author="S2-104387" w:date="2010-09-14T14:47:00Z">
        <w:r>
          <w:rPr/>
          <w:t>.</w:t>
        </w:r>
      </w:ins>
    </w:p>
    <w:p>
      <w:pPr>
        <w:pStyle w:val="B1"/>
        <w:rPr/>
      </w:pPr>
      <w:ins w:id="582" w:author="S2-104387" w:date="2010-09-14T14:47:00Z">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ins>
    </w:p>
    <w:p>
      <w:pPr>
        <w:pStyle w:val="B1"/>
        <w:rPr/>
      </w:pPr>
      <w:ins w:id="584" w:author="S2-104387" w:date="2010-09-14T14:47:00Z">
        <w:r>
          <w:rPr/>
          <w:t>-</w:t>
          <w:tab/>
          <w:t>In the non-roaming case, the vPCRF and the 3GPP AAA Proxy are not involved. S9* session is between hPCRF and the BPCF.</w:t>
        </w:r>
      </w:ins>
    </w:p>
    <w:p>
      <w:pPr>
        <w:pStyle w:val="B1"/>
        <w:rPr/>
      </w:pPr>
      <w:ins w:id="586" w:author="S2-104387" w:date="2010-09-14T14:47:00Z">
        <w:r>
          <w:rPr/>
          <w:t>-</w:t>
          <w:tab/>
          <w:t>In home routed roaming and LBO case, the S9* session is between vPCRF and the BPCF, the hPCRF is not aware of the S9* session.</w:t>
        </w:r>
      </w:ins>
    </w:p>
    <w:p>
      <w:pPr>
        <w:pStyle w:val="Normal"/>
        <w:rPr>
          <w:lang w:eastAsia="zh-CN"/>
          <w:ins w:id="597" w:author="S2-104387" w:date="2010-09-14T14:47:00Z"/>
        </w:rPr>
      </w:pPr>
      <w:ins w:id="588" w:author="S2-104387" w:date="2010-09-14T14:47:00Z">
        <w:r>
          <w:rPr/>
          <w:t xml:space="preserve">If dynamic policy provisioning over S9* is not deployed, the optional </w:t>
        </w:r>
      </w:ins>
      <w:ins w:id="589" w:author="S2-104387" w:date="2010-09-14T14:47:00Z">
        <w:r>
          <w:rPr>
            <w:lang w:eastAsia="zh-CN"/>
          </w:rPr>
          <w:t xml:space="preserve">steps 4-5 and steps 12-13 in Figure </w:t>
        </w:r>
      </w:ins>
      <w:ins w:id="590" w:author="S2-104387" w:date="2010-09-14T14:47:00Z">
        <w:r>
          <w:rPr/>
          <w:t>5.2.2.</w:t>
        </w:r>
      </w:ins>
      <w:ins w:id="591" w:author="S2-104387" w:date="2010-09-14T14:47:00Z">
        <w:r>
          <w:rPr>
            <w:lang w:eastAsia="zh-CN"/>
          </w:rPr>
          <w:t>5</w:t>
        </w:r>
      </w:ins>
      <w:ins w:id="592" w:author="S2-104387" w:date="2010-09-14T14:47:00Z">
        <w:r>
          <w:rPr/>
          <w:t>.</w:t>
        </w:r>
      </w:ins>
      <w:ins w:id="593" w:author="S2-104387" w:date="2010-09-14T14:47:00Z">
        <w:r>
          <w:rPr>
            <w:lang w:eastAsia="zh-CN"/>
          </w:rPr>
          <w:t>1</w:t>
        </w:r>
      </w:ins>
      <w:ins w:id="594" w:author="S2-104387" w:date="2010-09-14T14:47:00Z">
        <w:r>
          <w:rPr/>
          <w:t>-</w:t>
        </w:r>
      </w:ins>
      <w:ins w:id="595" w:author="S2-104387" w:date="2010-09-14T14:47:00Z">
        <w:r>
          <w:rPr>
            <w:lang w:eastAsia="zh-CN"/>
          </w:rPr>
          <w:t xml:space="preserve">1 </w:t>
        </w:r>
      </w:ins>
      <w:ins w:id="596" w:author="S2-104387" w:date="2010-09-14T14:47:00Z">
        <w:r>
          <w:rPr/>
          <w:t>do not occur. Instead, the BBF Access Network may employ static configured policies.</w:t>
        </w:r>
      </w:ins>
    </w:p>
    <w:p>
      <w:pPr>
        <w:pStyle w:val="Normal"/>
        <w:rPr>
          <w:lang w:eastAsia="zh-CN"/>
          <w:ins w:id="599" w:author="S2-104387" w:date="2010-09-14T14:47:00Z"/>
        </w:rPr>
      </w:pPr>
      <w:ins w:id="598" w:author="S2-104387" w:date="2010-09-14T14:47:00Z">
        <w:r>
          <w:rPr>
            <w:lang w:eastAsia="zh-CN"/>
          </w:rPr>
        </w:r>
      </w:ins>
    </w:p>
    <w:p>
      <w:pPr>
        <w:pStyle w:val="Normal"/>
        <w:rPr>
          <w:lang w:eastAsia="zh-CN"/>
          <w:ins w:id="601" w:author="S2-104387" w:date="2010-09-14T14:47:00Z"/>
        </w:rPr>
      </w:pPr>
      <w:ins w:id="600" w:author="S2-104387" w:date="2010-09-14T14:47:00Z">
        <w:r>
          <w:rPr/>
          <w:object w:dxaOrig="13009" w:dyaOrig="10599">
            <v:shape id="ole_rId136" style="width:481.3pt;height:392.2pt" o:ole="">
              <v:imagedata r:id="rId137" o:title=""/>
            </v:shape>
            <o:OLEObject Type="Embed" ProgID="" ShapeID="ole_rId136" DrawAspect="Content" ObjectID="_187986006" r:id="rId136"/>
          </w:object>
        </w:r>
      </w:ins>
    </w:p>
    <w:p>
      <w:pPr>
        <w:pStyle w:val="TF1"/>
        <w:rPr/>
      </w:pPr>
      <w:ins w:id="602" w:author="S2-104387" w:date="2010-09-14T14:47:00Z">
        <w:r>
          <w:rPr/>
          <w:t>Figure 5.2.2.</w:t>
        </w:r>
      </w:ins>
      <w:ins w:id="603" w:author="S2-104387" w:date="2010-09-14T14:47:00Z">
        <w:r>
          <w:rPr>
            <w:lang w:eastAsia="zh-CN"/>
          </w:rPr>
          <w:t>5</w:t>
        </w:r>
      </w:ins>
      <w:ins w:id="604" w:author="S2-104387" w:date="2010-09-14T14:47:00Z">
        <w:r>
          <w:rPr/>
          <w:t>.</w:t>
        </w:r>
      </w:ins>
      <w:ins w:id="605" w:author="S2-104387" w:date="2010-09-14T14:47:00Z">
        <w:r>
          <w:rPr>
            <w:lang w:eastAsia="zh-CN"/>
          </w:rPr>
          <w:t>1</w:t>
        </w:r>
      </w:ins>
      <w:ins w:id="606" w:author="S2-104387" w:date="2010-09-14T14:47:00Z">
        <w:r>
          <w:rPr/>
          <w:t>-</w:t>
        </w:r>
      </w:ins>
      <w:ins w:id="607" w:author="S2-104387" w:date="2010-09-14T14:47:00Z">
        <w:r>
          <w:rPr>
            <w:lang w:eastAsia="zh-CN"/>
          </w:rPr>
          <w:t>1</w:t>
        </w:r>
      </w:ins>
      <w:ins w:id="608" w:author="S2-104387" w:date="2010-09-14T14:47:00Z">
        <w:r>
          <w:rPr/>
          <w:t>: Initial attachment when Network-based MM mechanism are used over S2b for roaming, non-roaming and LBO</w:t>
        </w:r>
      </w:ins>
    </w:p>
    <w:p>
      <w:pPr>
        <w:pStyle w:val="B1"/>
        <w:numPr>
          <w:ilvl w:val="0"/>
          <w:numId w:val="27"/>
        </w:numPr>
        <w:rPr>
          <w:lang w:val="en-CA"/>
          <w:ins w:id="617" w:author="S2-104387" w:date="2010-09-14T14:47:00Z"/>
        </w:rPr>
      </w:pPr>
      <w:ins w:id="610" w:author="S2-104387" w:date="2010-09-14T14:47:00Z">
        <w:r>
          <w:rPr>
            <w:lang w:eastAsia="zh-CN"/>
          </w:rPr>
          <w:t>I</w:t>
        </w:r>
      </w:ins>
      <w:ins w:id="611" w:author="S2-104387" w:date="2010-09-14T14:47:00Z">
        <w:r>
          <w:rPr>
            <w:lang w:eastAsia="zh-CN"/>
          </w:rPr>
          <w:t xml:space="preserve">f the BBF access network supports 3GPP-based (EAP) authentication, it </w:t>
        </w:r>
      </w:ins>
      <w:ins w:id="612" w:author="S2-104387" w:date="2010-09-14T14:47:00Z">
        <w:r>
          <w:rPr>
            <w:lang w:val="en-CA"/>
          </w:rPr>
          <w:t xml:space="preserve">may </w:t>
        </w:r>
      </w:ins>
      <w:ins w:id="613" w:author="S2-104387" w:date="2010-09-14T14:47:00Z">
        <w:r>
          <w:rPr>
            <w:lang w:val="en-CA" w:eastAsia="zh-CN"/>
          </w:rPr>
          <w:t xml:space="preserve">be involved in the </w:t>
        </w:r>
      </w:ins>
      <w:ins w:id="614" w:author="S2-104387" w:date="2010-09-14T14:47:00Z">
        <w:r>
          <w:rPr>
            <w:lang w:val="en-CA"/>
          </w:rPr>
          <w:t xml:space="preserve">EAP access authentication procedure </w:t>
        </w:r>
      </w:ins>
      <w:ins w:id="615" w:author="S2-104387" w:date="2010-09-14T14:47:00Z">
        <w:r>
          <w:rPr>
            <w:lang w:val="en-CA" w:eastAsia="zh-CN"/>
          </w:rPr>
          <w:t>performed between the UE and the EPC</w:t>
        </w:r>
      </w:ins>
      <w:ins w:id="616" w:author="S2-104387" w:date="2010-09-14T14:47:00Z">
        <w:r>
          <w:rPr>
            <w:lang w:val="en-CA"/>
          </w:rPr>
          <w:t xml:space="preserve">. </w:t>
        </w:r>
      </w:ins>
    </w:p>
    <w:p>
      <w:pPr>
        <w:pStyle w:val="B1"/>
        <w:numPr>
          <w:ilvl w:val="0"/>
          <w:numId w:val="27"/>
        </w:numPr>
        <w:rPr>
          <w:lang w:val="en-CA"/>
          <w:ins w:id="619" w:author="S2-104387" w:date="2010-09-14T14:47:00Z"/>
        </w:rPr>
      </w:pPr>
      <w:ins w:id="618" w:author="S2-104387" w:date="2010-09-14T14:47:00Z">
        <w:r>
          <w:rPr>
            <w:lang w:val="en-CA"/>
          </w:rPr>
          <w:t>The UE receives a local IP address from the BBF Access Network. How this is done is out of 3GPP scope, but it may involve IP address assignment by an RG or a BNG.</w:t>
        </w:r>
      </w:ins>
    </w:p>
    <w:p>
      <w:pPr>
        <w:pStyle w:val="B1"/>
        <w:numPr>
          <w:ilvl w:val="0"/>
          <w:numId w:val="27"/>
        </w:numPr>
        <w:rPr>
          <w:lang w:val="en-CA"/>
          <w:ins w:id="626" w:author="S2-104387" w:date="2010-09-14T14:47:00Z"/>
        </w:rPr>
      </w:pPr>
      <w:ins w:id="620" w:author="S2-104387" w:date="2010-09-14T14:47:00Z">
        <w:r>
          <w:rPr/>
          <w:t>The IKEv2 tunnel establishment procedure is started by the UE.</w:t>
        </w:r>
      </w:ins>
      <w:ins w:id="621" w:author="S2-104387" w:date="2010-09-14T14:47:00Z">
        <w:r>
          <w:rPr>
            <w:lang w:eastAsia="zh-CN"/>
          </w:rPr>
          <w:t xml:space="preserve"> </w:t>
        </w:r>
      </w:ins>
      <w:ins w:id="622" w:author="S2-104387" w:date="2010-09-14T14:47:00Z">
        <w:r>
          <w:rPr>
            <w:lang w:eastAsia="zh-CN"/>
          </w:rPr>
          <w:t>A</w:t>
        </w:r>
      </w:ins>
      <w:ins w:id="623" w:author="S2-104387" w:date="2010-09-14T14:47:00Z">
        <w:r>
          <w:rPr>
            <w:lang w:eastAsia="zh-CN"/>
          </w:rPr>
          <w:t xml:space="preserve">uthentication procedure is performed among UE, ePDG and 3GPP AAA. </w:t>
        </w:r>
      </w:ins>
      <w:ins w:id="624" w:author="S2-104387" w:date="2010-09-14T14:47:00Z">
        <w:r>
          <w:rPr>
            <w:lang w:eastAsia="zh-CN"/>
          </w:rPr>
          <w:t>F</w:t>
        </w:r>
      </w:ins>
      <w:ins w:id="625" w:author="S2-104387" w:date="2010-09-14T14:47:00Z">
        <w:r>
          <w:rPr>
            <w:lang w:eastAsia="zh-CN"/>
          </w:rPr>
          <w:t>or detail information, please refer to step 2 in TS23.402, clause 7.2.1.</w:t>
        </w:r>
      </w:ins>
    </w:p>
    <w:p>
      <w:pPr>
        <w:pStyle w:val="B1"/>
        <w:numPr>
          <w:ilvl w:val="0"/>
          <w:numId w:val="27"/>
        </w:numPr>
        <w:rPr>
          <w:lang w:val="en-CA"/>
          <w:ins w:id="636" w:author="S2-104387" w:date="2010-09-14T14:47:00Z"/>
        </w:rPr>
      </w:pPr>
      <w:ins w:id="627" w:author="S2-104387" w:date="2010-09-14T14:47:00Z">
        <w:r>
          <w:rPr>
            <w:lang w:val="en-CA" w:eastAsia="zh-CN"/>
          </w:rPr>
          <w:t>The ePDG initiates Gxb</w:t>
        </w:r>
      </w:ins>
      <w:ins w:id="628" w:author="S2-104387" w:date="2010-09-14T14:47:00Z">
        <w:r>
          <w:rPr>
            <w:lang w:val="en-CA" w:eastAsia="zh-CN"/>
          </w:rPr>
          <w:t>*</w:t>
        </w:r>
      </w:ins>
      <w:ins w:id="629" w:author="S2-104387" w:date="2010-09-14T14:47:00Z">
        <w:r>
          <w:rPr>
            <w:lang w:val="en-CA" w:eastAsia="zh-CN"/>
          </w:rPr>
          <w:t xml:space="preserve"> session establishment with the PCRF by using Gateway Control Session establishment procedure. </w:t>
        </w:r>
      </w:ins>
      <w:ins w:id="630" w:author="S2-104387" w:date="2010-09-14T14:47:00Z">
        <w:r>
          <w:rPr>
            <w:lang w:val="en-CA" w:eastAsia="zh-CN"/>
          </w:rPr>
          <w:t>T</w:t>
        </w:r>
      </w:ins>
      <w:ins w:id="631" w:author="S2-104387" w:date="2010-09-14T14:47:00Z">
        <w:r>
          <w:rPr>
            <w:lang w:val="en-CA" w:eastAsia="zh-CN"/>
          </w:rPr>
          <w:t>he ePDG includes the IMSI, APN, IP-CAN type</w:t>
        </w:r>
      </w:ins>
      <w:ins w:id="632" w:author="S2-104387" w:date="2010-09-14T14:47:00Z">
        <w:r>
          <w:rPr>
            <w:lang w:val="en-CA" w:eastAsia="zh-CN"/>
          </w:rPr>
          <w:t>, UE IP address allocated by EPC</w:t>
        </w:r>
      </w:ins>
      <w:ins w:id="633" w:author="S2-104387" w:date="2010-09-14T14:47:00Z">
        <w:r>
          <w:rPr>
            <w:lang w:val="en-CA" w:eastAsia="zh-CN"/>
          </w:rPr>
          <w:t xml:space="preserve"> and the outer IP header information of </w:t>
        </w:r>
      </w:ins>
      <w:ins w:id="634" w:author="S2-104387" w:date="2010-09-14T14:47:00Z">
        <w:r>
          <w:rPr>
            <w:lang w:val="en-CA" w:eastAsia="zh-CN"/>
          </w:rPr>
          <w:t>the</w:t>
        </w:r>
      </w:ins>
      <w:ins w:id="635" w:author="S2-104387" w:date="2010-09-14T14:47:00Z">
        <w:r>
          <w:rPr>
            <w:lang w:val="en-CA" w:eastAsia="zh-CN"/>
          </w:rPr>
          <w:t xml:space="preserve"> tunnelled traffic in the message to the PCRF. </w:t>
        </w:r>
      </w:ins>
    </w:p>
    <w:p>
      <w:pPr>
        <w:pStyle w:val="EditorsNote"/>
        <w:ind w:start="360" w:hanging="0"/>
        <w:rPr/>
      </w:pPr>
      <w:ins w:id="637" w:author="S2-104387" w:date="2010-09-14T14:47:00Z">
        <w:r>
          <w:rPr/>
          <w:t>Editor’s note: It is FFS whether other information is needed to be sent by ePDG to the PCRF in this step.</w:t>
        </w:r>
      </w:ins>
    </w:p>
    <w:p>
      <w:pPr>
        <w:pStyle w:val="B1"/>
        <w:ind w:start="780" w:hanging="0"/>
        <w:rPr/>
      </w:pPr>
      <w:ins w:id="639" w:author="S2-104387" w:date="2010-09-14T14:47:00Z">
        <w:r>
          <w:rPr>
            <w:lang w:val="en-CA" w:eastAsia="zh-CN"/>
          </w:rPr>
          <w:t>F</w:t>
        </w:r>
      </w:ins>
      <w:ins w:id="640" w:author="S2-104387" w:date="2010-09-14T14:47:00Z">
        <w:r>
          <w:rPr>
            <w:lang w:val="en-CA" w:eastAsia="zh-CN"/>
          </w:rPr>
          <w:t>or roaming case</w:t>
        </w:r>
      </w:ins>
      <w:ins w:id="641" w:author="S2-104387" w:date="2010-09-14T14:47:00Z">
        <w:r>
          <w:rPr>
            <w:lang w:val="en-CA" w:eastAsia="zh-CN"/>
          </w:rPr>
          <w:t xml:space="preserve"> (both home routed and LBO)</w:t>
        </w:r>
      </w:ins>
      <w:ins w:id="642" w:author="S2-104387" w:date="2010-09-14T14:47:00Z">
        <w:r>
          <w:rPr>
            <w:lang w:val="en-CA" w:eastAsia="zh-CN"/>
          </w:rPr>
          <w:t xml:space="preserve">, the ePDG initiates Gateway Control Session establishment procedure with the v-PCRF. The </w:t>
        </w:r>
      </w:ins>
      <w:ins w:id="643" w:author="S2-104387" w:date="2010-09-14T14:47:00Z">
        <w:r>
          <w:rPr>
            <w:lang w:val="en-CA" w:eastAsia="zh-CN"/>
          </w:rPr>
          <w:t>ePDG</w:t>
        </w:r>
      </w:ins>
      <w:ins w:id="644" w:author="S2-104387" w:date="2010-09-14T14:47:00Z">
        <w:r>
          <w:rPr>
            <w:lang w:val="en-CA" w:eastAsia="zh-CN"/>
          </w:rPr>
          <w:t xml:space="preserve"> contains IMSI, APN, IP-CAN type </w:t>
        </w:r>
      </w:ins>
      <w:ins w:id="645" w:author="S2-104387" w:date="2010-09-14T14:47:00Z">
        <w:r>
          <w:rPr>
            <w:lang w:val="en-CA" w:eastAsia="zh-CN"/>
          </w:rPr>
          <w:t>, UE IP address allocated by EPC</w:t>
        </w:r>
      </w:ins>
      <w:ins w:id="646" w:author="S2-104387" w:date="2010-09-14T14:47:00Z">
        <w:r>
          <w:rPr>
            <w:lang w:val="en-CA" w:eastAsia="zh-CN"/>
          </w:rPr>
          <w:t xml:space="preserve"> and outer IP header information of the </w:t>
        </w:r>
      </w:ins>
      <w:ins w:id="647" w:author="S2-104387" w:date="2010-09-14T14:47:00Z">
        <w:r>
          <w:rPr>
            <w:lang w:val="en-CA" w:eastAsia="zh-CN"/>
          </w:rPr>
          <w:t>tunnelled</w:t>
        </w:r>
      </w:ins>
      <w:ins w:id="648" w:author="S2-104387" w:date="2010-09-14T14:47:00Z">
        <w:r>
          <w:rPr>
            <w:lang w:val="en-CA" w:eastAsia="zh-CN"/>
          </w:rPr>
          <w:t xml:space="preserve"> traffic in the request message. </w:t>
        </w:r>
      </w:ins>
      <w:ins w:id="649" w:author="S2-104387" w:date="2010-09-14T14:47:00Z">
        <w:r>
          <w:rPr>
            <w:lang w:val="en-CA" w:eastAsia="zh-CN"/>
          </w:rPr>
          <w:t>W</w:t>
        </w:r>
      </w:ins>
      <w:ins w:id="650" w:author="S2-104387" w:date="2010-09-14T14:47:00Z">
        <w:r>
          <w:rPr>
            <w:lang w:val="en-CA" w:eastAsia="zh-CN"/>
          </w:rPr>
          <w:t xml:space="preserve">hen the v-PCRF receives a Gateway Control Session establishment request, the v-PCRF </w:t>
        </w:r>
      </w:ins>
      <w:ins w:id="651" w:author="S2-104387" w:date="2010-09-14T14:47:00Z">
        <w:r>
          <w:rPr>
            <w:lang w:val="en-CA" w:eastAsia="zh-CN"/>
          </w:rPr>
          <w:t xml:space="preserve">shall </w:t>
        </w:r>
      </w:ins>
      <w:ins w:id="652" w:author="S2-104387" w:date="2010-09-14T14:47:00Z">
        <w:r>
          <w:rPr>
            <w:lang w:val="en-CA" w:eastAsia="zh-CN"/>
          </w:rPr>
          <w:t xml:space="preserve">initiate S9 session establishment/modification procedure. </w:t>
        </w:r>
      </w:ins>
      <w:ins w:id="653" w:author="S2-104387" w:date="2010-09-14T14:47:00Z">
        <w:r>
          <w:rPr>
            <w:lang w:val="en-CA" w:eastAsia="zh-CN"/>
          </w:rPr>
          <w:t>T</w:t>
        </w:r>
      </w:ins>
      <w:ins w:id="654" w:author="S2-104387" w:date="2010-09-14T14:47:00Z">
        <w:r>
          <w:rPr>
            <w:lang w:val="en-CA" w:eastAsia="zh-CN"/>
          </w:rPr>
          <w:t>he v-PCRF sends a S9 session establishment request to the h-PCRF with the information received over Gxb</w:t>
        </w:r>
      </w:ins>
      <w:ins w:id="655" w:author="S2-104387" w:date="2010-09-14T14:47:00Z">
        <w:r>
          <w:rPr>
            <w:lang w:val="en-CA" w:eastAsia="zh-CN"/>
          </w:rPr>
          <w:t>*</w:t>
        </w:r>
      </w:ins>
      <w:ins w:id="656" w:author="S2-104387" w:date="2010-09-14T14:47:00Z">
        <w:r>
          <w:rPr>
            <w:lang w:val="en-CA" w:eastAsia="zh-CN"/>
          </w:rPr>
          <w:t xml:space="preserve"> interface </w:t>
        </w:r>
      </w:ins>
      <w:ins w:id="657" w:author="S2-104387" w:date="2010-09-14T14:47:00Z">
        <w:r>
          <w:rPr>
            <w:lang w:val="en-CA" w:eastAsia="zh-CN"/>
          </w:rPr>
          <w:t xml:space="preserve">excluding </w:t>
        </w:r>
      </w:ins>
      <w:ins w:id="658" w:author="S2-104387" w:date="2010-09-14T14:47:00Z">
        <w:r>
          <w:rPr>
            <w:lang w:val="en-CA" w:eastAsia="zh-CN"/>
          </w:rPr>
          <w:t>tunnelled traffic related info (e.g. outer IP header info of the tunnelled traffic).</w:t>
        </w:r>
      </w:ins>
    </w:p>
    <w:p>
      <w:pPr>
        <w:pStyle w:val="B1"/>
        <w:numPr>
          <w:ilvl w:val="0"/>
          <w:numId w:val="27"/>
        </w:numPr>
        <w:rPr>
          <w:lang w:val="en-CA"/>
          <w:ins w:id="673" w:author="S2-104387" w:date="2010-09-14T14:47:00Z"/>
        </w:rPr>
      </w:pPr>
      <w:ins w:id="660" w:author="S2-104387" w:date="2010-09-14T14:47:00Z">
        <w:r>
          <w:rPr>
            <w:lang w:val="en-CA" w:eastAsia="zh-CN"/>
          </w:rPr>
          <w:t>Triggered by the Gxb</w:t>
        </w:r>
      </w:ins>
      <w:ins w:id="661" w:author="S2-104387" w:date="2010-09-14T14:47:00Z">
        <w:r>
          <w:rPr>
            <w:lang w:val="en-CA" w:eastAsia="zh-CN"/>
          </w:rPr>
          <w:t>*</w:t>
        </w:r>
      </w:ins>
      <w:ins w:id="662" w:author="S2-104387" w:date="2010-09-14T14:47:00Z">
        <w:r>
          <w:rPr>
            <w:lang w:val="en-CA" w:eastAsia="zh-CN"/>
          </w:rPr>
          <w:t xml:space="preserve"> session establishment, the PCRF (non-roaming case) or the v-PCRF (roaming case) initiates Gateway Control Session establishment with the BPCF to establish S9* Session. </w:t>
        </w:r>
      </w:ins>
      <w:ins w:id="663" w:author="S2-104387" w:date="2010-09-14T14:47:00Z">
        <w:r>
          <w:rPr>
            <w:lang w:val="en-CA" w:eastAsia="zh-CN"/>
          </w:rPr>
          <w:t>T</w:t>
        </w:r>
      </w:ins>
      <w:ins w:id="664" w:author="S2-104387" w:date="2010-09-14T14:47:00Z">
        <w:r>
          <w:rPr>
            <w:lang w:val="en-CA" w:eastAsia="zh-CN"/>
          </w:rPr>
          <w:t xml:space="preserve">he </w:t>
        </w:r>
      </w:ins>
      <w:ins w:id="665" w:author="S2-104387" w:date="2010-09-14T14:47:00Z">
        <w:r>
          <w:rPr/>
          <w:t>IMSI, IP-CAN type</w:t>
        </w:r>
      </w:ins>
      <w:ins w:id="666" w:author="S2-104387" w:date="2010-09-14T14:47:00Z">
        <w:r>
          <w:rPr>
            <w:lang w:eastAsia="zh-CN"/>
          </w:rPr>
          <w:t xml:space="preserve">, and </w:t>
        </w:r>
      </w:ins>
      <w:ins w:id="667" w:author="S2-104387" w:date="2010-09-14T14:47:00Z">
        <w:r>
          <w:rPr/>
          <w:t>outer IP header information</w:t>
        </w:r>
      </w:ins>
      <w:ins w:id="668" w:author="S2-104387" w:date="2010-09-14T14:47:00Z">
        <w:r>
          <w:rPr>
            <w:lang w:eastAsia="zh-CN"/>
          </w:rPr>
          <w:t xml:space="preserve"> </w:t>
        </w:r>
      </w:ins>
      <w:ins w:id="669" w:author="S2-104387" w:date="2010-09-14T14:47:00Z">
        <w:r>
          <w:rPr/>
          <w:t>for tunnel traffic</w:t>
        </w:r>
      </w:ins>
      <w:ins w:id="670" w:author="S2-104387" w:date="2010-09-14T14:47:00Z">
        <w:r>
          <w:rPr>
            <w:lang w:eastAsia="zh-CN"/>
          </w:rPr>
          <w:t xml:space="preserve"> needs to be included in </w:t>
        </w:r>
      </w:ins>
      <w:ins w:id="671" w:author="S2-104387" w:date="2010-09-14T14:47:00Z">
        <w:r>
          <w:rPr>
            <w:lang w:eastAsia="zh-CN"/>
          </w:rPr>
          <w:t>the</w:t>
        </w:r>
      </w:ins>
      <w:ins w:id="672" w:author="S2-104387" w:date="2010-09-14T14:47:00Z">
        <w:r>
          <w:rPr>
            <w:lang w:eastAsia="zh-CN"/>
          </w:rPr>
          <w:t xml:space="preserve"> request message which sending to the BPCF.</w:t>
        </w:r>
      </w:ins>
    </w:p>
    <w:p>
      <w:pPr>
        <w:pStyle w:val="B1"/>
        <w:numPr>
          <w:ilvl w:val="1"/>
          <w:numId w:val="17"/>
        </w:numPr>
        <w:rPr>
          <w:lang w:val="en-CA"/>
          <w:ins w:id="679" w:author="S2-104387" w:date="2010-09-14T14:47:00Z"/>
        </w:rPr>
      </w:pPr>
      <w:ins w:id="674" w:author="S2-104387" w:date="2010-09-14T14:47:00Z">
        <w:r>
          <w:rPr>
            <w:lang w:val="en-CA"/>
          </w:rPr>
          <w:t xml:space="preserve">The description of these steps are the same as for steps </w:t>
        </w:r>
      </w:ins>
      <w:ins w:id="675" w:author="S2-104387" w:date="2010-09-14T14:47:00Z">
        <w:r>
          <w:rPr>
            <w:lang w:val="en-CA" w:eastAsia="zh-CN"/>
          </w:rPr>
          <w:t>3</w:t>
        </w:r>
      </w:ins>
      <w:ins w:id="676" w:author="S2-104387" w:date="2010-09-14T14:47:00Z">
        <w:r>
          <w:rPr>
            <w:lang w:val="en-CA"/>
          </w:rPr>
          <w:t>-</w:t>
        </w:r>
      </w:ins>
      <w:ins w:id="677" w:author="S2-104387" w:date="2010-09-14T14:47:00Z">
        <w:r>
          <w:rPr>
            <w:lang w:val="en-CA" w:eastAsia="zh-CN"/>
          </w:rPr>
          <w:t xml:space="preserve">9 </w:t>
        </w:r>
      </w:ins>
      <w:ins w:id="678" w:author="S2-104387" w:date="2010-09-14T14:47:00Z">
        <w:r>
          <w:rPr>
            <w:lang w:val="en-CA"/>
          </w:rPr>
          <w:t>in TS 23.402, clause 7.2.1</w:t>
        </w:r>
      </w:ins>
    </w:p>
    <w:p>
      <w:pPr>
        <w:pStyle w:val="B1"/>
        <w:ind w:start="360" w:hanging="0"/>
        <w:rPr/>
      </w:pPr>
      <w:ins w:id="680" w:author="S2-104387" w:date="2010-09-14T14:47:00Z">
        <w:r>
          <w:rPr>
            <w:lang w:val="en-CA" w:eastAsia="zh-CN"/>
          </w:rPr>
          <w:t>1</w:t>
        </w:r>
      </w:ins>
      <w:ins w:id="681" w:author="S2-104387" w:date="2010-09-14T14:47:00Z">
        <w:r>
          <w:rPr>
            <w:lang w:val="en-CA" w:eastAsia="zh-CN"/>
          </w:rPr>
          <w:t>2</w:t>
        </w:r>
      </w:ins>
      <w:ins w:id="682" w:author="S2-104387" w:date="2010-09-14T14:47:00Z">
        <w:r>
          <w:rPr>
            <w:lang w:val="en-CA" w:eastAsia="zh-CN"/>
          </w:rPr>
          <w:t xml:space="preserve">. In order </w:t>
        </w:r>
      </w:ins>
      <w:ins w:id="683" w:author="S2-104387" w:date="2010-09-14T14:47:00Z">
        <w:r>
          <w:rPr>
            <w:lang w:val="en-CA" w:eastAsia="zh-CN"/>
          </w:rPr>
          <w:t xml:space="preserve">for </w:t>
        </w:r>
      </w:ins>
      <w:ins w:id="684" w:author="S2-104387" w:date="2010-09-14T14:47:00Z">
        <w:r>
          <w:rPr>
            <w:lang w:val="en-CA" w:eastAsia="zh-CN"/>
          </w:rPr>
          <w:t>the BPCF</w:t>
        </w:r>
      </w:ins>
      <w:ins w:id="685" w:author="S2-104387" w:date="2010-09-14T14:47:00Z">
        <w:r>
          <w:rPr>
            <w:lang w:val="en-CA" w:eastAsia="zh-CN"/>
          </w:rPr>
          <w:t xml:space="preserve"> to</w:t>
        </w:r>
      </w:ins>
      <w:ins w:id="686" w:author="S2-104387" w:date="2010-09-14T14:47:00Z">
        <w:r>
          <w:rPr>
            <w:lang w:val="en-CA" w:eastAsia="zh-CN"/>
          </w:rPr>
          <w:t xml:space="preserve"> </w:t>
        </w:r>
      </w:ins>
      <w:ins w:id="687" w:author="S2-104387" w:date="2010-09-14T14:47:00Z">
        <w:r>
          <w:rPr>
            <w:lang w:val="en-CA" w:eastAsia="zh-CN"/>
          </w:rPr>
          <w:t>p</w:t>
        </w:r>
      </w:ins>
      <w:ins w:id="688" w:author="S2-104387" w:date="2010-09-14T14:47:00Z">
        <w:r>
          <w:rPr/>
          <w:t>erform admission control</w:t>
        </w:r>
      </w:ins>
      <w:ins w:id="689" w:author="S2-104387" w:date="2010-09-14T14:47:00Z">
        <w:r>
          <w:rPr>
            <w:lang w:eastAsia="zh-CN"/>
          </w:rPr>
          <w:t xml:space="preserve"> in the fixed network,</w:t>
        </w:r>
      </w:ins>
      <w:ins w:id="690" w:author="S2-104387" w:date="2010-09-14T14:47:00Z">
        <w:r>
          <w:rPr/>
          <w:t xml:space="preserve"> </w:t>
        </w:r>
      </w:ins>
      <w:ins w:id="691" w:author="S2-104387" w:date="2010-09-14T14:47:00Z">
        <w:r>
          <w:rPr>
            <w:lang w:eastAsia="zh-CN"/>
          </w:rPr>
          <w:t>t</w:t>
        </w:r>
      </w:ins>
      <w:ins w:id="692" w:author="S2-104387" w:date="2010-09-14T14:47:00Z">
        <w:r>
          <w:rPr>
            <w:lang w:val="en-CA" w:eastAsia="zh-CN"/>
          </w:rPr>
          <w:t xml:space="preserve">he PCRF use Gateway Control and QoS Rules provision procedure to provide QoS information to the BPCF. </w:t>
        </w:r>
      </w:ins>
    </w:p>
    <w:p>
      <w:pPr>
        <w:pStyle w:val="Normal"/>
        <w:rPr>
          <w:lang w:val="en-CA" w:eastAsia="zh-CN"/>
          <w:ins w:id="695" w:author="S2-104387" w:date="2010-09-14T14:47:00Z"/>
        </w:rPr>
      </w:pPr>
      <w:ins w:id="694" w:author="S2-104387" w:date="2010-09-14T14:47:00Z">
        <w:r>
          <w:rPr>
            <w:lang w:val="en-CA" w:eastAsia="zh-CN"/>
          </w:rPr>
        </w:r>
      </w:ins>
    </w:p>
    <w:p>
      <w:pPr>
        <w:pStyle w:val="Heading5"/>
        <w:bidi w:val="0"/>
        <w:ind w:start="1701" w:hanging="1701"/>
        <w:jc w:val="start"/>
        <w:rPr>
          <w:lang w:eastAsia="zh-CN"/>
          <w:ins w:id="699" w:author="S2-104387" w:date="2010-09-14T14:47:00Z"/>
        </w:rPr>
      </w:pPr>
      <w:ins w:id="696" w:author="S2-104387" w:date="2010-09-14T14:47:00Z">
        <w:r>
          <w:rPr/>
          <w:t>5.2.2.</w:t>
        </w:r>
      </w:ins>
      <w:ins w:id="697" w:author="S2-104387" w:date="2010-09-14T14:47:00Z">
        <w:r>
          <w:rPr>
            <w:lang w:eastAsia="zh-CN"/>
          </w:rPr>
          <w:t>5</w:t>
        </w:r>
      </w:ins>
      <w:ins w:id="698" w:author="S2-104387" w:date="2010-09-14T14:47:00Z">
        <w:r>
          <w:rPr/>
          <w:t>.2</w:t>
          <w:tab/>
          <w:t>UE/ePDG-initiated Detach Procedure and UE-Requested PDN Disconnection with PMIPv6</w:t>
        </w:r>
      </w:ins>
    </w:p>
    <w:p>
      <w:pPr>
        <w:pStyle w:val="Heading5"/>
        <w:bidi w:val="0"/>
        <w:ind w:start="1701" w:hanging="1701"/>
        <w:jc w:val="start"/>
        <w:rPr/>
      </w:pPr>
      <w:ins w:id="700" w:author="S2-104387" w:date="2010-09-14T14:47:00Z">
        <w:r>
          <w:rPr/>
          <w:t>Non-Roaming, Home Routed Roaming and Local Breakout Case</w:t>
        </w:r>
      </w:ins>
    </w:p>
    <w:p>
      <w:pPr>
        <w:pStyle w:val="Normal"/>
        <w:rPr/>
      </w:pPr>
      <w:ins w:id="702" w:author="S2-104387" w:date="2010-09-14T14:47:00Z">
        <w:r>
          <w:rPr/>
          <w:t>The procedure in this clause applies to Detach Procedures, initiated by UE or ePDG initiated detach procedure, and to the UE-requested PDN disconnection procedure.</w:t>
        </w:r>
      </w:ins>
    </w:p>
    <w:p>
      <w:pPr>
        <w:pStyle w:val="Normal"/>
        <w:rPr/>
      </w:pPr>
      <w:ins w:id="704" w:author="S2-104387" w:date="2010-09-14T14:47:00Z">
        <w:r>
          <w:rPr/>
          <w:t>The UE can initiate the Detach procedure, e.g. when the UE is power off. The ePDG may initiate the Detach procedure due to administration reason or the IKEv2 tunnel releasing.</w:t>
        </w:r>
      </w:ins>
    </w:p>
    <w:p>
      <w:pPr>
        <w:pStyle w:val="Normal"/>
        <w:rPr/>
      </w:pPr>
      <w:ins w:id="706" w:author="S2-104387" w:date="2010-09-14T14:47:00Z">
        <w:r>
          <w:rPr/>
          <w:t>For multiple PDN connectivity, this detach procedure shall be repeated for each PDN connected.</w:t>
        </w:r>
      </w:ins>
    </w:p>
    <w:p>
      <w:pPr>
        <w:pStyle w:val="Normal"/>
        <w:rPr/>
      </w:pPr>
      <w:ins w:id="708" w:author="S2-104387" w:date="2010-09-14T14:47:00Z">
        <w:r>
          <w:rPr/>
          <w:t>The home routed roaming, LBO and non-roaming scenarios are depicted in the</w:t>
        </w:r>
      </w:ins>
      <w:ins w:id="709" w:author="S2-104387" w:date="2010-09-14T14:47:00Z">
        <w:r>
          <w:rPr>
            <w:lang w:eastAsia="zh-CN"/>
          </w:rPr>
          <w:t xml:space="preserve"> following</w:t>
        </w:r>
      </w:ins>
      <w:ins w:id="710" w:author="S2-104387" w:date="2010-09-14T14:47:00Z">
        <w:r>
          <w:rPr/>
          <w:t xml:space="preserve"> figure</w:t>
        </w:r>
      </w:ins>
      <w:ins w:id="711" w:author="S2-104387" w:date="2010-09-14T14:47:00Z">
        <w:r>
          <w:rPr>
            <w:lang w:eastAsia="zh-CN"/>
          </w:rPr>
          <w:t>s</w:t>
        </w:r>
      </w:ins>
      <w:ins w:id="712" w:author="S2-104387" w:date="2010-09-14T14:47:00Z">
        <w:r>
          <w:rPr/>
          <w:t>.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ins>
    </w:p>
    <w:p>
      <w:pPr>
        <w:pStyle w:val="Normal"/>
        <w:rPr>
          <w:lang w:eastAsia="zh-CN"/>
          <w:ins w:id="717" w:author="S2-104387" w:date="2010-09-14T14:47:00Z"/>
        </w:rPr>
      </w:pPr>
      <w:ins w:id="714" w:author="S2-104387" w:date="2010-09-14T14:47:00Z">
        <w:r>
          <w:rPr/>
          <w:t xml:space="preserve">If dynamic policy provisioning over S9* is not deployed, the optional </w:t>
        </w:r>
      </w:ins>
      <w:ins w:id="715" w:author="S2-104387" w:date="2010-09-14T14:47:00Z">
        <w:r>
          <w:rPr>
            <w:lang w:eastAsia="zh-CN"/>
          </w:rPr>
          <w:t>step 3 in 5.2.2.5.2-1</w:t>
        </w:r>
      </w:ins>
      <w:ins w:id="716" w:author="S2-104387" w:date="2010-09-14T14:47:00Z">
        <w:r>
          <w:rPr/>
          <w:t xml:space="preserve"> does not occur. Instead, the BBF access network may employ static configured policies.</w:t>
        </w:r>
      </w:ins>
    </w:p>
    <w:p>
      <w:pPr>
        <w:pStyle w:val="Normal"/>
        <w:rPr>
          <w:lang w:eastAsia="zh-CN"/>
          <w:ins w:id="719" w:author="S2-104387" w:date="2010-09-14T14:47:00Z"/>
        </w:rPr>
      </w:pPr>
      <w:ins w:id="718" w:author="S2-104387" w:date="2010-09-14T14:47:00Z">
        <w:bookmarkStart w:id="228" w:name="_1345035374"/>
        <w:bookmarkStart w:id="229" w:name="_1344941100"/>
        <w:bookmarkStart w:id="230" w:name="_1343635378"/>
        <w:bookmarkStart w:id="231" w:name="_1343631953"/>
        <w:bookmarkStart w:id="232" w:name="_1343631275"/>
        <w:bookmarkStart w:id="233" w:name="_1343221450"/>
        <w:bookmarkStart w:id="234" w:name="_1343049288"/>
        <w:bookmarkStart w:id="235" w:name="_1343049273"/>
        <w:bookmarkStart w:id="236" w:name="_1343049107"/>
        <w:bookmarkStart w:id="237" w:name="_1343048994"/>
        <w:bookmarkStart w:id="238" w:name="_1343048836"/>
        <w:bookmarkStart w:id="239" w:name="_1343044638"/>
        <w:bookmarkEnd w:id="228"/>
        <w:bookmarkEnd w:id="229"/>
        <w:bookmarkEnd w:id="230"/>
        <w:bookmarkEnd w:id="231"/>
        <w:bookmarkEnd w:id="232"/>
        <w:bookmarkEnd w:id="233"/>
        <w:bookmarkEnd w:id="234"/>
        <w:bookmarkEnd w:id="235"/>
        <w:bookmarkEnd w:id="236"/>
        <w:bookmarkEnd w:id="237"/>
        <w:bookmarkEnd w:id="238"/>
        <w:bookmarkEnd w:id="239"/>
        <w:r>
          <w:rPr/>
          <w:object w:dxaOrig="12629" w:dyaOrig="6960">
            <v:shape id="ole_rId138" style="width:464.1pt;height:256.1pt" o:ole="">
              <v:imagedata r:id="rId139" o:title=""/>
            </v:shape>
            <o:OLEObject Type="Embed" ProgID="" ShapeID="ole_rId138" DrawAspect="Content" ObjectID="_1689282928" r:id="rId138"/>
          </w:object>
        </w:r>
      </w:ins>
    </w:p>
    <w:p>
      <w:pPr>
        <w:pStyle w:val="TF1"/>
        <w:rPr/>
      </w:pPr>
      <w:ins w:id="720" w:author="S2-104387" w:date="2010-09-14T14:47:00Z">
        <w:r>
          <w:rPr/>
          <w:t>Figure 5.2.2.</w:t>
        </w:r>
      </w:ins>
      <w:ins w:id="721" w:author="S2-104387" w:date="2010-09-14T14:47:00Z">
        <w:r>
          <w:rPr>
            <w:lang w:eastAsia="zh-CN"/>
          </w:rPr>
          <w:t>5</w:t>
        </w:r>
      </w:ins>
      <w:ins w:id="722" w:author="S2-104387" w:date="2010-09-14T14:47:00Z">
        <w:r>
          <w:rPr/>
          <w:t>.2-</w:t>
        </w:r>
      </w:ins>
      <w:ins w:id="723" w:author="S2-104387" w:date="2010-09-14T14:47:00Z">
        <w:r>
          <w:rPr>
            <w:lang w:eastAsia="zh-CN"/>
          </w:rPr>
          <w:t>1</w:t>
        </w:r>
      </w:ins>
      <w:ins w:id="724" w:author="S2-104387" w:date="2010-09-14T14:47:00Z">
        <w:r>
          <w:rPr/>
          <w:t>: UE/ePDG-initiated detach procedure with PMIPv6</w:t>
        </w:r>
      </w:ins>
    </w:p>
    <w:p>
      <w:pPr>
        <w:pStyle w:val="B1"/>
        <w:rPr>
          <w:lang w:eastAsia="zh-CN"/>
          <w:ins w:id="729" w:author="S2-104387" w:date="2010-09-14T14:47:00Z"/>
        </w:rPr>
      </w:pPr>
      <w:ins w:id="726" w:author="S2-104387" w:date="2010-09-14T14:47:00Z">
        <w:r>
          <w:rPr/>
          <w:t xml:space="preserve">1) </w:t>
        </w:r>
      </w:ins>
      <w:ins w:id="727" w:author="S2-104387" w:date="2010-09-14T14:47:00Z">
        <w:r>
          <w:rPr>
            <w:lang w:eastAsia="zh-CN"/>
          </w:rPr>
          <w:t xml:space="preserve"> </w:t>
        </w:r>
      </w:ins>
      <w:ins w:id="728" w:author="S2-104387" w:date="2010-09-14T14:47:00Z">
        <w:r>
          <w:rPr/>
          <w:t>IKEv2 tunnel release triggers PMIP tunnel release.</w:t>
        </w:r>
      </w:ins>
    </w:p>
    <w:p>
      <w:pPr>
        <w:pStyle w:val="B1"/>
        <w:rPr>
          <w:lang w:eastAsia="zh-CN"/>
          <w:ins w:id="731" w:author="S2-104387" w:date="2010-09-14T14:47:00Z"/>
        </w:rPr>
      </w:pPr>
      <w:ins w:id="730" w:author="S2-104387" w:date="2010-09-14T14:47:00Z">
        <w:r>
          <w:rPr>
            <w:lang w:eastAsia="zh-CN"/>
          </w:rPr>
          <w:t>2)  Triggered by the IKEv2 tunnel release, the ePDG executes Gateway Control Session termination procedure with the PCRF.</w:t>
        </w:r>
      </w:ins>
    </w:p>
    <w:p>
      <w:pPr>
        <w:pStyle w:val="B1"/>
        <w:ind w:start="568" w:hanging="0"/>
        <w:rPr/>
      </w:pPr>
      <w:ins w:id="732" w:author="S2-104387" w:date="2010-09-14T14:47:00Z">
        <w:r>
          <w:rPr>
            <w:lang w:eastAsia="zh-CN"/>
          </w:rPr>
          <w:t>F</w:t>
        </w:r>
      </w:ins>
      <w:ins w:id="733" w:author="S2-104387" w:date="2010-09-14T14:47:00Z">
        <w:r>
          <w:rPr>
            <w:lang w:eastAsia="zh-CN"/>
          </w:rPr>
          <w:t xml:space="preserve">or roaming case, the ePDG executes Gateway Control Session termination procedure with the v-PCRF. </w:t>
        </w:r>
      </w:ins>
      <w:ins w:id="734" w:author="S2-104387" w:date="2010-09-14T14:47:00Z">
        <w:r>
          <w:rPr>
            <w:lang w:eastAsia="zh-CN"/>
          </w:rPr>
          <w:t>A</w:t>
        </w:r>
      </w:ins>
      <w:ins w:id="735" w:author="S2-104387" w:date="2010-09-14T14:47:00Z">
        <w:r>
          <w:rPr>
            <w:lang w:eastAsia="zh-CN"/>
          </w:rPr>
          <w:t>ccordingly, the v-PCRF initiates S9 session termination/modification with the h-PCRF.</w:t>
        </w:r>
      </w:ins>
    </w:p>
    <w:p>
      <w:pPr>
        <w:pStyle w:val="B1"/>
        <w:rPr>
          <w:lang w:eastAsia="zh-CN"/>
          <w:ins w:id="749" w:author="S2-104387" w:date="2010-09-14T14:47:00Z"/>
        </w:rPr>
      </w:pPr>
      <w:ins w:id="737" w:author="S2-104387" w:date="2010-09-14T14:47:00Z">
        <w:r>
          <w:rPr>
            <w:lang w:eastAsia="zh-CN"/>
          </w:rPr>
          <w:t xml:space="preserve">3)  After receiving Gateway Control Session </w:t>
        </w:r>
      </w:ins>
      <w:ins w:id="738" w:author="S2-104387" w:date="2010-09-14T14:47:00Z">
        <w:r>
          <w:rPr>
            <w:lang w:eastAsia="zh-CN"/>
          </w:rPr>
          <w:t xml:space="preserve">Termination </w:t>
        </w:r>
      </w:ins>
      <w:ins w:id="739" w:author="S2-104387" w:date="2010-09-14T14:47:00Z">
        <w:r>
          <w:rPr>
            <w:lang w:eastAsia="zh-CN"/>
          </w:rPr>
          <w:t>from the ePDG, t</w:t>
        </w:r>
      </w:ins>
      <w:ins w:id="740" w:author="S2-104387" w:date="2010-09-14T14:47:00Z">
        <w:r>
          <w:rPr/>
          <w:t>he PCRF</w:t>
        </w:r>
      </w:ins>
      <w:ins w:id="741" w:author="S2-104387" w:date="2010-09-14T14:47:00Z">
        <w:r>
          <w:rPr>
            <w:lang w:eastAsia="zh-CN"/>
          </w:rPr>
          <w:t>(non-roaming case)</w:t>
        </w:r>
      </w:ins>
      <w:ins w:id="742" w:author="S2-104387" w:date="2010-09-14T14:47:00Z">
        <w:r>
          <w:rPr/>
          <w:t xml:space="preserve"> </w:t>
        </w:r>
      </w:ins>
      <w:ins w:id="743" w:author="S2-104387" w:date="2010-09-14T14:47:00Z">
        <w:r>
          <w:rPr>
            <w:lang w:eastAsia="zh-CN"/>
          </w:rPr>
          <w:t xml:space="preserve">or the vPCRF (roaming case) </w:t>
        </w:r>
      </w:ins>
      <w:ins w:id="744" w:author="S2-104387" w:date="2010-09-14T14:47:00Z">
        <w:r>
          <w:rPr/>
          <w:t>executes a Gateway Control and QoS Rules Provision procedure with the BPCF or,</w:t>
        </w:r>
      </w:ins>
      <w:ins w:id="745" w:author="S2-104387" w:date="2010-09-14T14:47:00Z">
        <w:r>
          <w:rPr>
            <w:lang w:eastAsia="zh-CN"/>
          </w:rPr>
          <w:t xml:space="preserve"> </w:t>
        </w:r>
      </w:ins>
      <w:ins w:id="746" w:author="S2-104387" w:date="2010-09-14T14:47:00Z">
        <w:r>
          <w:rPr/>
          <w:t>if this is the last PDN Connection for the UE, a PCRF-Initiated Gateway Control Session Termination Procedure with the BPCF</w:t>
        </w:r>
      </w:ins>
      <w:ins w:id="747" w:author="S2-104387" w:date="2010-09-14T14:47:00Z">
        <w:r>
          <w:rPr>
            <w:lang w:eastAsia="zh-CN"/>
          </w:rPr>
          <w:t xml:space="preserve"> would be performed</w:t>
        </w:r>
      </w:ins>
      <w:ins w:id="748" w:author="S2-104387" w:date="2010-09-14T14:47:00Z">
        <w:r>
          <w:rPr/>
          <w:t xml:space="preserve">. </w:t>
        </w:r>
      </w:ins>
    </w:p>
    <w:p>
      <w:pPr>
        <w:pStyle w:val="B1"/>
        <w:rPr>
          <w:lang w:eastAsia="zh-CN"/>
          <w:ins w:id="754" w:author="S2-104387" w:date="2010-09-14T14:47:00Z"/>
        </w:rPr>
      </w:pPr>
      <w:ins w:id="750" w:author="S2-104387" w:date="2010-09-14T14:47:00Z">
        <w:r>
          <w:rPr>
            <w:lang w:eastAsia="zh-CN"/>
          </w:rPr>
          <w:t xml:space="preserve">4-8) </w:t>
        </w:r>
      </w:ins>
      <w:ins w:id="751" w:author="S2-104387" w:date="2010-09-14T14:47:00Z">
        <w:r>
          <w:rPr/>
          <w:t xml:space="preserve">The description of this step is the same as for step </w:t>
        </w:r>
      </w:ins>
      <w:ins w:id="752" w:author="S2-104387" w:date="2010-09-14T14:47:00Z">
        <w:r>
          <w:rPr>
            <w:lang w:eastAsia="zh-CN"/>
          </w:rPr>
          <w:t>2-</w:t>
        </w:r>
      </w:ins>
      <w:ins w:id="753" w:author="S2-104387" w:date="2010-09-14T14:47:00Z">
        <w:r>
          <w:rPr/>
          <w:t>6 in 23.402, clause 7.4.1.1</w:t>
        </w:r>
      </w:ins>
    </w:p>
    <w:p>
      <w:pPr>
        <w:pStyle w:val="Normal"/>
        <w:rPr>
          <w:lang w:eastAsia="zh-CN"/>
          <w:ins w:id="756" w:author="S2-104387" w:date="2010-09-14T14:47:00Z"/>
        </w:rPr>
      </w:pPr>
      <w:ins w:id="755" w:author="S2-104387" w:date="2010-09-14T14:47:00Z">
        <w:r>
          <w:rPr>
            <w:lang w:eastAsia="zh-CN"/>
          </w:rPr>
        </w:r>
      </w:ins>
    </w:p>
    <w:p>
      <w:pPr>
        <w:pStyle w:val="Heading5"/>
        <w:bidi w:val="0"/>
        <w:ind w:start="1701" w:hanging="1701"/>
        <w:jc w:val="start"/>
        <w:rPr>
          <w:lang w:eastAsia="zh-CN"/>
          <w:ins w:id="760" w:author="S2-104387" w:date="2010-09-14T14:47:00Z"/>
        </w:rPr>
      </w:pPr>
      <w:ins w:id="757" w:author="S2-104387" w:date="2010-09-14T14:47:00Z">
        <w:r>
          <w:rPr/>
          <w:t>5.2.2.</w:t>
        </w:r>
      </w:ins>
      <w:ins w:id="758" w:author="S2-104387" w:date="2010-09-14T14:47:00Z">
        <w:r>
          <w:rPr>
            <w:lang w:eastAsia="zh-CN"/>
          </w:rPr>
          <w:t>5</w:t>
        </w:r>
      </w:ins>
      <w:ins w:id="759" w:author="S2-104387" w:date="2010-09-14T14:47:00Z">
        <w:r>
          <w:rPr/>
          <w:t xml:space="preserve">.3 </w:t>
          <w:tab/>
          <w:t>HSS/AAA-initiated Detach Procedure with PMIP</w:t>
        </w:r>
      </w:ins>
    </w:p>
    <w:p>
      <w:pPr>
        <w:pStyle w:val="Heading5"/>
        <w:bidi w:val="0"/>
        <w:ind w:start="1701" w:hanging="1701"/>
        <w:jc w:val="start"/>
        <w:rPr/>
      </w:pPr>
      <w:ins w:id="761" w:author="S2-104387" w:date="2010-09-14T14:47:00Z">
        <w:r>
          <w:rPr/>
          <w:t>Non-Roaming, Home Routed Roaming and Local Breakout Case</w:t>
        </w:r>
      </w:ins>
    </w:p>
    <w:p>
      <w:pPr>
        <w:pStyle w:val="Normal"/>
        <w:rPr/>
      </w:pPr>
      <w:ins w:id="763" w:author="S2-104387" w:date="2010-09-14T14:47:00Z">
        <w:r>
          <w:rPr/>
          <w:t>HSS/AAA-initiated detach procedure with PMIPv6 for non-roaming case is illustrated in Figure 5.2.2.5.3-1. The HSS can initiate the procedure e.g. when the user's subscription is removed. The 3GPP AAA Server can initiate the procedure, e.g. instruction from O&amp;M, timer for re-authentication/re-authorization expired.</w:t>
        </w:r>
      </w:ins>
      <w:ins w:id="764" w:author="S2-104387" w:date="2010-09-14T14:49:00Z">
        <w:bookmarkStart w:id="240" w:name="_1345981283"/>
        <w:bookmarkStart w:id="241" w:name="_1345981259"/>
        <w:bookmarkEnd w:id="240"/>
        <w:bookmarkEnd w:id="241"/>
        <w:r>
          <w:rPr/>
          <w:object w:dxaOrig="10785" w:dyaOrig="3750">
            <v:shape id="ole_rId140" style="width:539.25pt;height:187.5pt" o:ole="">
              <v:imagedata r:id="rId141" o:title=""/>
            </v:shape>
            <o:OLEObject Type="Embed" ProgID="" ShapeID="ole_rId140" DrawAspect="Content" ObjectID="_908952472" r:id="rId140"/>
          </w:object>
        </w:r>
      </w:ins>
    </w:p>
    <w:p>
      <w:pPr>
        <w:pStyle w:val="TF1"/>
        <w:rPr/>
      </w:pPr>
      <w:ins w:id="766" w:author="S2-104387" w:date="2010-09-14T14:47:00Z">
        <w:r>
          <w:rPr/>
          <w:t>Figure 5.2.2.</w:t>
        </w:r>
      </w:ins>
      <w:ins w:id="767" w:author="S2-104387" w:date="2010-09-14T14:47:00Z">
        <w:r>
          <w:rPr>
            <w:lang w:eastAsia="zh-CN"/>
          </w:rPr>
          <w:t>5</w:t>
        </w:r>
      </w:ins>
      <w:ins w:id="768" w:author="S2-104387" w:date="2010-09-14T14:47:00Z">
        <w:r>
          <w:rPr/>
          <w:t>.3-</w:t>
        </w:r>
      </w:ins>
      <w:ins w:id="769" w:author="S2-104387" w:date="2010-09-14T14:47:00Z">
        <w:r>
          <w:rPr>
            <w:lang w:eastAsia="zh-CN"/>
          </w:rPr>
          <w:t>1</w:t>
        </w:r>
      </w:ins>
      <w:ins w:id="770" w:author="S2-104387" w:date="2010-09-14T14:47:00Z">
        <w:r>
          <w:rPr/>
          <w:t>: HSS/AAA-initiated detach procedure with PMIPv6</w:t>
        </w:r>
      </w:ins>
    </w:p>
    <w:p>
      <w:pPr>
        <w:pStyle w:val="NO"/>
        <w:rPr/>
      </w:pPr>
      <w:ins w:id="772" w:author="S2-104387" w:date="2010-09-14T14:47:00Z">
        <w:r>
          <w:rPr/>
          <w:t>NOTE 1:</w:t>
        </w:r>
      </w:ins>
      <w:ins w:id="773" w:author="S2-104387" w:date="2010-09-14T14:47:00Z">
        <w:r>
          <w:rPr>
            <w:rFonts w:eastAsia="MS Mincho;ＭＳ 明朝"/>
          </w:rPr>
          <w:tab/>
        </w:r>
      </w:ins>
      <w:ins w:id="774" w:author="S2-104387" w:date="2010-09-14T14:47:00Z">
        <w:r>
          <w:rPr/>
          <w:t>AAA proxy and vPCRF are only used in the case of home routed roaming and local breakout.</w:t>
        </w:r>
      </w:ins>
    </w:p>
    <w:p>
      <w:pPr>
        <w:pStyle w:val="B1"/>
        <w:numPr>
          <w:ilvl w:val="1"/>
          <w:numId w:val="29"/>
        </w:numPr>
        <w:overflowPunct w:val="false"/>
        <w:autoSpaceDE w:val="false"/>
        <w:textAlignment w:val="baseline"/>
        <w:rPr/>
      </w:pPr>
      <w:ins w:id="776" w:author="S2-104387" w:date="2010-09-14T14:47:00Z">
        <w:r>
          <w:rPr/>
          <w:t>The description of this step is the same as for step 1 in 23.402, clause 7.4.2.1</w:t>
        </w:r>
      </w:ins>
    </w:p>
    <w:p>
      <w:pPr>
        <w:pStyle w:val="B1"/>
        <w:numPr>
          <w:ilvl w:val="1"/>
          <w:numId w:val="29"/>
        </w:numPr>
        <w:overflowPunct w:val="false"/>
        <w:autoSpaceDE w:val="false"/>
        <w:textAlignment w:val="baseline"/>
        <w:rPr/>
      </w:pPr>
      <w:ins w:id="778" w:author="S2-104387" w:date="2010-09-14T14:47:00Z">
        <w:r>
          <w:rPr/>
          <w:t xml:space="preserve">This includes the procedure after step 1 </w:t>
        </w:r>
      </w:ins>
      <w:ins w:id="779" w:author="S2-104387" w:date="2010-09-14T14:47:00Z">
        <w:r>
          <w:rPr>
            <w:lang w:eastAsia="zh-CN"/>
          </w:rPr>
          <w:t>in Figure 5.2.2.5.2-1</w:t>
        </w:r>
      </w:ins>
      <w:ins w:id="780" w:author="S2-104387" w:date="2010-09-14T14:47:00Z">
        <w:r>
          <w:rPr/>
          <w:t>. For multiple PDN connectivity, this step shall be repeated for each PDN Connected.</w:t>
        </w:r>
      </w:ins>
    </w:p>
    <w:p>
      <w:pPr>
        <w:pStyle w:val="B1"/>
        <w:numPr>
          <w:ilvl w:val="1"/>
          <w:numId w:val="29"/>
        </w:numPr>
        <w:overflowPunct w:val="false"/>
        <w:autoSpaceDE w:val="false"/>
        <w:textAlignment w:val="baseline"/>
        <w:rPr/>
      </w:pPr>
      <w:ins w:id="782" w:author="S2-104387" w:date="2010-09-14T14:47:00Z">
        <w:r>
          <w:rPr/>
          <w:t>The description of this step is the same as for step 3 in 23.402, clause 7.4.2.1</w:t>
        </w:r>
      </w:ins>
    </w:p>
    <w:p>
      <w:pPr>
        <w:pStyle w:val="EditorsNote"/>
        <w:rPr/>
      </w:pPr>
      <w:ins w:id="784" w:author="S2-104387" w:date="2010-09-14T14:47:00Z">
        <w:r>
          <w:rPr/>
          <w:t>Editor’s note: The optional SWa interactions are not shown in the flow above. It is FFS whether such interactions should be added.</w:t>
        </w:r>
      </w:ins>
    </w:p>
    <w:p>
      <w:pPr>
        <w:pStyle w:val="NO"/>
        <w:rPr/>
      </w:pPr>
      <w:ins w:id="786" w:author="S2-104387" w:date="2010-09-14T14:47:00Z">
        <w:r>
          <w:rPr/>
          <w:t>NOTE 2:</w:t>
          <w:tab/>
          <w:t>The HSS/AAA may also send a detach indication message to the PDN GW. The PDN GW does not remove the PMIP tunnels on S2b, since the ePDG is responsible for removing the PMIP tunnels on S2b. The PDN GW acknowledges the receipt of the detach indication message to the HSS/AAA.</w:t>
        </w:r>
      </w:ins>
    </w:p>
    <w:p>
      <w:pPr>
        <w:pStyle w:val="Normal"/>
        <w:rPr>
          <w:lang w:eastAsia="zh-CN"/>
          <w:ins w:id="789" w:author="S2-104387" w:date="2010-09-14T14:47:00Z"/>
        </w:rPr>
      </w:pPr>
      <w:ins w:id="788" w:author="S2-104387" w:date="2010-09-14T14:47:00Z">
        <w:r>
          <w:rPr>
            <w:lang w:eastAsia="zh-CN"/>
          </w:rPr>
        </w:r>
      </w:ins>
    </w:p>
    <w:p>
      <w:pPr>
        <w:pStyle w:val="Heading5"/>
        <w:bidi w:val="0"/>
        <w:ind w:start="1701" w:hanging="1701"/>
        <w:jc w:val="start"/>
        <w:rPr>
          <w:lang w:eastAsia="zh-CN"/>
          <w:ins w:id="793" w:author="S2-104387" w:date="2010-09-14T14:47:00Z"/>
        </w:rPr>
      </w:pPr>
      <w:ins w:id="790" w:author="S2-104387" w:date="2010-09-14T14:47:00Z">
        <w:r>
          <w:rPr/>
          <w:t>5.2.2.</w:t>
        </w:r>
      </w:ins>
      <w:ins w:id="791" w:author="S2-104387" w:date="2010-09-14T14:47:00Z">
        <w:r>
          <w:rPr>
            <w:lang w:eastAsia="zh-CN"/>
          </w:rPr>
          <w:t>5</w:t>
        </w:r>
      </w:ins>
      <w:ins w:id="792" w:author="S2-104387" w:date="2010-09-14T14:47:00Z">
        <w:r>
          <w:rPr/>
          <w:t xml:space="preserve">.4 </w:t>
          <w:tab/>
          <w:t>E-UTRAN to Untrusted Non-3GPP IP Access Handover with PMIPv6 on S2b</w:t>
        </w:r>
      </w:ins>
    </w:p>
    <w:p>
      <w:pPr>
        <w:pStyle w:val="Normal"/>
        <w:rPr/>
      </w:pPr>
      <w:ins w:id="794" w:author="S2-104387" w:date="2010-09-14T14:47:00Z">
        <w:r>
          <w:rPr/>
          <w:t>This clause shows a call flow for a handover when a UE moves from an E-UTRAN to an untrusted non-3GPP access network. PMIPv6 is assumed to be used on the S5/S8 interface and PMIPv6 is used on the S2b interface.</w:t>
        </w:r>
      </w:ins>
    </w:p>
    <w:p>
      <w:pPr>
        <w:pStyle w:val="Normal"/>
        <w:rPr/>
      </w:pPr>
      <w:ins w:id="796" w:author="S2-104387" w:date="2010-09-14T14:47:00Z">
        <w:r>
          <w:rPr/>
          <w:t>Both the roaming and non-roaming scenarios are depicted in the figure. In the roaming case, the vPCRF acts as an intermediary, sending the QoS Policy Rules Provision from the hPCRF in the HPLMN to the Serving GW in the VPLMN. The vPCRF receives the Acknowledgment from the Serving GW and forwards it to the hPCRF. In the non-roaming case, the vPCRF is not involved.</w:t>
        </w:r>
      </w:ins>
    </w:p>
    <w:p>
      <w:pPr>
        <w:pStyle w:val="Normal"/>
        <w:rPr/>
      </w:pPr>
      <w:ins w:id="798" w:author="S2-104387" w:date="2010-09-14T14:47:00Z">
        <w:r>
          <w:rPr/>
          <w:t>For connectivity to multiple PDNs, step 1</w:t>
        </w:r>
      </w:ins>
      <w:ins w:id="799" w:author="S2-104387" w:date="2010-09-14T14:47:00Z">
        <w:r>
          <w:rPr>
            <w:lang w:eastAsia="zh-CN"/>
          </w:rPr>
          <w:t>6</w:t>
        </w:r>
      </w:ins>
      <w:ins w:id="800" w:author="S2-104387" w:date="2010-09-14T14:47:00Z">
        <w:r>
          <w:rPr/>
          <w:t xml:space="preserve"> is repeated for each PDN the UE is connected to. Step 1</w:t>
        </w:r>
      </w:ins>
      <w:ins w:id="801" w:author="S2-104387" w:date="2010-09-14T14:47:00Z">
        <w:r>
          <w:rPr>
            <w:lang w:eastAsia="zh-CN"/>
          </w:rPr>
          <w:t>6</w:t>
        </w:r>
      </w:ins>
      <w:ins w:id="802" w:author="S2-104387" w:date="2010-09-14T14:47:00Z">
        <w:r>
          <w:rPr/>
          <w:t xml:space="preserve"> can occur in parallel for each PDN. Other impacts related to the handover for multiple PDNs are described in clause 8.1.</w:t>
        </w:r>
      </w:ins>
    </w:p>
    <w:p>
      <w:pPr>
        <w:pStyle w:val="Normal"/>
        <w:rPr>
          <w:lang w:eastAsia="zh-CN"/>
          <w:ins w:id="805" w:author="S2-104387" w:date="2010-09-14T14:47:00Z"/>
        </w:rPr>
      </w:pPr>
      <w:ins w:id="804" w:author="S2-104387" w:date="2010-09-14T14:47:00Z">
        <w:r>
          <w:rPr/>
          <w:t>The optional interaction steps between the gateways and the PCRF in the procedures only occur if dynamic policy provisioning is deployed. Otherwise policy may be statically configured in the gateway.</w:t>
        </w:r>
      </w:ins>
    </w:p>
    <w:p>
      <w:pPr>
        <w:pStyle w:val="Normal"/>
        <w:rPr>
          <w:lang w:eastAsia="zh-CN"/>
          <w:ins w:id="807" w:author="S2-104387" w:date="2010-09-14T14:47:00Z"/>
        </w:rPr>
      </w:pPr>
      <w:ins w:id="806" w:author="S2-104387" w:date="2010-09-14T14:47:00Z">
        <w:bookmarkStart w:id="242" w:name="_1345034588"/>
        <w:bookmarkStart w:id="243" w:name="_1344942231"/>
        <w:bookmarkStart w:id="244" w:name="_1343221530"/>
        <w:bookmarkStart w:id="245" w:name="_1343110530"/>
        <w:bookmarkStart w:id="246" w:name="_1343051277"/>
        <w:bookmarkStart w:id="247" w:name="_1343049846"/>
        <w:bookmarkStart w:id="248" w:name="_1343049750"/>
        <w:bookmarkStart w:id="249" w:name="_1343049741"/>
        <w:bookmarkStart w:id="250" w:name="_1343048705"/>
        <w:bookmarkEnd w:id="242"/>
        <w:bookmarkEnd w:id="243"/>
        <w:bookmarkEnd w:id="244"/>
        <w:bookmarkEnd w:id="245"/>
        <w:bookmarkEnd w:id="246"/>
        <w:bookmarkEnd w:id="247"/>
        <w:bookmarkEnd w:id="248"/>
        <w:bookmarkEnd w:id="249"/>
        <w:bookmarkEnd w:id="250"/>
        <w:r>
          <w:rPr/>
          <w:object w:dxaOrig="14160" w:dyaOrig="9967">
            <v:shape id="ole_rId142" style="width:450.25pt;height:341.85pt" o:ole="">
              <v:imagedata r:id="rId143" o:title=""/>
            </v:shape>
            <o:OLEObject Type="Embed" ProgID="" ShapeID="ole_rId142" DrawAspect="Content" ObjectID="_1190925484" r:id="rId142"/>
          </w:object>
        </w:r>
      </w:ins>
    </w:p>
    <w:p>
      <w:pPr>
        <w:pStyle w:val="TF1"/>
        <w:rPr/>
      </w:pPr>
      <w:ins w:id="808" w:author="S2-104387" w:date="2010-09-14T14:47:00Z">
        <w:r>
          <w:rPr/>
          <w:t>Figure 5.2.2.</w:t>
        </w:r>
      </w:ins>
      <w:ins w:id="809" w:author="S2-104387" w:date="2010-09-14T14:47:00Z">
        <w:r>
          <w:rPr>
            <w:lang w:eastAsia="zh-CN"/>
          </w:rPr>
          <w:t>5</w:t>
        </w:r>
      </w:ins>
      <w:ins w:id="810" w:author="S2-104387" w:date="2010-09-14T14:47:00Z">
        <w:r>
          <w:rPr/>
          <w:t>.4-</w:t>
        </w:r>
      </w:ins>
      <w:ins w:id="811" w:author="S2-104387" w:date="2010-09-14T14:47:00Z">
        <w:r>
          <w:rPr>
            <w:lang w:eastAsia="zh-CN"/>
          </w:rPr>
          <w:t>1</w:t>
        </w:r>
      </w:ins>
      <w:ins w:id="812" w:author="S2-104387" w:date="2010-09-14T14:47:00Z">
        <w:r>
          <w:rPr/>
          <w:t>: E-UTRAN to Untrusted Non-3GPP IP Access Handover</w:t>
        </w:r>
      </w:ins>
    </w:p>
    <w:p>
      <w:pPr>
        <w:pStyle w:val="B1"/>
        <w:rPr/>
      </w:pPr>
      <w:ins w:id="814" w:author="S2-104387" w:date="2010-09-14T14:47:00Z">
        <w:r>
          <w:rPr/>
          <w:t>1-2) The description of these steps are the same as for steps 1-2 in 23.402, clause 8.2.3</w:t>
        </w:r>
      </w:ins>
    </w:p>
    <w:p>
      <w:pPr>
        <w:pStyle w:val="B1"/>
        <w:rPr>
          <w:lang w:val="en-CA"/>
          <w:ins w:id="823" w:author="S2-104387" w:date="2010-09-14T14:47:00Z"/>
        </w:rPr>
      </w:pPr>
      <w:ins w:id="816" w:author="S2-104387" w:date="2010-09-14T14:47:00Z">
        <w:r>
          <w:rPr>
            <w:lang w:val="en-CA"/>
          </w:rPr>
          <w:t xml:space="preserve">3)  </w:t>
        </w:r>
      </w:ins>
      <w:ins w:id="817" w:author="S2-104387" w:date="2010-09-14T14:47:00Z">
        <w:r>
          <w:rPr>
            <w:lang w:eastAsia="zh-CN"/>
          </w:rPr>
          <w:t xml:space="preserve">If the BBF access network supports 3GPP-based (EAP) authentication, it </w:t>
        </w:r>
      </w:ins>
      <w:ins w:id="818" w:author="S2-104387" w:date="2010-09-14T14:47:00Z">
        <w:r>
          <w:rPr>
            <w:lang w:val="en-CA"/>
          </w:rPr>
          <w:t xml:space="preserve">may </w:t>
        </w:r>
      </w:ins>
      <w:ins w:id="819" w:author="S2-104387" w:date="2010-09-14T14:47:00Z">
        <w:r>
          <w:rPr>
            <w:lang w:val="en-CA" w:eastAsia="zh-CN"/>
          </w:rPr>
          <w:t xml:space="preserve">be involved in the </w:t>
        </w:r>
      </w:ins>
      <w:ins w:id="820" w:author="S2-104387" w:date="2010-09-14T14:47:00Z">
        <w:r>
          <w:rPr>
            <w:lang w:val="en-CA"/>
          </w:rPr>
          <w:t xml:space="preserve">EAP access authentication procedure </w:t>
        </w:r>
      </w:ins>
      <w:ins w:id="821" w:author="S2-104387" w:date="2010-09-14T14:47:00Z">
        <w:r>
          <w:rPr>
            <w:lang w:val="en-CA" w:eastAsia="zh-CN"/>
          </w:rPr>
          <w:t>performed between the UE and the EPC</w:t>
        </w:r>
      </w:ins>
      <w:ins w:id="822" w:author="S2-104387" w:date="2010-09-14T14:47:00Z">
        <w:r>
          <w:rPr>
            <w:lang w:val="en-CA"/>
          </w:rPr>
          <w:t xml:space="preserve">. </w:t>
        </w:r>
      </w:ins>
    </w:p>
    <w:p>
      <w:pPr>
        <w:pStyle w:val="B1"/>
        <w:rPr>
          <w:lang w:val="en-CA" w:eastAsia="zh-CN"/>
          <w:ins w:id="825" w:author="S2-104387" w:date="2010-09-14T14:47:00Z"/>
        </w:rPr>
      </w:pPr>
      <w:ins w:id="824" w:author="S2-104387" w:date="2010-09-14T14:47:00Z">
        <w:r>
          <w:rPr>
            <w:lang w:val="en-CA"/>
          </w:rPr>
          <w:t>4)  The UE receives a local IP address from the BBF Access Network. How this is done is out of 3GPP scope, but it may involve IP address assignment by an RG or a BNG.</w:t>
        </w:r>
      </w:ins>
    </w:p>
    <w:p>
      <w:pPr>
        <w:pStyle w:val="B1"/>
        <w:rPr/>
      </w:pPr>
      <w:ins w:id="826" w:author="S2-104387" w:date="2010-09-14T14:47:00Z">
        <w:r>
          <w:rPr>
            <w:lang w:val="en-CA" w:eastAsia="zh-CN"/>
          </w:rPr>
          <w:t xml:space="preserve">5)  </w:t>
        </w:r>
      </w:ins>
      <w:ins w:id="827" w:author="S2-104387" w:date="2010-09-14T14:47:00Z">
        <w:r>
          <w:rPr/>
          <w:t>The IKEv2 tunnel establishment procedure is started by the UE.</w:t>
        </w:r>
      </w:ins>
      <w:ins w:id="828" w:author="S2-104387" w:date="2010-09-14T14:47:00Z">
        <w:r>
          <w:rPr>
            <w:lang w:eastAsia="zh-CN"/>
          </w:rPr>
          <w:t xml:space="preserve"> </w:t>
        </w:r>
      </w:ins>
      <w:ins w:id="829" w:author="S2-104387" w:date="2010-09-14T14:47:00Z">
        <w:r>
          <w:rPr>
            <w:lang w:eastAsia="zh-CN"/>
          </w:rPr>
          <w:t>F</w:t>
        </w:r>
      </w:ins>
      <w:ins w:id="830" w:author="S2-104387" w:date="2010-09-14T14:47:00Z">
        <w:r>
          <w:rPr>
            <w:lang w:eastAsia="zh-CN"/>
          </w:rPr>
          <w:t>or detail information, please refer to step 3 in TS23.402, clause 8.2.3</w:t>
        </w:r>
      </w:ins>
    </w:p>
    <w:p>
      <w:pPr>
        <w:pStyle w:val="B1"/>
        <w:rPr/>
      </w:pPr>
      <w:ins w:id="832" w:author="S2-104387" w:date="2010-09-14T14:47:00Z">
        <w:r>
          <w:rPr>
            <w:lang w:eastAsia="zh-CN"/>
          </w:rPr>
          <w:t xml:space="preserve">6)  </w:t>
        </w:r>
      </w:ins>
      <w:ins w:id="833" w:author="S2-104387" w:date="2010-09-14T14:47:00Z">
        <w:r>
          <w:rPr>
            <w:lang w:val="en-CA" w:eastAsia="zh-CN"/>
          </w:rPr>
          <w:t>The ePDG initiates Gxb</w:t>
        </w:r>
      </w:ins>
      <w:ins w:id="834" w:author="S2-104387" w:date="2010-09-14T14:47:00Z">
        <w:r>
          <w:rPr>
            <w:lang w:val="en-CA" w:eastAsia="zh-CN"/>
          </w:rPr>
          <w:t>*</w:t>
        </w:r>
      </w:ins>
      <w:ins w:id="835" w:author="S2-104387" w:date="2010-09-14T14:47:00Z">
        <w:r>
          <w:rPr>
            <w:lang w:val="en-CA" w:eastAsia="zh-CN"/>
          </w:rPr>
          <w:t xml:space="preserve"> session establishment by using Gateway Control Session establishment procedure with the PCRF. </w:t>
        </w:r>
      </w:ins>
      <w:ins w:id="836" w:author="S2-104387" w:date="2010-09-14T14:47:00Z">
        <w:r>
          <w:rPr>
            <w:lang w:val="en-CA" w:eastAsia="zh-CN"/>
          </w:rPr>
          <w:t>T</w:t>
        </w:r>
      </w:ins>
      <w:ins w:id="837" w:author="S2-104387" w:date="2010-09-14T14:47:00Z">
        <w:r>
          <w:rPr>
            <w:lang w:val="en-CA" w:eastAsia="zh-CN"/>
          </w:rPr>
          <w:t>he ePDG includes the IMSI, APN, IP-CAN type</w:t>
        </w:r>
      </w:ins>
      <w:ins w:id="838" w:author="S2-104387" w:date="2010-09-14T14:47:00Z">
        <w:r>
          <w:rPr>
            <w:lang w:val="en-CA" w:eastAsia="zh-CN"/>
          </w:rPr>
          <w:t>, UE IP address allocated by EPC</w:t>
        </w:r>
      </w:ins>
      <w:ins w:id="839" w:author="S2-104387" w:date="2010-09-14T14:47:00Z">
        <w:r>
          <w:rPr>
            <w:lang w:val="en-CA" w:eastAsia="zh-CN"/>
          </w:rPr>
          <w:t xml:space="preserve"> and the outer IP header information of </w:t>
        </w:r>
      </w:ins>
      <w:ins w:id="840" w:author="S2-104387" w:date="2010-09-14T14:47:00Z">
        <w:r>
          <w:rPr>
            <w:lang w:val="en-CA" w:eastAsia="zh-CN"/>
          </w:rPr>
          <w:t>the</w:t>
        </w:r>
      </w:ins>
      <w:ins w:id="841" w:author="S2-104387" w:date="2010-09-14T14:47:00Z">
        <w:r>
          <w:rPr>
            <w:lang w:val="en-CA" w:eastAsia="zh-CN"/>
          </w:rPr>
          <w:t xml:space="preserve"> tunnelled traffic</w:t>
        </w:r>
      </w:ins>
      <w:ins w:id="842" w:author="S2-104387" w:date="2010-09-14T14:47:00Z">
        <w:r>
          <w:rPr>
            <w:lang w:val="en-CA" w:eastAsia="zh-CN"/>
          </w:rPr>
          <w:t xml:space="preserve"> </w:t>
        </w:r>
      </w:ins>
      <w:ins w:id="843" w:author="S2-104387" w:date="2010-09-14T14:47:00Z">
        <w:r>
          <w:rPr>
            <w:lang w:val="en-CA" w:eastAsia="zh-CN"/>
          </w:rPr>
          <w:t>in the message to the PCRF.</w:t>
        </w:r>
      </w:ins>
    </w:p>
    <w:p>
      <w:pPr>
        <w:pStyle w:val="EditorsNote"/>
        <w:ind w:start="568" w:hanging="0"/>
        <w:rPr>
          <w:lang w:val="en-US" w:eastAsia="ja-JP"/>
          <w:ins w:id="846" w:author="S2-104387" w:date="2010-09-14T14:47:00Z"/>
        </w:rPr>
      </w:pPr>
      <w:ins w:id="845" w:author="S2-104387" w:date="2010-09-14T14:47:00Z">
        <w:r>
          <w:rPr/>
          <w:t>Editor’s note: It is FFS whether other information is needed to be sent by ePDG to the PCRF in this step.</w:t>
        </w:r>
      </w:ins>
    </w:p>
    <w:p>
      <w:pPr>
        <w:pStyle w:val="B1"/>
        <w:ind w:start="568" w:hanging="0"/>
        <w:rPr>
          <w:lang w:val="en-CA" w:eastAsia="zh-CN"/>
          <w:ins w:id="863" w:author="S2-104387" w:date="2010-09-14T14:47:00Z"/>
        </w:rPr>
      </w:pPr>
      <w:ins w:id="847" w:author="S2-104387" w:date="2010-09-14T14:47:00Z">
        <w:r>
          <w:rPr>
            <w:lang w:val="en-CA" w:eastAsia="zh-CN"/>
          </w:rPr>
          <w:t>F</w:t>
        </w:r>
      </w:ins>
      <w:ins w:id="848" w:author="S2-104387" w:date="2010-09-14T14:47:00Z">
        <w:r>
          <w:rPr>
            <w:lang w:val="en-CA" w:eastAsia="zh-CN"/>
          </w:rPr>
          <w:t xml:space="preserve">or roaming case, the ePDG initiates Gateway Control Session establishment procedure with the v-PCRF. The </w:t>
        </w:r>
      </w:ins>
      <w:ins w:id="849" w:author="S2-104387" w:date="2010-09-14T14:47:00Z">
        <w:r>
          <w:rPr>
            <w:lang w:val="en-CA" w:eastAsia="zh-CN"/>
          </w:rPr>
          <w:t>ePDG</w:t>
        </w:r>
      </w:ins>
      <w:ins w:id="850" w:author="S2-104387" w:date="2010-09-14T14:47:00Z">
        <w:r>
          <w:rPr>
            <w:lang w:val="en-CA" w:eastAsia="zh-CN"/>
          </w:rPr>
          <w:t xml:space="preserve"> contains IMSI, APN, IP-CAN type</w:t>
        </w:r>
      </w:ins>
      <w:ins w:id="851" w:author="S2-104387" w:date="2010-09-14T14:47:00Z">
        <w:r>
          <w:rPr>
            <w:lang w:val="en-CA" w:eastAsia="zh-CN"/>
          </w:rPr>
          <w:t>, UE IP address allocated by EPC</w:t>
        </w:r>
      </w:ins>
      <w:ins w:id="852" w:author="S2-104387" w:date="2010-09-14T14:47:00Z">
        <w:r>
          <w:rPr>
            <w:lang w:val="en-CA" w:eastAsia="zh-CN"/>
          </w:rPr>
          <w:t xml:space="preserve"> and outer IP header information of the </w:t>
        </w:r>
      </w:ins>
      <w:ins w:id="853" w:author="S2-104387" w:date="2010-09-14T14:47:00Z">
        <w:r>
          <w:rPr>
            <w:lang w:val="en-CA" w:eastAsia="zh-CN"/>
          </w:rPr>
          <w:t>tunnelled</w:t>
        </w:r>
      </w:ins>
      <w:ins w:id="854" w:author="S2-104387" w:date="2010-09-14T14:47:00Z">
        <w:r>
          <w:rPr>
            <w:lang w:val="en-CA" w:eastAsia="zh-CN"/>
          </w:rPr>
          <w:t xml:space="preserve"> traffic in the request message. </w:t>
        </w:r>
      </w:ins>
      <w:ins w:id="855" w:author="S2-104387" w:date="2010-09-14T14:47:00Z">
        <w:r>
          <w:rPr>
            <w:lang w:val="en-CA" w:eastAsia="zh-CN"/>
          </w:rPr>
          <w:t>W</w:t>
        </w:r>
      </w:ins>
      <w:ins w:id="856" w:author="S2-104387" w:date="2010-09-14T14:47:00Z">
        <w:r>
          <w:rPr>
            <w:lang w:val="en-CA" w:eastAsia="zh-CN"/>
          </w:rPr>
          <w:t xml:space="preserve">hen the v-PCRF receives a Gateway Control Session establishment request, the v-PCRF shall initiate S9 session establishment/modification procedure. </w:t>
        </w:r>
      </w:ins>
      <w:ins w:id="857" w:author="S2-104387" w:date="2010-09-14T14:47:00Z">
        <w:r>
          <w:rPr>
            <w:lang w:val="en-CA" w:eastAsia="zh-CN"/>
          </w:rPr>
          <w:t>T</w:t>
        </w:r>
      </w:ins>
      <w:ins w:id="858" w:author="S2-104387" w:date="2010-09-14T14:47:00Z">
        <w:r>
          <w:rPr>
            <w:lang w:val="en-CA" w:eastAsia="zh-CN"/>
          </w:rPr>
          <w:t>he v-PCRF sends a S9 session establishment request to the h-PCRF with the information received over Gxb</w:t>
        </w:r>
      </w:ins>
      <w:ins w:id="859" w:author="S2-104387" w:date="2010-09-14T14:47:00Z">
        <w:r>
          <w:rPr>
            <w:lang w:val="en-CA" w:eastAsia="zh-CN"/>
          </w:rPr>
          <w:t>*</w:t>
        </w:r>
      </w:ins>
      <w:ins w:id="860" w:author="S2-104387" w:date="2010-09-14T14:47:00Z">
        <w:r>
          <w:rPr>
            <w:lang w:val="en-CA" w:eastAsia="zh-CN"/>
          </w:rPr>
          <w:t xml:space="preserve"> interface </w:t>
        </w:r>
      </w:ins>
      <w:ins w:id="861" w:author="S2-104387" w:date="2010-09-14T14:47:00Z">
        <w:r>
          <w:rPr>
            <w:lang w:val="en-CA" w:eastAsia="zh-CN"/>
          </w:rPr>
          <w:t xml:space="preserve">excluding </w:t>
        </w:r>
      </w:ins>
      <w:ins w:id="862" w:author="S2-104387" w:date="2010-09-14T14:47:00Z">
        <w:r>
          <w:rPr>
            <w:lang w:val="en-CA" w:eastAsia="zh-CN"/>
          </w:rPr>
          <w:t>tunnelled traffice related info (e.g. outer IP header info of the tunnelled traffic).</w:t>
        </w:r>
      </w:ins>
    </w:p>
    <w:p>
      <w:pPr>
        <w:pStyle w:val="B1"/>
        <w:rPr/>
      </w:pPr>
      <w:ins w:id="864" w:author="S2-104387" w:date="2010-09-14T14:47:00Z">
        <w:r>
          <w:rPr>
            <w:lang w:val="en-CA" w:eastAsia="zh-CN"/>
          </w:rPr>
          <w:t>7)  Triggered by the Gxb</w:t>
        </w:r>
      </w:ins>
      <w:ins w:id="865" w:author="S2-104387" w:date="2010-09-14T14:47:00Z">
        <w:r>
          <w:rPr>
            <w:lang w:val="en-CA" w:eastAsia="zh-CN"/>
          </w:rPr>
          <w:t>*</w:t>
        </w:r>
      </w:ins>
      <w:ins w:id="866" w:author="S2-104387" w:date="2010-09-14T14:47:00Z">
        <w:r>
          <w:rPr>
            <w:lang w:val="en-CA" w:eastAsia="zh-CN"/>
          </w:rPr>
          <w:t xml:space="preserve"> session establishment, the PCRF (non-roaming case) or the v-PCRF (roaming case) initiates Gateway Control Session establishment with the BPCF to establish S9* Session. </w:t>
        </w:r>
      </w:ins>
      <w:ins w:id="867" w:author="S2-104387" w:date="2010-09-14T14:47:00Z">
        <w:r>
          <w:rPr>
            <w:lang w:val="en-CA" w:eastAsia="zh-CN"/>
          </w:rPr>
          <w:t>T</w:t>
        </w:r>
      </w:ins>
      <w:ins w:id="868" w:author="S2-104387" w:date="2010-09-14T14:47:00Z">
        <w:r>
          <w:rPr>
            <w:lang w:val="en-CA" w:eastAsia="zh-CN"/>
          </w:rPr>
          <w:t xml:space="preserve">he </w:t>
        </w:r>
      </w:ins>
      <w:ins w:id="869" w:author="S2-104387" w:date="2010-09-14T14:47:00Z">
        <w:r>
          <w:rPr/>
          <w:t>IMSI, IP-CAN type</w:t>
        </w:r>
      </w:ins>
      <w:ins w:id="870" w:author="S2-104387" w:date="2010-09-14T14:47:00Z">
        <w:r>
          <w:rPr>
            <w:lang w:eastAsia="zh-CN"/>
          </w:rPr>
          <w:t xml:space="preserve">, and </w:t>
        </w:r>
      </w:ins>
      <w:ins w:id="871" w:author="S2-104387" w:date="2010-09-14T14:47:00Z">
        <w:r>
          <w:rPr/>
          <w:t>outer IP header information</w:t>
        </w:r>
      </w:ins>
      <w:ins w:id="872" w:author="S2-104387" w:date="2010-09-14T14:47:00Z">
        <w:r>
          <w:rPr>
            <w:lang w:eastAsia="zh-CN"/>
          </w:rPr>
          <w:t xml:space="preserve"> </w:t>
        </w:r>
      </w:ins>
      <w:ins w:id="873" w:author="S2-104387" w:date="2010-09-14T14:47:00Z">
        <w:r>
          <w:rPr/>
          <w:t>for tunnel traffic</w:t>
        </w:r>
      </w:ins>
      <w:ins w:id="874" w:author="S2-104387" w:date="2010-09-14T14:47:00Z">
        <w:r>
          <w:rPr>
            <w:lang w:eastAsia="zh-CN"/>
          </w:rPr>
          <w:t xml:space="preserve"> needs to be included in </w:t>
        </w:r>
      </w:ins>
      <w:ins w:id="875" w:author="S2-104387" w:date="2010-09-14T14:47:00Z">
        <w:r>
          <w:rPr>
            <w:lang w:eastAsia="zh-CN"/>
          </w:rPr>
          <w:t>the</w:t>
        </w:r>
      </w:ins>
      <w:ins w:id="876" w:author="S2-104387" w:date="2010-09-14T14:47:00Z">
        <w:r>
          <w:rPr>
            <w:lang w:eastAsia="zh-CN"/>
          </w:rPr>
          <w:t xml:space="preserve"> request message which sending to the BPCF.</w:t>
        </w:r>
      </w:ins>
    </w:p>
    <w:p>
      <w:pPr>
        <w:pStyle w:val="B1"/>
        <w:rPr>
          <w:lang w:eastAsia="zh-CN"/>
          <w:ins w:id="883" w:author="S2-104387" w:date="2010-09-14T14:47:00Z"/>
        </w:rPr>
      </w:pPr>
      <w:ins w:id="878" w:author="S2-104387" w:date="2010-09-14T14:47:00Z">
        <w:r>
          <w:rPr>
            <w:lang w:eastAsia="zh-CN"/>
          </w:rPr>
          <w:t>8-11</w:t>
        </w:r>
      </w:ins>
      <w:ins w:id="879" w:author="S2-104387" w:date="2010-09-14T14:47:00Z">
        <w:r>
          <w:rPr>
            <w:lang w:eastAsia="zh-CN"/>
          </w:rPr>
          <w:t>) The</w:t>
        </w:r>
      </w:ins>
      <w:ins w:id="880" w:author="S2-104387" w:date="2010-09-14T14:47:00Z">
        <w:r>
          <w:rPr/>
          <w:t xml:space="preserve"> description of these steps are the same as for steps </w:t>
        </w:r>
      </w:ins>
      <w:ins w:id="881" w:author="S2-104387" w:date="2010-09-14T14:47:00Z">
        <w:r>
          <w:rPr>
            <w:lang w:eastAsia="zh-CN"/>
          </w:rPr>
          <w:t>4</w:t>
        </w:r>
      </w:ins>
      <w:ins w:id="882" w:author="S2-104387" w:date="2010-09-14T14:47:00Z">
        <w:r>
          <w:rPr/>
          <w:t>-7 in 23.402, clause 8.2.3</w:t>
        </w:r>
      </w:ins>
    </w:p>
    <w:p>
      <w:pPr>
        <w:pStyle w:val="B1"/>
        <w:rPr/>
      </w:pPr>
      <w:ins w:id="884" w:author="S2-104387" w:date="2010-09-14T14:47:00Z">
        <w:r>
          <w:rPr>
            <w:lang w:eastAsia="zh-CN"/>
          </w:rPr>
          <w:t>1</w:t>
        </w:r>
      </w:ins>
      <w:ins w:id="885" w:author="S2-104387" w:date="2010-09-14T14:47:00Z">
        <w:r>
          <w:rPr>
            <w:lang w:eastAsia="zh-CN"/>
          </w:rPr>
          <w:t>2</w:t>
        </w:r>
      </w:ins>
      <w:ins w:id="886" w:author="S2-104387" w:date="2010-09-14T14:47:00Z">
        <w:r>
          <w:rPr>
            <w:lang w:eastAsia="zh-CN"/>
          </w:rPr>
          <w:t xml:space="preserve">)  In order </w:t>
        </w:r>
      </w:ins>
      <w:ins w:id="887" w:author="S2-104387" w:date="2010-09-14T14:47:00Z">
        <w:r>
          <w:rPr>
            <w:lang w:eastAsia="zh-CN"/>
          </w:rPr>
          <w:t xml:space="preserve">for </w:t>
        </w:r>
      </w:ins>
      <w:ins w:id="888" w:author="S2-104387" w:date="2010-09-14T14:47:00Z">
        <w:r>
          <w:rPr>
            <w:lang w:eastAsia="zh-CN"/>
          </w:rPr>
          <w:t>the BPCF</w:t>
        </w:r>
      </w:ins>
      <w:ins w:id="889" w:author="S2-104387" w:date="2010-09-14T14:47:00Z">
        <w:r>
          <w:rPr>
            <w:lang w:eastAsia="zh-CN"/>
          </w:rPr>
          <w:t xml:space="preserve"> to</w:t>
        </w:r>
      </w:ins>
      <w:ins w:id="890" w:author="S2-104387" w:date="2010-09-14T14:47:00Z">
        <w:r>
          <w:rPr>
            <w:lang w:eastAsia="zh-CN"/>
          </w:rPr>
          <w:t xml:space="preserve"> p</w:t>
        </w:r>
      </w:ins>
      <w:ins w:id="891" w:author="S2-104387" w:date="2010-09-14T14:47:00Z">
        <w:r>
          <w:rPr>
            <w:lang w:eastAsia="zh-CN"/>
          </w:rPr>
          <w:t>erform admission control</w:t>
        </w:r>
      </w:ins>
      <w:ins w:id="892" w:author="S2-104387" w:date="2010-09-14T14:47:00Z">
        <w:r>
          <w:rPr>
            <w:lang w:eastAsia="zh-CN"/>
          </w:rPr>
          <w:t xml:space="preserve"> in the fixed network,</w:t>
        </w:r>
      </w:ins>
      <w:ins w:id="893" w:author="S2-104387" w:date="2010-09-14T14:47:00Z">
        <w:r>
          <w:rPr>
            <w:lang w:eastAsia="zh-CN"/>
          </w:rPr>
          <w:t xml:space="preserve"> </w:t>
        </w:r>
      </w:ins>
      <w:ins w:id="894" w:author="S2-104387" w:date="2010-09-14T14:47:00Z">
        <w:r>
          <w:rPr>
            <w:lang w:eastAsia="zh-CN"/>
          </w:rPr>
          <w:t xml:space="preserve">the PCRF use Gateway Control and QoS Rules provision procedure to provide QoS information to the BPCF. </w:t>
        </w:r>
      </w:ins>
    </w:p>
    <w:p>
      <w:pPr>
        <w:pStyle w:val="B1"/>
        <w:rPr>
          <w:lang w:eastAsia="zh-CN"/>
          <w:ins w:id="902" w:author="S2-104387" w:date="2010-09-14T14:47:00Z"/>
        </w:rPr>
      </w:pPr>
      <w:ins w:id="896" w:author="S2-104387" w:date="2010-09-14T14:47:00Z">
        <w:r>
          <w:rPr>
            <w:lang w:val="en-CA" w:eastAsia="zh-CN"/>
          </w:rPr>
          <w:t>1</w:t>
        </w:r>
      </w:ins>
      <w:ins w:id="897" w:author="S2-104387" w:date="2010-09-14T14:47:00Z">
        <w:r>
          <w:rPr>
            <w:lang w:val="en-CA" w:eastAsia="zh-CN"/>
          </w:rPr>
          <w:t>3-</w:t>
        </w:r>
      </w:ins>
      <w:ins w:id="898" w:author="S2-104387" w:date="2010-09-14T14:47:00Z">
        <w:r>
          <w:rPr>
            <w:lang w:val="en-CA" w:eastAsia="zh-CN"/>
          </w:rPr>
          <w:t>1</w:t>
        </w:r>
      </w:ins>
      <w:ins w:id="899" w:author="S2-104387" w:date="2010-09-14T14:47:00Z">
        <w:r>
          <w:rPr>
            <w:lang w:val="en-CA" w:eastAsia="zh-CN"/>
          </w:rPr>
          <w:t>5</w:t>
        </w:r>
      </w:ins>
      <w:ins w:id="900" w:author="S2-104387" w:date="2010-09-14T14:47:00Z">
        <w:r>
          <w:rPr>
            <w:lang w:val="en-CA" w:eastAsia="zh-CN"/>
          </w:rPr>
          <w:t xml:space="preserve">) </w:t>
        </w:r>
      </w:ins>
      <w:ins w:id="901" w:author="S2-104387" w:date="2010-09-14T14:47:00Z">
        <w:r>
          <w:rPr/>
          <w:t>The description of these steps are the same as for steps 8-10 in 23.402, clause 8.2.3</w:t>
        </w:r>
      </w:ins>
    </w:p>
    <w:p>
      <w:pPr>
        <w:pStyle w:val="Normal"/>
        <w:rPr>
          <w:lang w:eastAsia="zh-CN"/>
          <w:ins w:id="904" w:author="S2-104387" w:date="2010-09-14T14:47:00Z"/>
        </w:rPr>
      </w:pPr>
      <w:ins w:id="903" w:author="S2-104387" w:date="2010-09-14T14:47:00Z">
        <w:r>
          <w:rPr>
            <w:lang w:eastAsia="zh-CN"/>
          </w:rPr>
        </w:r>
      </w:ins>
    </w:p>
    <w:p>
      <w:pPr>
        <w:pStyle w:val="Heading5"/>
        <w:bidi w:val="0"/>
        <w:ind w:start="1701" w:hanging="1701"/>
        <w:jc w:val="start"/>
        <w:rPr>
          <w:lang w:eastAsia="zh-CN"/>
          <w:ins w:id="908" w:author="S2-104387" w:date="2010-09-14T14:47:00Z"/>
        </w:rPr>
      </w:pPr>
      <w:ins w:id="905" w:author="S2-104387" w:date="2010-09-14T14:47:00Z">
        <w:r>
          <w:rPr/>
          <w:t>5.2.2.</w:t>
        </w:r>
      </w:ins>
      <w:ins w:id="906" w:author="S2-104387" w:date="2010-09-14T14:47:00Z">
        <w:r>
          <w:rPr>
            <w:lang w:eastAsia="zh-CN"/>
          </w:rPr>
          <w:t>5</w:t>
        </w:r>
      </w:ins>
      <w:ins w:id="907" w:author="S2-104387" w:date="2010-09-14T14:47:00Z">
        <w:r>
          <w:rPr/>
          <w:t xml:space="preserve">.5 </w:t>
          <w:tab/>
          <w:t>UE-initiated Connectivity to Additional PDN with PMIPv6 on S2b</w:t>
        </w:r>
      </w:ins>
    </w:p>
    <w:p>
      <w:pPr>
        <w:pStyle w:val="Normal"/>
        <w:rPr>
          <w:lang w:eastAsia="zh-CN"/>
          <w:ins w:id="910" w:author="S2-104387" w:date="2010-09-14T14:47:00Z"/>
        </w:rPr>
      </w:pPr>
      <w:ins w:id="909" w:author="S2-104387" w:date="2010-09-14T14:47:00Z">
        <w:r>
          <w:rPr/>
          <w:t>This clause is related to the case when the UE has an established PDN connection and wishes to establish one or more additional PDN connections. Since PMIPv6 is used to establish connectivity with the additional PDN, the UE establishes a separate SWu instance (i.e. a separate IPSec tunnel) for each additional PDN.</w:t>
        </w:r>
      </w:ins>
    </w:p>
    <w:p>
      <w:pPr>
        <w:pStyle w:val="Normal"/>
        <w:rPr>
          <w:lang w:eastAsia="zh-CN"/>
          <w:ins w:id="912" w:author="S2-104387" w:date="2010-09-14T14:47:00Z"/>
        </w:rPr>
      </w:pPr>
      <w:ins w:id="911" w:author="S2-104387" w:date="2010-09-14T14:47:00Z">
        <w:bookmarkStart w:id="251" w:name="_1343462941"/>
        <w:bookmarkEnd w:id="251"/>
        <w:r>
          <w:rPr/>
          <w:object w:dxaOrig="8114" w:dyaOrig="3074">
            <v:shape id="ole_rId144" style="width:405.7pt;height:153.7pt" o:ole="">
              <v:imagedata r:id="rId145" o:title=""/>
            </v:shape>
            <o:OLEObject Type="Embed" ProgID="" ShapeID="ole_rId144" DrawAspect="Content" ObjectID="_780499582" r:id="rId144"/>
          </w:object>
        </w:r>
      </w:ins>
    </w:p>
    <w:p>
      <w:pPr>
        <w:pStyle w:val="TF1"/>
        <w:rPr/>
      </w:pPr>
      <w:ins w:id="913" w:author="S2-104387" w:date="2010-09-14T14:47:00Z">
        <w:r>
          <w:rPr/>
          <w:t>Figure 5.2.2.</w:t>
        </w:r>
      </w:ins>
      <w:ins w:id="914" w:author="S2-104387" w:date="2010-09-14T14:47:00Z">
        <w:r>
          <w:rPr>
            <w:lang w:eastAsia="zh-CN"/>
          </w:rPr>
          <w:t>5</w:t>
        </w:r>
      </w:ins>
      <w:ins w:id="915" w:author="S2-104387" w:date="2010-09-14T14:47:00Z">
        <w:r>
          <w:rPr/>
          <w:t>.5-1: UE-initiated connectivity to additional PDN from Un-trusted Non-3GPP IP Access with PMIPv6</w:t>
        </w:r>
      </w:ins>
    </w:p>
    <w:p>
      <w:pPr>
        <w:pStyle w:val="B1"/>
        <w:numPr>
          <w:ilvl w:val="1"/>
          <w:numId w:val="27"/>
        </w:numPr>
        <w:overflowPunct w:val="false"/>
        <w:autoSpaceDE w:val="false"/>
        <w:textAlignment w:val="baseline"/>
        <w:rPr>
          <w:lang w:eastAsia="zh-CN"/>
          <w:ins w:id="924" w:author="S2-104387" w:date="2010-09-14T14:47:00Z"/>
        </w:rPr>
      </w:pPr>
      <w:ins w:id="917" w:author="S2-104387" w:date="2010-09-14T14:47:00Z">
        <w:r>
          <w:rPr/>
          <w:t>The UE has performed the Initial S2b Attach procedure as defined in clause 5.</w:t>
        </w:r>
      </w:ins>
      <w:ins w:id="918" w:author="S2-104387" w:date="2010-09-14T14:47:00Z">
        <w:r>
          <w:rPr>
            <w:lang w:eastAsia="zh-CN"/>
          </w:rPr>
          <w:t>2</w:t>
        </w:r>
      </w:ins>
      <w:ins w:id="919" w:author="S2-104387" w:date="2010-09-14T14:47:00Z">
        <w:r>
          <w:rPr/>
          <w:t>.2.</w:t>
        </w:r>
      </w:ins>
      <w:ins w:id="920" w:author="S2-104387" w:date="2010-09-14T14:47:00Z">
        <w:r>
          <w:rPr>
            <w:lang w:eastAsia="zh-CN"/>
          </w:rPr>
          <w:t>5</w:t>
        </w:r>
      </w:ins>
      <w:ins w:id="921" w:author="S2-104387" w:date="2010-09-14T14:47:00Z">
        <w:r>
          <w:rPr/>
          <w:t>.</w:t>
        </w:r>
      </w:ins>
      <w:ins w:id="922" w:author="S2-104387" w:date="2010-09-14T14:47:00Z">
        <w:r>
          <w:rPr>
            <w:lang w:eastAsia="zh-CN"/>
          </w:rPr>
          <w:t>1</w:t>
        </w:r>
      </w:ins>
      <w:ins w:id="923" w:author="S2-104387" w:date="2010-09-14T14:47:00Z">
        <w:r>
          <w:rPr/>
          <w:t xml:space="preserve"> and has an established PDN connection.</w:t>
        </w:r>
      </w:ins>
    </w:p>
    <w:p>
      <w:pPr>
        <w:pStyle w:val="B1"/>
        <w:numPr>
          <w:ilvl w:val="1"/>
          <w:numId w:val="27"/>
        </w:numPr>
        <w:overflowPunct w:val="false"/>
        <w:autoSpaceDE w:val="false"/>
        <w:textAlignment w:val="baseline"/>
        <w:rPr>
          <w:lang w:eastAsia="zh-CN"/>
          <w:ins w:id="939" w:author="S2-104387" w:date="2010-09-14T14:47:00Z"/>
        </w:rPr>
      </w:pPr>
      <w:ins w:id="925" w:author="S2-104387" w:date="2010-09-14T14:47:00Z">
        <w:r>
          <w:rPr/>
          <w:t xml:space="preserve">The UE repeats the procedure of </w:t>
        </w:r>
      </w:ins>
      <w:ins w:id="926" w:author="S2-104387" w:date="2010-09-14T14:47:00Z">
        <w:r>
          <w:rPr>
            <w:lang w:eastAsia="zh-CN"/>
          </w:rPr>
          <w:t xml:space="preserve">steps 1, 2, 5 in </w:t>
        </w:r>
      </w:ins>
      <w:ins w:id="927" w:author="S2-104387" w:date="2010-09-14T14:47:00Z">
        <w:r>
          <w:rPr/>
          <w:t>clause 5.2.2.</w:t>
        </w:r>
      </w:ins>
      <w:ins w:id="928" w:author="S2-104387" w:date="2010-09-14T14:47:00Z">
        <w:r>
          <w:rPr>
            <w:lang w:eastAsia="zh-CN"/>
          </w:rPr>
          <w:t>5</w:t>
        </w:r>
      </w:ins>
      <w:ins w:id="929" w:author="S2-104387" w:date="2010-09-14T14:47:00Z">
        <w:r>
          <w:rPr/>
          <w:t>.</w:t>
        </w:r>
      </w:ins>
      <w:ins w:id="930" w:author="S2-104387" w:date="2010-09-14T14:47:00Z">
        <w:r>
          <w:rPr>
            <w:lang w:eastAsia="zh-CN"/>
          </w:rPr>
          <w:t>1</w:t>
        </w:r>
      </w:ins>
      <w:ins w:id="931" w:author="S2-104387" w:date="2010-09-14T14:47:00Z">
        <w:r>
          <w:rPr/>
          <w:t>, Figure 5.2.2.</w:t>
        </w:r>
      </w:ins>
      <w:ins w:id="932" w:author="S2-104387" w:date="2010-09-14T14:47:00Z">
        <w:r>
          <w:rPr>
            <w:lang w:eastAsia="zh-CN"/>
          </w:rPr>
          <w:t>5</w:t>
        </w:r>
      </w:ins>
      <w:ins w:id="933" w:author="S2-104387" w:date="2010-09-14T14:47:00Z">
        <w:r>
          <w:rPr/>
          <w:t>.</w:t>
        </w:r>
      </w:ins>
      <w:ins w:id="934" w:author="S2-104387" w:date="2010-09-14T14:47:00Z">
        <w:r>
          <w:rPr>
            <w:lang w:eastAsia="zh-CN"/>
          </w:rPr>
          <w:t>1</w:t>
        </w:r>
      </w:ins>
      <w:ins w:id="935" w:author="S2-104387" w:date="2010-09-14T14:47:00Z">
        <w:r>
          <w:rPr/>
          <w:t>-</w:t>
        </w:r>
      </w:ins>
      <w:ins w:id="936" w:author="S2-104387" w:date="2010-09-14T14:47:00Z">
        <w:r>
          <w:rPr>
            <w:lang w:eastAsia="zh-CN"/>
          </w:rPr>
          <w:t xml:space="preserve">1 </w:t>
        </w:r>
      </w:ins>
      <w:ins w:id="937" w:author="S2-104387" w:date="2010-09-14T14:47:00Z">
        <w:r>
          <w:rPr/>
          <w:t>for each additional PDN the UE wants to connect to</w:t>
        </w:r>
      </w:ins>
      <w:ins w:id="938" w:author="S2-104387" w:date="2010-09-14T14:47:00Z">
        <w:r>
          <w:rPr>
            <w:lang w:eastAsia="zh-CN"/>
          </w:rPr>
          <w:t>.</w:t>
        </w:r>
      </w:ins>
    </w:p>
    <w:p>
      <w:pPr>
        <w:pStyle w:val="Heading4"/>
        <w:bidi w:val="0"/>
        <w:ind w:start="1418" w:hanging="1418"/>
        <w:jc w:val="start"/>
        <w:rPr>
          <w:lang w:eastAsia="zh-CN"/>
        </w:rPr>
      </w:pPr>
      <w:r>
        <w:rPr>
          <w:lang w:eastAsia="zh-CN"/>
        </w:rPr>
      </w:r>
    </w:p>
    <w:p>
      <w:pPr>
        <w:pStyle w:val="Heading4"/>
        <w:bidi w:val="0"/>
        <w:ind w:start="1418" w:hanging="1418"/>
        <w:jc w:val="start"/>
        <w:rPr>
          <w:lang w:val="en-CA" w:eastAsia="zh-CN"/>
          <w:ins w:id="952" w:author="S2-104387" w:date="2010-09-14T14:51:00Z"/>
        </w:rPr>
      </w:pPr>
      <w:ins w:id="940" w:author="S2-104387" w:date="2010-09-14T14:51:00Z">
        <w:r>
          <w:rPr>
            <w:lang w:val="en-CA"/>
          </w:rPr>
          <w:t>5.2.2.6</w:t>
          <w:tab/>
        </w:r>
      </w:ins>
      <w:ins w:id="941" w:author="S2-104387" w:date="2010-09-14T14:51:00Z">
        <w:r>
          <w:rPr/>
          <w:t>Procedures</w:t>
        </w:r>
      </w:ins>
      <w:ins w:id="942" w:author="S2-104387" w:date="2010-09-14T14:51:00Z">
        <w:r>
          <w:rPr>
            <w:lang w:val="en-CA"/>
          </w:rPr>
          <w:t xml:space="preserve"> for</w:t>
        </w:r>
      </w:ins>
      <w:ins w:id="943" w:author="S2-104387" w:date="2010-09-14T14:51:00Z">
        <w:r>
          <w:rPr>
            <w:lang w:val="en-CA" w:eastAsia="zh-CN"/>
          </w:rPr>
          <w:t xml:space="preserve"> </w:t>
        </w:r>
      </w:ins>
      <w:ins w:id="944" w:author="S2-104387" w:date="2010-09-14T14:51:00Z">
        <w:r>
          <w:rPr>
            <w:lang w:val="en-CA"/>
          </w:rPr>
          <w:t xml:space="preserve">trusted BBF WLAN </w:t>
        </w:r>
      </w:ins>
      <w:ins w:id="945" w:author="S2-104387" w:date="2010-09-14T14:51:00Z">
        <w:r>
          <w:rPr>
            <w:lang w:val="en-CA" w:eastAsia="zh-CN"/>
          </w:rPr>
          <w:t>with</w:t>
        </w:r>
      </w:ins>
      <w:ins w:id="946" w:author="S2-104387" w:date="2010-09-14T14:51:00Z">
        <w:r>
          <w:rPr>
            <w:lang w:val="en-CA" w:eastAsia="zh-CN"/>
          </w:rPr>
          <w:t xml:space="preserve"> </w:t>
        </w:r>
      </w:ins>
      <w:ins w:id="947" w:author="S2-104387" w:date="2010-09-14T14:51:00Z">
        <w:r>
          <w:rPr>
            <w:lang w:val="en-CA"/>
          </w:rPr>
          <w:t>traffic</w:t>
        </w:r>
      </w:ins>
      <w:ins w:id="948" w:author="S2-104387" w:date="2010-09-14T14:51:00Z">
        <w:r>
          <w:rPr>
            <w:lang w:val="en-CA" w:eastAsia="zh-CN"/>
          </w:rPr>
          <w:t xml:space="preserve"> is</w:t>
        </w:r>
      </w:ins>
      <w:ins w:id="949" w:author="S2-104387" w:date="2010-09-14T14:51:00Z">
        <w:r>
          <w:rPr>
            <w:lang w:val="en-CA"/>
          </w:rPr>
          <w:t xml:space="preserve"> routed</w:t>
        </w:r>
      </w:ins>
      <w:ins w:id="950" w:author="S2-104387" w:date="2010-09-14T14:51:00Z">
        <w:r>
          <w:rPr>
            <w:lang w:val="en-CA" w:eastAsia="zh-CN"/>
          </w:rPr>
          <w:t xml:space="preserve"> back</w:t>
        </w:r>
      </w:ins>
      <w:ins w:id="951" w:author="S2-104387" w:date="2010-09-14T14:51:00Z">
        <w:r>
          <w:rPr>
            <w:lang w:val="en-CA"/>
          </w:rPr>
          <w:t xml:space="preserve"> to the EPC with S2c and PCRF-initiated S9* session establishment</w:t>
        </w:r>
      </w:ins>
    </w:p>
    <w:p>
      <w:pPr>
        <w:pStyle w:val="Heading5"/>
        <w:bidi w:val="0"/>
        <w:ind w:start="1701" w:hanging="1701"/>
        <w:jc w:val="start"/>
        <w:rPr>
          <w:lang w:eastAsia="zh-CN"/>
          <w:ins w:id="954" w:author="S2-104387" w:date="2010-09-14T14:51:00Z"/>
        </w:rPr>
      </w:pPr>
      <w:ins w:id="953" w:author="S2-104387" w:date="2010-09-14T14:51:00Z">
        <w:r>
          <w:rPr/>
          <w:t>5.2.2.6.1</w:t>
          <w:tab/>
          <w:t>Initial Attach with DSMIPv6 on S2c to trusted BBF access</w:t>
        </w:r>
      </w:ins>
    </w:p>
    <w:p>
      <w:pPr>
        <w:pStyle w:val="Normal"/>
        <w:rPr/>
      </w:pPr>
      <w:ins w:id="955" w:author="S2-104387" w:date="2010-09-14T14:51:00Z">
        <w:r>
          <w:rPr/>
          <w:t>This clause is related to the case when the UE attaches to a BBF access which is considered as trusted. In this case only S2c procedures can be used in building block I.</w:t>
        </w:r>
      </w:ins>
      <w:ins w:id="956" w:author="S2-104387" w:date="2010-09-14T14:51:00Z">
        <w:r>
          <w:rPr>
            <w:lang w:eastAsia="zh-CN"/>
          </w:rPr>
          <w:t xml:space="preserve"> </w:t>
        </w:r>
      </w:ins>
      <w:ins w:id="957" w:author="S2-104387" w:date="2010-09-14T14:51:00Z">
        <w:r>
          <w:rPr>
            <w:lang w:eastAsia="zh-CN"/>
          </w:rPr>
          <w:t>The PCRF triggered by the IP-CAN Session establishment will initiate the S9* session establishment.</w:t>
        </w:r>
      </w:ins>
    </w:p>
    <w:p>
      <w:pPr>
        <w:pStyle w:val="Normal"/>
        <w:rPr/>
      </w:pPr>
      <w:ins w:id="959" w:author="S2-104387" w:date="2010-09-14T14:51:00Z">
        <w:r>
          <w:rPr/>
          <w:t>The home routed roaming, LBO and non-roaming scenarios are depicted in the figure.</w:t>
        </w:r>
      </w:ins>
    </w:p>
    <w:p>
      <w:pPr>
        <w:pStyle w:val="B1"/>
        <w:rPr/>
      </w:pPr>
      <w:ins w:id="961" w:author="S2-104387" w:date="2010-09-14T14:51:00Z">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ins>
    </w:p>
    <w:p>
      <w:pPr>
        <w:pStyle w:val="B1"/>
        <w:rPr/>
      </w:pPr>
      <w:ins w:id="963" w:author="S2-104387" w:date="2010-09-14T14:51:00Z">
        <w:r>
          <w:rPr/>
          <w:t>-</w:t>
          <w:tab/>
          <w:t>In the non-roaming case, the vPCRF and the 3GPP AAA Proxy are not involved.</w:t>
        </w:r>
      </w:ins>
    </w:p>
    <w:p>
      <w:pPr>
        <w:pStyle w:val="Normal"/>
        <w:rPr>
          <w:lang w:eastAsia="zh-CN"/>
          <w:ins w:id="973" w:author="S2-104387" w:date="2010-09-14T14:51:00Z"/>
        </w:rPr>
      </w:pPr>
      <w:ins w:id="965" w:author="S2-104387" w:date="2010-09-14T14:51:00Z">
        <w:r>
          <w:rPr/>
          <w:t>If dynamic policy provisioning over S9* is not deployed, the optional steps </w:t>
        </w:r>
      </w:ins>
      <w:ins w:id="966" w:author="S2-104387" w:date="2010-09-14T14:51:00Z">
        <w:r>
          <w:rPr/>
          <w:t>9-10</w:t>
        </w:r>
      </w:ins>
      <w:ins w:id="967" w:author="S2-104387" w:date="2010-09-14T14:51:00Z">
        <w:r>
          <w:rPr>
            <w:lang w:eastAsia="zh-CN"/>
          </w:rPr>
          <w:t xml:space="preserve"> in </w:t>
        </w:r>
      </w:ins>
      <w:ins w:id="968" w:author="S2-104387" w:date="2010-09-14T14:51:00Z">
        <w:r>
          <w:rPr/>
          <w:t>Figure 5.2.2.</w:t>
        </w:r>
      </w:ins>
      <w:ins w:id="969" w:author="S2-104387" w:date="2010-09-14T14:51:00Z">
        <w:r>
          <w:rPr/>
          <w:t>7</w:t>
        </w:r>
      </w:ins>
      <w:ins w:id="970" w:author="S2-104387" w:date="2010-09-14T14:51:00Z">
        <w:r>
          <w:rPr/>
          <w:t>.1-</w:t>
        </w:r>
      </w:ins>
      <w:ins w:id="971" w:author="S2-104387" w:date="2010-09-14T14:51:00Z">
        <w:r>
          <w:rPr>
            <w:lang w:eastAsia="zh-CN"/>
          </w:rPr>
          <w:t>1</w:t>
        </w:r>
      </w:ins>
      <w:ins w:id="972" w:author="S2-104387" w:date="2010-09-14T14:51:00Z">
        <w:r>
          <w:rPr/>
          <w:t xml:space="preserve"> do not occur. Instead, the BBF Access Network may employ static configured policies.</w:t>
        </w:r>
      </w:ins>
    </w:p>
    <w:p>
      <w:pPr>
        <w:pStyle w:val="Normal"/>
        <w:keepNext w:val="true"/>
        <w:jc w:val="center"/>
        <w:rPr/>
      </w:pPr>
      <w:ins w:id="974" w:author="S2-104387" w:date="2010-09-14T14:51:00Z">
        <w:bookmarkStart w:id="252" w:name="_1344933973"/>
        <w:bookmarkStart w:id="253" w:name="_1344933878"/>
        <w:bookmarkStart w:id="254" w:name="_1344896485"/>
        <w:bookmarkEnd w:id="252"/>
        <w:bookmarkEnd w:id="253"/>
        <w:bookmarkEnd w:id="254"/>
        <w:r>
          <w:rPr/>
          <w:object w:dxaOrig="13289" w:dyaOrig="8654">
            <v:shape id="ole_rId146" style="width:462.45pt;height:300.25pt" o:ole="">
              <v:imagedata r:id="rId147" o:title=""/>
            </v:shape>
            <o:OLEObject Type="Embed" ProgID="" ShapeID="ole_rId146" DrawAspect="Content" ObjectID="_62015272" r:id="rId146"/>
          </w:object>
        </w:r>
      </w:ins>
    </w:p>
    <w:p>
      <w:pPr>
        <w:pStyle w:val="Normal"/>
        <w:rPr>
          <w:lang w:eastAsia="zh-CN"/>
          <w:ins w:id="977" w:author="S2-104387" w:date="2010-09-14T14:51:00Z"/>
        </w:rPr>
      </w:pPr>
      <w:ins w:id="976" w:author="S2-104387" w:date="2010-09-14T14:51:00Z">
        <w:r>
          <w:rPr>
            <w:lang w:eastAsia="zh-CN"/>
          </w:rPr>
        </w:r>
      </w:ins>
    </w:p>
    <w:p>
      <w:pPr>
        <w:pStyle w:val="TF1"/>
        <w:rPr/>
      </w:pPr>
      <w:ins w:id="978" w:author="S2-104387" w:date="2010-09-14T14:51:00Z">
        <w:r>
          <w:rPr/>
          <w:t>Figure 5.2.2.6.1-</w:t>
        </w:r>
      </w:ins>
      <w:ins w:id="979" w:author="S2-104387" w:date="2010-09-14T14:51:00Z">
        <w:r>
          <w:rPr>
            <w:lang w:eastAsia="zh-CN"/>
          </w:rPr>
          <w:t>1</w:t>
        </w:r>
      </w:ins>
      <w:ins w:id="980" w:author="S2-104387" w:date="2010-09-14T14:51:00Z">
        <w:r>
          <w:rPr/>
          <w:t>: Initial attachment when S2c is used for roaming, non-roaming and LBO</w:t>
        </w:r>
      </w:ins>
    </w:p>
    <w:p>
      <w:pPr>
        <w:pStyle w:val="B1"/>
        <w:overflowPunct w:val="false"/>
        <w:autoSpaceDE w:val="false"/>
        <w:ind w:start="568" w:hanging="284"/>
        <w:textAlignment w:val="baseline"/>
        <w:rPr>
          <w:lang w:val="en-CA"/>
          <w:ins w:id="989" w:author="S2-104387" w:date="2010-09-14T14:51:00Z"/>
        </w:rPr>
      </w:pPr>
      <w:ins w:id="982" w:author="S2-104387" w:date="2010-09-14T14:51:00Z">
        <w:r>
          <w:rPr>
            <w:lang w:val="en-CA"/>
          </w:rPr>
          <w:t xml:space="preserve">1  </w:t>
        </w:r>
      </w:ins>
      <w:ins w:id="983" w:author="S2-104387" w:date="2010-09-14T14:51:00Z">
        <w:r>
          <w:rPr>
            <w:lang w:val="en-CA" w:eastAsia="ja-JP"/>
          </w:rPr>
          <w:t xml:space="preserve">If the BBF access network supports 3GPP-based (EAP) authentication, it </w:t>
        </w:r>
      </w:ins>
      <w:ins w:id="984" w:author="S2-104387" w:date="2010-09-14T14:51:00Z">
        <w:r>
          <w:rPr>
            <w:lang w:val="en-CA"/>
          </w:rPr>
          <w:t xml:space="preserve">may </w:t>
        </w:r>
      </w:ins>
      <w:ins w:id="985" w:author="S2-104387" w:date="2010-09-14T14:51:00Z">
        <w:r>
          <w:rPr>
            <w:lang w:val="en-CA"/>
          </w:rPr>
          <w:t xml:space="preserve">be involved in the </w:t>
        </w:r>
      </w:ins>
      <w:ins w:id="986" w:author="S2-104387" w:date="2010-09-14T14:51:00Z">
        <w:r>
          <w:rPr>
            <w:lang w:val="en-CA"/>
          </w:rPr>
          <w:t xml:space="preserve">EAP access authentication procedure </w:t>
        </w:r>
      </w:ins>
      <w:ins w:id="987" w:author="S2-104387" w:date="2010-09-14T14:51:00Z">
        <w:r>
          <w:rPr>
            <w:lang w:val="en-CA"/>
          </w:rPr>
          <w:t>performed between the UE and the EPC</w:t>
        </w:r>
      </w:ins>
      <w:ins w:id="988" w:author="S2-104387" w:date="2010-09-14T14:51:00Z">
        <w:r>
          <w:rPr>
            <w:lang w:val="en-CA"/>
          </w:rPr>
          <w:t xml:space="preserve">. </w:t>
        </w:r>
      </w:ins>
    </w:p>
    <w:p>
      <w:pPr>
        <w:pStyle w:val="B1"/>
        <w:numPr>
          <w:ilvl w:val="0"/>
          <w:numId w:val="0"/>
        </w:numPr>
        <w:overflowPunct w:val="false"/>
        <w:autoSpaceDE w:val="false"/>
        <w:ind w:start="568" w:hanging="284"/>
        <w:textAlignment w:val="baseline"/>
        <w:rPr>
          <w:lang w:val="en-CA"/>
          <w:ins w:id="991" w:author="S2-104387" w:date="2010-09-14T14:51:00Z"/>
        </w:rPr>
      </w:pPr>
      <w:ins w:id="990" w:author="S2-104387" w:date="2010-09-14T14:51:00Z">
        <w:r>
          <w:rPr>
            <w:lang w:val="en-CA"/>
          </w:rPr>
          <w:t xml:space="preserve">2  The UE receives a local IP address from the BBF Access Network. How this is done is out of 3GPP scope, but it may involve IP address assignment by an RG or a BNG. </w:t>
        </w:r>
      </w:ins>
    </w:p>
    <w:p>
      <w:pPr>
        <w:pStyle w:val="B1"/>
        <w:overflowPunct w:val="false"/>
        <w:autoSpaceDE w:val="false"/>
        <w:ind w:start="568" w:hanging="284"/>
        <w:textAlignment w:val="baseline"/>
        <w:rPr>
          <w:lang w:val="en-CA"/>
          <w:ins w:id="993" w:author="S2-104387" w:date="2010-09-14T14:51:00Z"/>
        </w:rPr>
      </w:pPr>
      <w:ins w:id="992" w:author="S2-104387" w:date="2010-09-14T14:51:00Z">
        <w:r>
          <w:rPr>
            <w:lang w:val="en-CA"/>
          </w:rPr>
          <w:t>3-8 The description of these steps are the same as for steps 1-8 in TS 23.402, clause 6.3</w:t>
        </w:r>
      </w:ins>
    </w:p>
    <w:p>
      <w:pPr>
        <w:pStyle w:val="B1"/>
        <w:overflowPunct w:val="false"/>
        <w:autoSpaceDE w:val="false"/>
        <w:ind w:start="568" w:hanging="284"/>
        <w:textAlignment w:val="baseline"/>
        <w:rPr/>
      </w:pPr>
      <w:ins w:id="994" w:author="S2-104387" w:date="2010-09-14T14:51:00Z">
        <w:r>
          <w:rPr>
            <w:lang w:val="en-CA" w:eastAsia="zh-CN"/>
          </w:rPr>
          <w:t>9  Triggered by the IP-CAN Session establishment from the PDN GW, the PCRF initiate the S9* session establishment with the BPCF. T</w:t>
        </w:r>
      </w:ins>
      <w:ins w:id="995" w:author="S2-104387" w:date="2010-09-14T14:51:00Z">
        <w:r>
          <w:rPr>
            <w:lang w:val="en-CA" w:eastAsia="zh-CN"/>
          </w:rPr>
          <w:t>he</w:t>
        </w:r>
      </w:ins>
      <w:ins w:id="996" w:author="S2-104387" w:date="2010-09-14T14:51:00Z">
        <w:r>
          <w:rPr>
            <w:lang w:val="en-CA" w:eastAsia="zh-CN"/>
          </w:rPr>
          <w:t xml:space="preserve"> Care of Address, IP-CAN type</w:t>
        </w:r>
      </w:ins>
      <w:ins w:id="997" w:author="S2-104387" w:date="2010-09-14T14:51:00Z">
        <w:r>
          <w:rPr>
            <w:lang w:val="en-CA" w:eastAsia="zh-CN"/>
          </w:rPr>
          <w:t xml:space="preserve">, </w:t>
        </w:r>
      </w:ins>
      <w:ins w:id="998" w:author="S2-104387" w:date="2010-09-14T14:51:00Z">
        <w:r>
          <w:rPr>
            <w:lang w:val="en-CA" w:eastAsia="zh-CN"/>
          </w:rPr>
          <w:t xml:space="preserve">QoS information, </w:t>
        </w:r>
      </w:ins>
      <w:ins w:id="999" w:author="S2-104387" w:date="2010-09-14T14:51:00Z">
        <w:r>
          <w:rPr>
            <w:lang w:val="en-CA" w:eastAsia="zh-CN"/>
          </w:rPr>
          <w:t xml:space="preserve">and </w:t>
        </w:r>
      </w:ins>
      <w:ins w:id="1000" w:author="S2-104387" w:date="2010-09-14T14:51:00Z">
        <w:r>
          <w:rPr>
            <w:lang w:val="en-CA" w:eastAsia="zh-CN"/>
          </w:rPr>
          <w:t xml:space="preserve">optionally the IMSI, </w:t>
        </w:r>
      </w:ins>
      <w:ins w:id="1001" w:author="S2-104387" w:date="2010-09-14T14:51:00Z">
        <w:r>
          <w:rPr>
            <w:lang w:val="en-CA" w:eastAsia="zh-CN"/>
          </w:rPr>
          <w:t xml:space="preserve">needs to be included in </w:t>
        </w:r>
      </w:ins>
      <w:ins w:id="1002" w:author="S2-104387" w:date="2010-09-14T14:51:00Z">
        <w:r>
          <w:rPr>
            <w:lang w:val="en-CA" w:eastAsia="zh-CN"/>
          </w:rPr>
          <w:t>the</w:t>
        </w:r>
      </w:ins>
      <w:ins w:id="1003" w:author="S2-104387" w:date="2010-09-14T14:51:00Z">
        <w:r>
          <w:rPr>
            <w:lang w:val="en-CA" w:eastAsia="zh-CN"/>
          </w:rPr>
          <w:t xml:space="preserve"> request message which sending to the BPCF.</w:t>
        </w:r>
      </w:ins>
      <w:ins w:id="1004" w:author="S2-104387" w:date="2010-09-14T14:51:00Z">
        <w:r>
          <w:rPr>
            <w:lang w:val="en-CA" w:eastAsia="zh-CN"/>
          </w:rPr>
          <w:t xml:space="preserve"> </w:t>
        </w:r>
      </w:ins>
    </w:p>
    <w:p>
      <w:pPr>
        <w:pStyle w:val="B1"/>
        <w:rPr>
          <w:lang w:val="en-CA"/>
          <w:ins w:id="1008" w:author="S2-104387" w:date="2010-09-14T14:52:00Z"/>
        </w:rPr>
      </w:pPr>
      <w:ins w:id="1006" w:author="S2-104387" w:date="2010-09-14T14:51:00Z">
        <w:r>
          <w:rPr>
            <w:lang w:val="en-CA" w:eastAsia="zh-CN"/>
          </w:rPr>
          <w:t xml:space="preserve">10 </w:t>
        </w:r>
      </w:ins>
      <w:ins w:id="1007" w:author="S2-104387" w:date="2010-09-14T14:51:00Z">
        <w:r>
          <w:rPr>
            <w:lang w:val="en-CA"/>
          </w:rPr>
          <w:t>The BPCF may interact with the BNG, e.g. to download policies. This step is out of 3GPP scope.</w:t>
        </w:r>
      </w:ins>
    </w:p>
    <w:p>
      <w:pPr>
        <w:pStyle w:val="FP"/>
        <w:rPr>
          <w:lang w:val="en-CA"/>
          <w:ins w:id="1010" w:author="S2-104387" w:date="2010-09-14T14:52:00Z"/>
        </w:rPr>
      </w:pPr>
      <w:ins w:id="1009" w:author="S2-104387" w:date="2010-09-14T14:52:00Z">
        <w:r>
          <w:rPr>
            <w:lang w:val="en-CA"/>
          </w:rPr>
        </w:r>
      </w:ins>
    </w:p>
    <w:p>
      <w:pPr>
        <w:pStyle w:val="FP"/>
        <w:rPr>
          <w:lang w:val="en-CA"/>
          <w:ins w:id="1012" w:author="S2-104387" w:date="2010-09-14T14:51:00Z"/>
        </w:rPr>
      </w:pPr>
      <w:ins w:id="1011" w:author="S2-104387" w:date="2010-09-14T14:51:00Z">
        <w:r>
          <w:rPr>
            <w:lang w:val="en-CA"/>
          </w:rPr>
        </w:r>
      </w:ins>
    </w:p>
    <w:p>
      <w:pPr>
        <w:pStyle w:val="Heading5"/>
        <w:bidi w:val="0"/>
        <w:ind w:start="1701" w:hanging="1701"/>
        <w:jc w:val="start"/>
        <w:rPr/>
      </w:pPr>
      <w:ins w:id="1013" w:author="S2-104387" w:date="2010-09-14T14:51:00Z">
        <w:r>
          <w:rPr/>
          <w:t>5.2.2.6.2</w:t>
          <w:tab/>
          <w:t>UE-initiated Detach Procedure and UE-Requested PDN Disconnection with S2c in trusted BBF access</w:t>
        </w:r>
      </w:ins>
    </w:p>
    <w:p>
      <w:pPr>
        <w:pStyle w:val="Normal"/>
        <w:rPr/>
      </w:pPr>
      <w:ins w:id="1015" w:author="S2-104387" w:date="2010-09-14T14:51:00Z">
        <w:r>
          <w:rPr/>
          <w:t>The procedure for UE-initiated Detach Procedure and UE-Requested PDN Disconnection with S2c in trusted BBF access and PCRF-initiated S9* session establishment is same as the procedure defined in section 5.2.2.3.2.</w:t>
        </w:r>
      </w:ins>
    </w:p>
    <w:p>
      <w:pPr>
        <w:pStyle w:val="Normal"/>
        <w:rPr/>
      </w:pPr>
      <w:ins w:id="1017" w:author="S2-104387" w:date="2010-09-14T14:51:00Z">
        <w:r>
          <w:rPr/>
        </w:r>
      </w:ins>
    </w:p>
    <w:p>
      <w:pPr>
        <w:pStyle w:val="Heading5"/>
        <w:bidi w:val="0"/>
        <w:ind w:start="1701" w:hanging="1701"/>
        <w:jc w:val="start"/>
        <w:rPr/>
      </w:pPr>
      <w:ins w:id="1019" w:author="S2-104387" w:date="2010-09-14T14:51:00Z">
        <w:r>
          <w:rPr/>
          <w:t>5.2.2.6.3</w:t>
          <w:tab/>
          <w:t>HSS-initiated Detach Procedure with S2c in trusted BBF access</w:t>
        </w:r>
      </w:ins>
    </w:p>
    <w:p>
      <w:pPr>
        <w:pStyle w:val="Normal"/>
        <w:rPr/>
      </w:pPr>
      <w:ins w:id="1021" w:author="S2-104387" w:date="2010-09-14T14:51:00Z">
        <w:r>
          <w:rPr/>
          <w:t>The procedure for HSS-initiated Detach Procedure with S2c in trusted BBF access and PCRF-initiated S9* session establishment is same as the procedure defined in section 5.2.2.3.3.</w:t>
        </w:r>
      </w:ins>
    </w:p>
    <w:p>
      <w:pPr>
        <w:pStyle w:val="Normal"/>
        <w:rPr/>
      </w:pPr>
      <w:ins w:id="1023" w:author="S2-104387" w:date="2010-09-14T14:51:00Z">
        <w:r>
          <w:rPr/>
        </w:r>
      </w:ins>
    </w:p>
    <w:p>
      <w:pPr>
        <w:pStyle w:val="Heading5"/>
        <w:bidi w:val="0"/>
        <w:ind w:start="1701" w:hanging="1701"/>
        <w:jc w:val="start"/>
        <w:rPr/>
      </w:pPr>
      <w:ins w:id="1025" w:author="S2-104387" w:date="2010-09-14T14:51:00Z">
        <w:r>
          <w:rPr/>
          <w:t>5.2.2.6.4</w:t>
          <w:tab/>
          <w:t>PDN GW-initiated PDN disconnection Procedure with S2c in trusted BBF access</w:t>
        </w:r>
      </w:ins>
    </w:p>
    <w:p>
      <w:pPr>
        <w:pStyle w:val="Normal"/>
        <w:rPr/>
      </w:pPr>
      <w:ins w:id="1027" w:author="S2-104387" w:date="2010-09-14T14:51:00Z">
        <w:r>
          <w:rPr/>
          <w:t>The procedure for PDN GW-initiated PDN disconnection Procedure with S2c in trusted BBF access and PCRF-initiated S9* session establishment is same as the procedure defined in section 5.2.2.3.3.</w:t>
        </w:r>
      </w:ins>
    </w:p>
    <w:p>
      <w:pPr>
        <w:pStyle w:val="Normal"/>
        <w:rPr>
          <w:lang w:eastAsia="ja-JP"/>
          <w:ins w:id="1030" w:author="S2-104387" w:date="2010-09-14T14:51:00Z"/>
        </w:rPr>
      </w:pPr>
      <w:ins w:id="1029" w:author="S2-104387" w:date="2010-09-14T14:51:00Z">
        <w:r>
          <w:rPr>
            <w:lang w:eastAsia="ja-JP"/>
          </w:rPr>
        </w:r>
      </w:ins>
    </w:p>
    <w:p>
      <w:pPr>
        <w:pStyle w:val="Heading5"/>
        <w:bidi w:val="0"/>
        <w:ind w:start="1701" w:hanging="1701"/>
        <w:jc w:val="start"/>
        <w:rPr/>
      </w:pPr>
      <w:ins w:id="1031" w:author="S2-104387" w:date="2010-09-14T14:51:00Z">
        <w:r>
          <w:rPr/>
          <w:t>5.2.2.</w:t>
        </w:r>
      </w:ins>
      <w:ins w:id="1032" w:author="S2-104387" w:date="2010-09-14T14:51:00Z">
        <w:r>
          <w:rPr>
            <w:lang w:eastAsia="zh-CN"/>
          </w:rPr>
          <w:t>6</w:t>
        </w:r>
      </w:ins>
      <w:ins w:id="1033" w:author="S2-104387" w:date="2010-09-14T14:51:00Z">
        <w:r>
          <w:rPr/>
          <w:t xml:space="preserve">.5 </w:t>
          <w:tab/>
          <w:t>E-UTRAN to trusted BBF access Handover with DSMIPv6 on S2c</w:t>
        </w:r>
      </w:ins>
    </w:p>
    <w:p>
      <w:pPr>
        <w:pStyle w:val="Normal"/>
        <w:rPr/>
      </w:pPr>
      <w:ins w:id="1035" w:author="S2-104387" w:date="2010-09-14T14:51:00Z">
        <w:r>
          <w:rPr/>
          <w:t>This clause shows a call flow for a handover when a UE moves from an E-UTRAN to an untrusted BBF access network.</w:t>
        </w:r>
      </w:ins>
    </w:p>
    <w:p>
      <w:pPr>
        <w:pStyle w:val="Normal"/>
        <w:jc w:val="center"/>
        <w:rPr/>
      </w:pPr>
      <w:ins w:id="1037" w:author="S2-104387" w:date="2010-09-14T14:51:00Z">
        <w:bookmarkStart w:id="255" w:name="_1344934204"/>
        <w:bookmarkStart w:id="256" w:name="_1344934165"/>
        <w:bookmarkStart w:id="257" w:name="_1344934047"/>
        <w:bookmarkEnd w:id="255"/>
        <w:bookmarkEnd w:id="256"/>
        <w:bookmarkEnd w:id="257"/>
        <w:r>
          <w:rPr/>
          <w:object w:dxaOrig="14160" w:dyaOrig="8669">
            <v:shape id="ole_rId148" style="width:489.2pt;height:297.3pt" o:ole="">
              <v:imagedata r:id="rId149" o:title=""/>
            </v:shape>
            <o:OLEObject Type="Embed" ProgID="" ShapeID="ole_rId148" DrawAspect="Content" ObjectID="_225187153" r:id="rId148"/>
          </w:object>
        </w:r>
      </w:ins>
    </w:p>
    <w:p>
      <w:pPr>
        <w:pStyle w:val="TF1"/>
        <w:rPr/>
      </w:pPr>
      <w:ins w:id="1039" w:author="S2-104387" w:date="2010-09-14T14:51:00Z">
        <w:r>
          <w:rPr/>
          <w:t>Figure 5.2.2.</w:t>
        </w:r>
      </w:ins>
      <w:ins w:id="1040" w:author="S2-104387" w:date="2010-09-14T14:51:00Z">
        <w:r>
          <w:rPr>
            <w:lang w:eastAsia="zh-CN"/>
          </w:rPr>
          <w:t>6</w:t>
        </w:r>
      </w:ins>
      <w:ins w:id="1041" w:author="S2-104387" w:date="2010-09-14T14:51:00Z">
        <w:r>
          <w:rPr/>
          <w:t>.5-</w:t>
        </w:r>
      </w:ins>
      <w:ins w:id="1042" w:author="S2-104387" w:date="2010-09-14T14:51:00Z">
        <w:r>
          <w:rPr>
            <w:lang w:eastAsia="zh-CN"/>
          </w:rPr>
          <w:t>1</w:t>
        </w:r>
      </w:ins>
      <w:ins w:id="1043" w:author="S2-104387" w:date="2010-09-14T14:51:00Z">
        <w:r>
          <w:rPr/>
          <w:t>: E-UTRAN to untrusted BBFAccess Handover</w:t>
        </w:r>
      </w:ins>
    </w:p>
    <w:p>
      <w:pPr>
        <w:pStyle w:val="Normal"/>
        <w:rPr/>
      </w:pPr>
      <w:ins w:id="1045" w:author="S2-104387" w:date="2010-09-14T14:51:00Z">
        <w:r>
          <w:rPr/>
          <w:t xml:space="preserve">Both the roaming and non-roaming scenarios are depicted in the figure. </w:t>
        </w:r>
      </w:ins>
    </w:p>
    <w:p>
      <w:pPr>
        <w:pStyle w:val="Normal"/>
        <w:rPr/>
      </w:pPr>
      <w:ins w:id="1047" w:author="S2-104387" w:date="2010-09-14T14:51:00Z">
        <w:r>
          <w:rPr/>
          <w:t>For connectivity to multiple PDNs, steps </w:t>
        </w:r>
      </w:ins>
      <w:ins w:id="1048" w:author="S2-104387" w:date="2010-09-14T14:51:00Z">
        <w:r>
          <w:rPr>
            <w:lang w:eastAsia="zh-CN"/>
          </w:rPr>
          <w:t>5</w:t>
        </w:r>
      </w:ins>
      <w:ins w:id="1049" w:author="S2-104387" w:date="2010-09-14T14:51:00Z">
        <w:r>
          <w:rPr/>
          <w:t xml:space="preserve">-8 are repeated for each PDN the UE is connected to. </w:t>
        </w:r>
      </w:ins>
    </w:p>
    <w:p>
      <w:pPr>
        <w:pStyle w:val="Normal"/>
        <w:rPr/>
      </w:pPr>
      <w:ins w:id="1051" w:author="S2-104387" w:date="2010-09-14T14:51:00Z">
        <w:r>
          <w:rPr/>
          <w:t xml:space="preserve">The optional interaction steps between the </w:t>
        </w:r>
      </w:ins>
      <w:ins w:id="1052" w:author="S2-104387" w:date="2010-09-14T14:51:00Z">
        <w:r>
          <w:rPr>
            <w:lang w:eastAsia="zh-CN"/>
          </w:rPr>
          <w:t>BPCF</w:t>
        </w:r>
      </w:ins>
      <w:ins w:id="1053" w:author="S2-104387" w:date="2010-09-14T14:51:00Z">
        <w:r>
          <w:rPr/>
          <w:t xml:space="preserve"> and the PCRF in the procedures only occur if dynamic policy provisioning is deployed. Otherwise policy may be statically configured in the gateway.</w:t>
        </w:r>
      </w:ins>
    </w:p>
    <w:p>
      <w:pPr>
        <w:pStyle w:val="B1"/>
        <w:rPr/>
      </w:pPr>
      <w:ins w:id="1055" w:author="S2-104387" w:date="2010-09-14T14:51:00Z">
        <w:r>
          <w:rPr/>
          <w:t>1-2) The description of these steps are the same as for steps 1-2 in 23.402, clause 8.4.3</w:t>
        </w:r>
      </w:ins>
    </w:p>
    <w:p>
      <w:pPr>
        <w:pStyle w:val="B1"/>
        <w:rPr>
          <w:lang w:val="en-CA" w:eastAsia="zh-CN"/>
          <w:ins w:id="1064" w:author="S2-104387" w:date="2010-09-14T14:51:00Z"/>
        </w:rPr>
      </w:pPr>
      <w:ins w:id="1057" w:author="S2-104387" w:date="2010-09-14T14:51:00Z">
        <w:r>
          <w:rPr>
            <w:lang w:val="en-CA"/>
          </w:rPr>
          <w:t>3)</w:t>
          <w:tab/>
        </w:r>
      </w:ins>
      <w:ins w:id="1058" w:author="S2-104387" w:date="2010-09-14T14:51:00Z">
        <w:r>
          <w:rPr>
            <w:lang w:eastAsia="zh-CN"/>
          </w:rPr>
          <w:t xml:space="preserve">If the BBF access network supports 3GPP-based (EAP) authentication, it </w:t>
        </w:r>
      </w:ins>
      <w:ins w:id="1059" w:author="S2-104387" w:date="2010-09-14T14:51:00Z">
        <w:r>
          <w:rPr>
            <w:lang w:val="en-CA"/>
          </w:rPr>
          <w:t xml:space="preserve">may </w:t>
        </w:r>
      </w:ins>
      <w:ins w:id="1060" w:author="S2-104387" w:date="2010-09-14T14:51:00Z">
        <w:r>
          <w:rPr>
            <w:lang w:val="en-CA" w:eastAsia="zh-CN"/>
          </w:rPr>
          <w:t xml:space="preserve">be involved in the </w:t>
        </w:r>
      </w:ins>
      <w:ins w:id="1061" w:author="S2-104387" w:date="2010-09-14T14:51:00Z">
        <w:r>
          <w:rPr>
            <w:lang w:val="en-CA"/>
          </w:rPr>
          <w:t xml:space="preserve">EAP access authentication procedure </w:t>
        </w:r>
      </w:ins>
      <w:ins w:id="1062" w:author="S2-104387" w:date="2010-09-14T14:51:00Z">
        <w:r>
          <w:rPr>
            <w:lang w:val="en-CA" w:eastAsia="zh-CN"/>
          </w:rPr>
          <w:t>performed between the UE and the EPC</w:t>
        </w:r>
      </w:ins>
      <w:ins w:id="1063" w:author="S2-104387" w:date="2010-09-14T14:51:00Z">
        <w:r>
          <w:rPr>
            <w:lang w:val="en-CA"/>
          </w:rPr>
          <w:t xml:space="preserve">. </w:t>
        </w:r>
      </w:ins>
    </w:p>
    <w:p>
      <w:pPr>
        <w:pStyle w:val="B1"/>
        <w:rPr>
          <w:lang w:val="en-CA" w:eastAsia="zh-CN"/>
          <w:ins w:id="1066" w:author="S2-104387" w:date="2010-09-14T14:51:00Z"/>
        </w:rPr>
      </w:pPr>
      <w:ins w:id="1065" w:author="S2-104387" w:date="2010-09-14T14:51:00Z">
        <w:r>
          <w:rPr>
            <w:lang w:val="en-CA"/>
          </w:rPr>
          <w:t>4)  The UE receives a local IP address from the BBF Access Network. How this is done is out of 3GPP scope, but it may involve IP address assignment by an RG or a BNG.</w:t>
        </w:r>
      </w:ins>
    </w:p>
    <w:p>
      <w:pPr>
        <w:pStyle w:val="B1"/>
        <w:rPr/>
      </w:pPr>
      <w:ins w:id="1067" w:author="S2-104387" w:date="2010-09-14T14:51:00Z">
        <w:r>
          <w:rPr/>
          <w:t>5-9) The description of these steps are the same as for steps 6-11 in 23.402, clause 8.3.2, excluding step 10.</w:t>
        </w:r>
      </w:ins>
    </w:p>
    <w:p>
      <w:pPr>
        <w:pStyle w:val="B1"/>
        <w:rPr>
          <w:lang w:eastAsia="zh-CN"/>
          <w:ins w:id="1083" w:author="S2-104387" w:date="2010-09-14T14:51:00Z"/>
        </w:rPr>
      </w:pPr>
      <w:ins w:id="1069" w:author="S2-104387" w:date="2010-09-14T14:51:00Z">
        <w:r>
          <w:rPr>
            <w:lang w:eastAsia="zh-CN"/>
          </w:rPr>
          <w:t>1</w:t>
        </w:r>
      </w:ins>
      <w:ins w:id="1070" w:author="S2-104387" w:date="2010-09-14T14:51:00Z">
        <w:r>
          <w:rPr>
            <w:lang w:eastAsia="zh-CN"/>
          </w:rPr>
          <w:t>0</w:t>
        </w:r>
      </w:ins>
      <w:ins w:id="1071" w:author="S2-104387" w:date="2010-09-14T14:51:00Z">
        <w:r>
          <w:rPr>
            <w:lang w:eastAsia="zh-CN"/>
          </w:rPr>
          <w:t>)</w:t>
        </w:r>
      </w:ins>
      <w:ins w:id="1072" w:author="S2-104387" w:date="2010-09-14T14:51:00Z">
        <w:r>
          <w:rPr>
            <w:lang w:val="en-CA" w:eastAsia="zh-CN"/>
          </w:rPr>
          <w:t xml:space="preserve"> Triggered by the IP-CAN Session establishment from the PDN GW, the PCRF initiate the S9* session establishment with the BPCF. T</w:t>
        </w:r>
      </w:ins>
      <w:ins w:id="1073" w:author="S2-104387" w:date="2010-09-14T14:51:00Z">
        <w:r>
          <w:rPr>
            <w:lang w:val="en-CA" w:eastAsia="zh-CN"/>
          </w:rPr>
          <w:t>he</w:t>
        </w:r>
      </w:ins>
      <w:ins w:id="1074" w:author="S2-104387" w:date="2010-09-14T14:51:00Z">
        <w:r>
          <w:rPr>
            <w:lang w:val="en-CA" w:eastAsia="zh-CN"/>
          </w:rPr>
          <w:t xml:space="preserve"> Care of Address, IP-CAN type</w:t>
        </w:r>
      </w:ins>
      <w:ins w:id="1075" w:author="S2-104387" w:date="2010-09-14T14:51:00Z">
        <w:r>
          <w:rPr>
            <w:lang w:val="en-CA" w:eastAsia="zh-CN"/>
          </w:rPr>
          <w:t xml:space="preserve">, </w:t>
        </w:r>
      </w:ins>
      <w:ins w:id="1076" w:author="S2-104387" w:date="2010-09-14T14:51:00Z">
        <w:r>
          <w:rPr>
            <w:lang w:val="en-CA" w:eastAsia="zh-CN"/>
          </w:rPr>
          <w:t xml:space="preserve">QoS information, </w:t>
        </w:r>
      </w:ins>
      <w:ins w:id="1077" w:author="S2-104387" w:date="2010-09-14T14:51:00Z">
        <w:r>
          <w:rPr>
            <w:lang w:val="en-CA" w:eastAsia="zh-CN"/>
          </w:rPr>
          <w:t xml:space="preserve">and </w:t>
        </w:r>
      </w:ins>
      <w:ins w:id="1078" w:author="S2-104387" w:date="2010-09-14T14:51:00Z">
        <w:r>
          <w:rPr>
            <w:lang w:val="en-CA" w:eastAsia="zh-CN"/>
          </w:rPr>
          <w:t xml:space="preserve">optionally the IMSI, </w:t>
        </w:r>
      </w:ins>
      <w:ins w:id="1079" w:author="S2-104387" w:date="2010-09-14T14:51:00Z">
        <w:r>
          <w:rPr>
            <w:lang w:val="en-CA" w:eastAsia="zh-CN"/>
          </w:rPr>
          <w:t xml:space="preserve">needs to be included in </w:t>
        </w:r>
      </w:ins>
      <w:ins w:id="1080" w:author="S2-104387" w:date="2010-09-14T14:51:00Z">
        <w:r>
          <w:rPr>
            <w:lang w:val="en-CA" w:eastAsia="zh-CN"/>
          </w:rPr>
          <w:t>the</w:t>
        </w:r>
      </w:ins>
      <w:ins w:id="1081" w:author="S2-104387" w:date="2010-09-14T14:51:00Z">
        <w:r>
          <w:rPr>
            <w:lang w:val="en-CA" w:eastAsia="zh-CN"/>
          </w:rPr>
          <w:t xml:space="preserve"> request message which sending to the BPCF</w:t>
        </w:r>
      </w:ins>
      <w:ins w:id="1082" w:author="S2-104387" w:date="2010-09-14T14:51:00Z">
        <w:r>
          <w:rPr>
            <w:lang w:val="en-CA"/>
          </w:rPr>
          <w:t>.</w:t>
        </w:r>
      </w:ins>
    </w:p>
    <w:p>
      <w:pPr>
        <w:pStyle w:val="B1"/>
        <w:rPr>
          <w:lang w:eastAsia="zh-CN"/>
          <w:ins w:id="1089" w:author="S2-104387" w:date="2010-09-14T14:51:00Z"/>
        </w:rPr>
      </w:pPr>
      <w:ins w:id="1084" w:author="S2-104387" w:date="2010-09-14T14:51:00Z">
        <w:r>
          <w:rPr>
            <w:lang w:eastAsia="zh-CN"/>
          </w:rPr>
          <w:t>1</w:t>
        </w:r>
      </w:ins>
      <w:ins w:id="1085" w:author="S2-104387" w:date="2010-09-14T14:51:00Z">
        <w:r>
          <w:rPr>
            <w:lang w:eastAsia="zh-CN"/>
          </w:rPr>
          <w:t>1</w:t>
        </w:r>
      </w:ins>
      <w:ins w:id="1086" w:author="S2-104387" w:date="2010-09-14T14:51:00Z">
        <w:r>
          <w:rPr>
            <w:lang w:eastAsia="zh-CN"/>
          </w:rPr>
          <w:t>)</w:t>
        </w:r>
      </w:ins>
      <w:ins w:id="1087" w:author="S2-104387" w:date="2010-09-14T14:51:00Z">
        <w:r>
          <w:rPr>
            <w:lang w:eastAsia="zh-CN"/>
          </w:rPr>
          <w:t xml:space="preserve"> </w:t>
        </w:r>
      </w:ins>
      <w:ins w:id="1088" w:author="S2-104387" w:date="2010-09-14T14:51:00Z">
        <w:r>
          <w:rPr>
            <w:lang w:val="en-CA"/>
          </w:rPr>
          <w:t>The BPCF may interact with the BNG, e.g. to download policies. This step is out of 3GPP scope.</w:t>
        </w:r>
      </w:ins>
    </w:p>
    <w:p>
      <w:pPr>
        <w:pStyle w:val="B1"/>
        <w:rPr>
          <w:lang w:eastAsia="zh-CN"/>
          <w:ins w:id="1100" w:author="S2-104387" w:date="2010-09-14T14:51:00Z"/>
        </w:rPr>
      </w:pPr>
      <w:ins w:id="1090" w:author="S2-104387" w:date="2010-09-14T14:51:00Z">
        <w:r>
          <w:rPr>
            <w:lang w:eastAsia="zh-CN"/>
          </w:rPr>
          <w:t>12)</w:t>
        </w:r>
      </w:ins>
      <w:ins w:id="1091" w:author="S2-104387" w:date="2010-09-14T14:51:00Z">
        <w:r>
          <w:rPr>
            <w:lang w:eastAsia="zh-CN"/>
          </w:rPr>
          <w:t xml:space="preserve"> In order </w:t>
        </w:r>
      </w:ins>
      <w:ins w:id="1092" w:author="S2-104387" w:date="2010-09-14T14:51:00Z">
        <w:r>
          <w:rPr>
            <w:lang w:eastAsia="zh-CN"/>
          </w:rPr>
          <w:t>for</w:t>
        </w:r>
      </w:ins>
      <w:ins w:id="1093" w:author="S2-104387" w:date="2010-09-14T14:51:00Z">
        <w:r>
          <w:rPr>
            <w:lang w:eastAsia="zh-CN"/>
          </w:rPr>
          <w:t xml:space="preserve"> the BPCF</w:t>
        </w:r>
      </w:ins>
      <w:ins w:id="1094" w:author="S2-104387" w:date="2010-09-14T14:51:00Z">
        <w:r>
          <w:rPr>
            <w:lang w:eastAsia="zh-CN"/>
          </w:rPr>
          <w:t xml:space="preserve"> to</w:t>
        </w:r>
      </w:ins>
      <w:ins w:id="1095" w:author="S2-104387" w:date="2010-09-14T14:51:00Z">
        <w:r>
          <w:rPr>
            <w:lang w:eastAsia="zh-CN"/>
          </w:rPr>
          <w:t xml:space="preserve"> p</w:t>
        </w:r>
      </w:ins>
      <w:ins w:id="1096" w:author="S2-104387" w:date="2010-09-14T14:51:00Z">
        <w:r>
          <w:rPr>
            <w:lang w:eastAsia="zh-CN"/>
          </w:rPr>
          <w:t>erform admission control</w:t>
        </w:r>
      </w:ins>
      <w:ins w:id="1097" w:author="S2-104387" w:date="2010-09-14T14:51:00Z">
        <w:r>
          <w:rPr>
            <w:lang w:eastAsia="zh-CN"/>
          </w:rPr>
          <w:t xml:space="preserve"> in the fixed network,</w:t>
        </w:r>
      </w:ins>
      <w:ins w:id="1098" w:author="S2-104387" w:date="2010-09-14T14:51:00Z">
        <w:r>
          <w:rPr>
            <w:lang w:eastAsia="zh-CN"/>
          </w:rPr>
          <w:t xml:space="preserve"> </w:t>
        </w:r>
      </w:ins>
      <w:ins w:id="1099" w:author="S2-104387" w:date="2010-09-14T14:51:00Z">
        <w:r>
          <w:rPr>
            <w:lang w:eastAsia="zh-CN"/>
          </w:rPr>
          <w:t>the PCRF (non-roaming case) or the v-PCRF (roaming case) may also use Gateway Control and QoS Rules provision procedure to provide QoS information to the BPCF.</w:t>
        </w:r>
      </w:ins>
    </w:p>
    <w:p>
      <w:pPr>
        <w:pStyle w:val="Heading4"/>
        <w:bidi w:val="0"/>
        <w:ind w:start="1418" w:hanging="1418"/>
        <w:jc w:val="start"/>
        <w:rPr>
          <w:lang w:val="en-CA" w:eastAsia="zh-CN"/>
          <w:ins w:id="1115" w:author="S2-104387" w:date="2010-09-14T14:52:00Z"/>
        </w:rPr>
      </w:pPr>
      <w:ins w:id="1101" w:author="S2-104387" w:date="2010-09-14T14:52:00Z">
        <w:r>
          <w:rPr>
            <w:lang w:val="en-CA"/>
          </w:rPr>
          <w:t>5.2.2.</w:t>
        </w:r>
      </w:ins>
      <w:ins w:id="1102" w:author="S2-104387" w:date="2010-09-14T14:52:00Z">
        <w:r>
          <w:rPr>
            <w:lang w:val="en-CA" w:eastAsia="zh-CN"/>
          </w:rPr>
          <w:t>7</w:t>
        </w:r>
      </w:ins>
      <w:ins w:id="1103" w:author="S2-104387" w:date="2010-09-14T14:52:00Z">
        <w:r>
          <w:rPr>
            <w:lang w:val="en-CA"/>
          </w:rPr>
          <w:tab/>
        </w:r>
      </w:ins>
      <w:ins w:id="1104" w:author="S2-104387" w:date="2010-09-14T14:52:00Z">
        <w:r>
          <w:rPr/>
          <w:t>Procedures</w:t>
        </w:r>
      </w:ins>
      <w:ins w:id="1105" w:author="S2-104387" w:date="2010-09-14T14:52:00Z">
        <w:r>
          <w:rPr>
            <w:lang w:val="en-CA"/>
          </w:rPr>
          <w:t xml:space="preserve"> for</w:t>
        </w:r>
      </w:ins>
      <w:ins w:id="1106" w:author="S2-104387" w:date="2010-09-14T14:52:00Z">
        <w:r>
          <w:rPr>
            <w:lang w:val="en-CA" w:eastAsia="zh-CN"/>
          </w:rPr>
          <w:t xml:space="preserve"> </w:t>
        </w:r>
      </w:ins>
      <w:ins w:id="1107" w:author="S2-104387" w:date="2010-09-14T14:52:00Z">
        <w:r>
          <w:rPr>
            <w:lang w:val="en-CA"/>
          </w:rPr>
          <w:t xml:space="preserve">untrusted BBF WLAN </w:t>
        </w:r>
      </w:ins>
      <w:ins w:id="1108" w:author="S2-104387" w:date="2010-09-14T14:52:00Z">
        <w:r>
          <w:rPr>
            <w:lang w:val="en-CA" w:eastAsia="zh-CN"/>
          </w:rPr>
          <w:t>with</w:t>
        </w:r>
      </w:ins>
      <w:ins w:id="1109" w:author="S2-104387" w:date="2010-09-14T14:52:00Z">
        <w:r>
          <w:rPr>
            <w:lang w:val="en-CA" w:eastAsia="zh-CN"/>
          </w:rPr>
          <w:t xml:space="preserve"> </w:t>
        </w:r>
      </w:ins>
      <w:ins w:id="1110" w:author="S2-104387" w:date="2010-09-14T14:52:00Z">
        <w:r>
          <w:rPr>
            <w:lang w:val="en-CA"/>
          </w:rPr>
          <w:t>traffic</w:t>
        </w:r>
      </w:ins>
      <w:ins w:id="1111" w:author="S2-104387" w:date="2010-09-14T14:52:00Z">
        <w:r>
          <w:rPr>
            <w:lang w:val="en-CA" w:eastAsia="zh-CN"/>
          </w:rPr>
          <w:t xml:space="preserve"> is</w:t>
        </w:r>
      </w:ins>
      <w:ins w:id="1112" w:author="S2-104387" w:date="2010-09-14T14:52:00Z">
        <w:r>
          <w:rPr>
            <w:lang w:val="en-CA"/>
          </w:rPr>
          <w:t xml:space="preserve"> routed</w:t>
        </w:r>
      </w:ins>
      <w:ins w:id="1113" w:author="S2-104387" w:date="2010-09-14T14:52:00Z">
        <w:r>
          <w:rPr>
            <w:lang w:val="en-CA" w:eastAsia="zh-CN"/>
          </w:rPr>
          <w:t xml:space="preserve"> back</w:t>
        </w:r>
      </w:ins>
      <w:ins w:id="1114" w:author="S2-104387" w:date="2010-09-14T14:52:00Z">
        <w:r>
          <w:rPr>
            <w:lang w:val="en-CA"/>
          </w:rPr>
          <w:t xml:space="preserve"> to the EPC with S2c and PCRF-initiated S9* session establishment</w:t>
        </w:r>
      </w:ins>
    </w:p>
    <w:p>
      <w:pPr>
        <w:pStyle w:val="Heading5"/>
        <w:bidi w:val="0"/>
        <w:ind w:start="1701" w:hanging="1701"/>
        <w:jc w:val="start"/>
        <w:rPr>
          <w:lang w:eastAsia="zh-CN"/>
          <w:ins w:id="1117" w:author="S2-104387" w:date="2010-09-14T14:52:00Z"/>
        </w:rPr>
      </w:pPr>
      <w:ins w:id="1116" w:author="S2-104387" w:date="2010-09-14T14:52:00Z">
        <w:r>
          <w:rPr/>
          <w:t>5.2.2.7.1</w:t>
          <w:tab/>
          <w:t>Initial Attach with DSMIPv6 on S2c to untrusted BBF access</w:t>
        </w:r>
      </w:ins>
    </w:p>
    <w:p>
      <w:pPr>
        <w:pStyle w:val="Normal"/>
        <w:rPr>
          <w:lang w:eastAsia="zh-CN"/>
          <w:ins w:id="1122" w:author="S2-104387" w:date="2010-09-14T14:52:00Z"/>
        </w:rPr>
      </w:pPr>
      <w:ins w:id="1118" w:author="S2-104387" w:date="2010-09-14T14:52:00Z">
        <w:r>
          <w:rPr/>
          <w:t>This clause is related to the case when the UE attaches to a BBF access which is considered as untrusted. In this case only S2c procedures can be used in building block I.</w:t>
        </w:r>
      </w:ins>
      <w:ins w:id="1119" w:author="S2-104387" w:date="2010-09-14T14:52:00Z">
        <w:r>
          <w:rPr>
            <w:lang w:eastAsia="zh-CN"/>
          </w:rPr>
          <w:t xml:space="preserve"> Gxb</w:t>
        </w:r>
      </w:ins>
      <w:ins w:id="1120" w:author="S2-104387" w:date="2010-09-14T14:52:00Z">
        <w:r>
          <w:rPr>
            <w:lang w:eastAsia="zh-CN"/>
          </w:rPr>
          <w:t>*</w:t>
        </w:r>
      </w:ins>
      <w:ins w:id="1121" w:author="S2-104387" w:date="2010-09-14T14:52:00Z">
        <w:r>
          <w:rPr>
            <w:lang w:eastAsia="zh-CN"/>
          </w:rPr>
          <w:t xml:space="preserve"> session is being established between ePDG and PCRF when UE initial attach to the EPC via BBF access.</w:t>
        </w:r>
      </w:ins>
    </w:p>
    <w:p>
      <w:pPr>
        <w:pStyle w:val="Normal"/>
        <w:rPr/>
      </w:pPr>
      <w:ins w:id="1123" w:author="S2-104387" w:date="2010-09-14T14:52:00Z">
        <w:r>
          <w:rPr/>
          <w:t>The home routed roaming, LBO and non-roaming scenarios are depicted in the figure.</w:t>
        </w:r>
      </w:ins>
    </w:p>
    <w:p>
      <w:pPr>
        <w:pStyle w:val="B1"/>
        <w:rPr/>
      </w:pPr>
      <w:ins w:id="1125" w:author="S2-104387" w:date="2010-09-14T14:52:00Z">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ins>
    </w:p>
    <w:p>
      <w:pPr>
        <w:pStyle w:val="B1"/>
        <w:rPr/>
      </w:pPr>
      <w:ins w:id="1127" w:author="S2-104387" w:date="2010-09-14T14:52:00Z">
        <w:r>
          <w:rPr/>
          <w:t>-</w:t>
          <w:tab/>
          <w:t>In the non-roaming case, the vPCRF and the 3GPP AAA Proxy are not involved.</w:t>
        </w:r>
      </w:ins>
    </w:p>
    <w:p>
      <w:pPr>
        <w:pStyle w:val="Normal"/>
        <w:rPr>
          <w:lang w:eastAsia="zh-CN"/>
          <w:ins w:id="1138" w:author="S2-104387" w:date="2010-09-14T14:52:00Z"/>
        </w:rPr>
      </w:pPr>
      <w:ins w:id="1129" w:author="S2-104387" w:date="2010-09-14T14:52:00Z">
        <w:r>
          <w:rPr/>
          <w:t>If dynamic policy provisioning over S9* is not deployed, the optional steps </w:t>
        </w:r>
      </w:ins>
      <w:ins w:id="1130" w:author="S2-104387" w:date="2010-09-14T14:52:00Z">
        <w:r>
          <w:rPr>
            <w:lang w:eastAsia="zh-CN"/>
          </w:rPr>
          <w:t xml:space="preserve">5 and </w:t>
        </w:r>
      </w:ins>
      <w:ins w:id="1131" w:author="S2-104387" w:date="2010-09-14T14:52:00Z">
        <w:r>
          <w:rPr/>
          <w:t>1</w:t>
        </w:r>
      </w:ins>
      <w:ins w:id="1132" w:author="S2-104387" w:date="2010-09-14T14:52:00Z">
        <w:r>
          <w:rPr>
            <w:lang w:eastAsia="zh-CN"/>
          </w:rPr>
          <w:t xml:space="preserve">5 in </w:t>
        </w:r>
      </w:ins>
      <w:ins w:id="1133" w:author="S2-104387" w:date="2010-09-14T14:52:00Z">
        <w:r>
          <w:rPr/>
          <w:t>Figure 5.2.2.</w:t>
        </w:r>
      </w:ins>
      <w:ins w:id="1134" w:author="S2-104387" w:date="2010-09-14T14:52:00Z">
        <w:r>
          <w:rPr>
            <w:lang w:eastAsia="zh-CN"/>
          </w:rPr>
          <w:t>6</w:t>
        </w:r>
      </w:ins>
      <w:ins w:id="1135" w:author="S2-104387" w:date="2010-09-14T14:52:00Z">
        <w:r>
          <w:rPr/>
          <w:t>.1-</w:t>
        </w:r>
      </w:ins>
      <w:ins w:id="1136" w:author="S2-104387" w:date="2010-09-14T14:52:00Z">
        <w:r>
          <w:rPr>
            <w:lang w:eastAsia="zh-CN"/>
          </w:rPr>
          <w:t>1</w:t>
        </w:r>
      </w:ins>
      <w:ins w:id="1137" w:author="S2-104387" w:date="2010-09-14T14:52:00Z">
        <w:r>
          <w:rPr/>
          <w:t xml:space="preserve"> do not occur. Instead, the BBF Access Network may employ static configured policies.</w:t>
        </w:r>
      </w:ins>
    </w:p>
    <w:p>
      <w:pPr>
        <w:pStyle w:val="Normal"/>
        <w:rPr>
          <w:lang w:eastAsia="zh-CN"/>
          <w:ins w:id="1140" w:author="S2-104387" w:date="2010-09-14T14:52:00Z"/>
        </w:rPr>
      </w:pPr>
      <w:ins w:id="1139" w:author="S2-104387" w:date="2010-09-14T14:52:00Z">
        <w:bookmarkStart w:id="258" w:name="_1345034753"/>
        <w:bookmarkStart w:id="259" w:name="_1343221989"/>
        <w:bookmarkStart w:id="260" w:name="_1343112781"/>
        <w:bookmarkEnd w:id="258"/>
        <w:bookmarkEnd w:id="259"/>
        <w:bookmarkEnd w:id="260"/>
        <w:r>
          <w:rPr/>
          <w:object w:dxaOrig="13289" w:dyaOrig="9345">
            <v:shape id="ole_rId150" style="width:462.45pt;height:324.25pt" o:ole="">
              <v:imagedata r:id="rId151" o:title=""/>
            </v:shape>
            <o:OLEObject Type="Embed" ProgID="" ShapeID="ole_rId150" DrawAspect="Content" ObjectID="_623474196" r:id="rId150"/>
          </w:object>
        </w:r>
      </w:ins>
    </w:p>
    <w:p>
      <w:pPr>
        <w:pStyle w:val="TF1"/>
        <w:rPr/>
      </w:pPr>
      <w:ins w:id="1141" w:author="S2-104387" w:date="2010-09-14T14:52:00Z">
        <w:r>
          <w:rPr/>
          <w:t>Figure 5.2.2.</w:t>
        </w:r>
      </w:ins>
      <w:ins w:id="1142" w:author="S2-104387" w:date="2010-09-14T14:52:00Z">
        <w:r>
          <w:rPr>
            <w:lang w:eastAsia="zh-CN"/>
          </w:rPr>
          <w:t>7</w:t>
        </w:r>
      </w:ins>
      <w:ins w:id="1143" w:author="S2-104387" w:date="2010-09-14T14:52:00Z">
        <w:r>
          <w:rPr/>
          <w:t>.1-</w:t>
        </w:r>
      </w:ins>
      <w:ins w:id="1144" w:author="S2-104387" w:date="2010-09-14T14:52:00Z">
        <w:r>
          <w:rPr>
            <w:lang w:eastAsia="zh-CN"/>
          </w:rPr>
          <w:t>1</w:t>
        </w:r>
      </w:ins>
      <w:ins w:id="1145" w:author="S2-104387" w:date="2010-09-14T14:52:00Z">
        <w:r>
          <w:rPr/>
          <w:t>: Initial attachment when S2c is used for roaming, non-roaming and LBO</w:t>
        </w:r>
      </w:ins>
    </w:p>
    <w:p>
      <w:pPr>
        <w:pStyle w:val="B1"/>
        <w:numPr>
          <w:ilvl w:val="0"/>
          <w:numId w:val="21"/>
        </w:numPr>
        <w:rPr/>
      </w:pPr>
      <w:ins w:id="1147" w:author="S2-104387" w:date="2010-09-14T14:52:00Z">
        <w:r>
          <w:rPr>
            <w:lang w:eastAsia="zh-CN"/>
          </w:rPr>
          <w:t xml:space="preserve">If the BBF access network supports 3GPP-based (EAP) authentication, it </w:t>
        </w:r>
      </w:ins>
      <w:ins w:id="1148" w:author="S2-104387" w:date="2010-09-14T14:52:00Z">
        <w:r>
          <w:rPr>
            <w:lang w:val="en-CA"/>
          </w:rPr>
          <w:t xml:space="preserve">may </w:t>
        </w:r>
      </w:ins>
      <w:ins w:id="1149" w:author="S2-104387" w:date="2010-09-14T14:52:00Z">
        <w:r>
          <w:rPr>
            <w:lang w:val="en-CA" w:eastAsia="zh-CN"/>
          </w:rPr>
          <w:t xml:space="preserve">be involved in the </w:t>
        </w:r>
      </w:ins>
      <w:ins w:id="1150" w:author="S2-104387" w:date="2010-09-14T14:52:00Z">
        <w:r>
          <w:rPr>
            <w:lang w:val="en-CA"/>
          </w:rPr>
          <w:t xml:space="preserve">EAP access authentication procedure </w:t>
        </w:r>
      </w:ins>
      <w:ins w:id="1151" w:author="S2-104387" w:date="2010-09-14T14:52:00Z">
        <w:r>
          <w:rPr>
            <w:lang w:val="en-CA" w:eastAsia="zh-CN"/>
          </w:rPr>
          <w:t>performed between the UE and the EPC</w:t>
        </w:r>
      </w:ins>
      <w:ins w:id="1152" w:author="S2-104387" w:date="2010-09-14T14:52:00Z">
        <w:r>
          <w:rPr>
            <w:lang w:val="en-CA"/>
          </w:rPr>
          <w:t xml:space="preserve">. </w:t>
        </w:r>
      </w:ins>
    </w:p>
    <w:p>
      <w:pPr>
        <w:pStyle w:val="B1"/>
        <w:numPr>
          <w:ilvl w:val="0"/>
          <w:numId w:val="21"/>
        </w:numPr>
        <w:rPr>
          <w:lang w:val="en-CA"/>
          <w:ins w:id="1156" w:author="S2-104387" w:date="2010-09-14T14:52:00Z"/>
        </w:rPr>
      </w:pPr>
      <w:ins w:id="1154" w:author="S2-104387" w:date="2010-09-14T14:52:00Z">
        <w:r>
          <w:rPr/>
          <w:t>T</w:t>
        </w:r>
      </w:ins>
      <w:ins w:id="1155" w:author="S2-104387" w:date="2010-09-14T14:52:00Z">
        <w:r>
          <w:rPr>
            <w:lang w:val="en-CA"/>
          </w:rPr>
          <w:t xml:space="preserve">he UE receives a local IP address from the BBF Access Network. How this is done is out of 3GPP scope, but it may involve IP address assignment by an RG or a BNG. </w:t>
        </w:r>
      </w:ins>
    </w:p>
    <w:p>
      <w:pPr>
        <w:pStyle w:val="B1"/>
        <w:numPr>
          <w:ilvl w:val="0"/>
          <w:numId w:val="21"/>
        </w:numPr>
        <w:rPr>
          <w:lang w:val="en-CA"/>
          <w:ins w:id="1162" w:author="S2-104387" w:date="2010-09-14T14:52:00Z"/>
        </w:rPr>
      </w:pPr>
      <w:ins w:id="1157" w:author="S2-104387" w:date="2010-09-14T14:52:00Z">
        <w:r>
          <w:rPr/>
          <w:t>The IKEv2 tunnel establishment procedure is started by the UE.</w:t>
        </w:r>
      </w:ins>
      <w:ins w:id="1158" w:author="S2-104387" w:date="2010-09-14T14:52:00Z">
        <w:r>
          <w:rPr>
            <w:lang w:eastAsia="zh-CN"/>
          </w:rPr>
          <w:t xml:space="preserve"> </w:t>
        </w:r>
      </w:ins>
      <w:ins w:id="1159" w:author="S2-104387" w:date="2010-09-14T14:52:00Z">
        <w:r>
          <w:rPr>
            <w:lang w:eastAsia="zh-CN"/>
          </w:rPr>
          <w:t>F</w:t>
        </w:r>
      </w:ins>
      <w:ins w:id="1160" w:author="S2-104387" w:date="2010-09-14T14:52:00Z">
        <w:r>
          <w:rPr>
            <w:lang w:eastAsia="zh-CN"/>
          </w:rPr>
          <w:t xml:space="preserve">or detail information, please refer to step </w:t>
        </w:r>
      </w:ins>
      <w:ins w:id="1161" w:author="S2-104387" w:date="2010-09-14T14:52:00Z">
        <w:r>
          <w:rPr>
            <w:lang w:val="en-CA"/>
          </w:rPr>
          <w:t>1 in TS 23.402, clause 7.3</w:t>
        </w:r>
      </w:ins>
    </w:p>
    <w:p>
      <w:pPr>
        <w:pStyle w:val="B1"/>
        <w:numPr>
          <w:ilvl w:val="0"/>
          <w:numId w:val="21"/>
        </w:numPr>
        <w:rPr>
          <w:lang w:val="en-CA"/>
          <w:ins w:id="1172" w:author="S2-104387" w:date="2010-09-14T14:52:00Z"/>
        </w:rPr>
      </w:pPr>
      <w:ins w:id="1163" w:author="S2-104387" w:date="2010-09-14T14:52:00Z">
        <w:r>
          <w:rPr>
            <w:lang w:val="en-CA" w:eastAsia="zh-CN"/>
          </w:rPr>
          <w:t>The ePDG initiates Gxb</w:t>
        </w:r>
      </w:ins>
      <w:ins w:id="1164" w:author="S2-104387" w:date="2010-09-14T14:52:00Z">
        <w:r>
          <w:rPr>
            <w:lang w:val="en-CA" w:eastAsia="zh-CN"/>
          </w:rPr>
          <w:t>*</w:t>
        </w:r>
      </w:ins>
      <w:ins w:id="1165" w:author="S2-104387" w:date="2010-09-14T14:52:00Z">
        <w:r>
          <w:rPr>
            <w:lang w:val="en-CA" w:eastAsia="zh-CN"/>
          </w:rPr>
          <w:t xml:space="preserve"> session establishment by using Gateway Control Session establishment procedure with the PCRF. </w:t>
        </w:r>
      </w:ins>
      <w:ins w:id="1166" w:author="S2-104387" w:date="2010-09-14T14:52:00Z">
        <w:r>
          <w:rPr>
            <w:lang w:val="en-CA" w:eastAsia="zh-CN"/>
          </w:rPr>
          <w:t>T</w:t>
        </w:r>
      </w:ins>
      <w:ins w:id="1167" w:author="S2-104387" w:date="2010-09-14T14:52:00Z">
        <w:r>
          <w:rPr>
            <w:lang w:val="en-CA" w:eastAsia="zh-CN"/>
          </w:rPr>
          <w:t>he ePDG includes the IMSI, APN, IP-CAN type</w:t>
        </w:r>
      </w:ins>
      <w:ins w:id="1168" w:author="S2-104387" w:date="2010-09-14T14:52:00Z">
        <w:r>
          <w:rPr>
            <w:lang w:val="en-CA" w:eastAsia="zh-CN"/>
          </w:rPr>
          <w:t>, UE IP address allocated by EPC</w:t>
        </w:r>
      </w:ins>
      <w:ins w:id="1169" w:author="S2-104387" w:date="2010-09-14T14:52:00Z">
        <w:r>
          <w:rPr>
            <w:lang w:val="en-CA" w:eastAsia="zh-CN"/>
          </w:rPr>
          <w:t xml:space="preserve"> and the outer IP header information of </w:t>
        </w:r>
      </w:ins>
      <w:ins w:id="1170" w:author="S2-104387" w:date="2010-09-14T14:52:00Z">
        <w:r>
          <w:rPr>
            <w:lang w:val="en-CA" w:eastAsia="zh-CN"/>
          </w:rPr>
          <w:t>the</w:t>
        </w:r>
      </w:ins>
      <w:ins w:id="1171" w:author="S2-104387" w:date="2010-09-14T14:52:00Z">
        <w:r>
          <w:rPr>
            <w:lang w:val="en-CA" w:eastAsia="zh-CN"/>
          </w:rPr>
          <w:t xml:space="preserve"> tunnelled traffic in the message to the PCRF.</w:t>
        </w:r>
      </w:ins>
    </w:p>
    <w:p>
      <w:pPr>
        <w:pStyle w:val="EditorsNote"/>
        <w:ind w:start="780" w:hanging="0"/>
        <w:rPr>
          <w:lang w:val="en-US" w:eastAsia="ja-JP"/>
          <w:ins w:id="1174" w:author="S2-104387" w:date="2010-09-14T14:52:00Z"/>
        </w:rPr>
      </w:pPr>
      <w:ins w:id="1173" w:author="S2-104387" w:date="2010-09-14T14:52:00Z">
        <w:r>
          <w:rPr/>
          <w:t>Editor’s note: It is FFS whether other information is needed to be sent by ePDG to the PCRF in this step.</w:t>
        </w:r>
      </w:ins>
    </w:p>
    <w:p>
      <w:pPr>
        <w:pStyle w:val="B1"/>
        <w:ind w:start="780" w:hanging="0"/>
        <w:rPr>
          <w:lang w:val="en-CA"/>
          <w:ins w:id="1191" w:author="S2-104387" w:date="2010-09-14T14:52:00Z"/>
        </w:rPr>
      </w:pPr>
      <w:ins w:id="1175" w:author="S2-104387" w:date="2010-09-14T14:52:00Z">
        <w:r>
          <w:rPr>
            <w:lang w:val="en-CA" w:eastAsia="zh-CN"/>
          </w:rPr>
          <w:t>F</w:t>
        </w:r>
      </w:ins>
      <w:ins w:id="1176" w:author="S2-104387" w:date="2010-09-14T14:52:00Z">
        <w:r>
          <w:rPr>
            <w:lang w:val="en-CA" w:eastAsia="zh-CN"/>
          </w:rPr>
          <w:t xml:space="preserve">or roaming case, the ePDG initiates Gateway Control Session establishment procedure with the v-PCRF. The </w:t>
        </w:r>
      </w:ins>
      <w:ins w:id="1177" w:author="S2-104387" w:date="2010-09-14T14:52:00Z">
        <w:r>
          <w:rPr>
            <w:lang w:val="en-CA" w:eastAsia="zh-CN"/>
          </w:rPr>
          <w:t>ePDG</w:t>
        </w:r>
      </w:ins>
      <w:ins w:id="1178" w:author="S2-104387" w:date="2010-09-14T14:52:00Z">
        <w:r>
          <w:rPr>
            <w:lang w:val="en-CA" w:eastAsia="zh-CN"/>
          </w:rPr>
          <w:t xml:space="preserve"> contains IMSI, APN, IP-CAN type</w:t>
        </w:r>
      </w:ins>
      <w:ins w:id="1179" w:author="S2-104387" w:date="2010-09-14T14:52:00Z">
        <w:r>
          <w:rPr>
            <w:lang w:val="en-CA" w:eastAsia="zh-CN"/>
          </w:rPr>
          <w:t>, UE IP address allocated by EPC</w:t>
        </w:r>
      </w:ins>
      <w:ins w:id="1180" w:author="S2-104387" w:date="2010-09-14T14:52:00Z">
        <w:r>
          <w:rPr>
            <w:lang w:val="en-CA" w:eastAsia="zh-CN"/>
          </w:rPr>
          <w:t xml:space="preserve"> and outer IP header information of the </w:t>
        </w:r>
      </w:ins>
      <w:ins w:id="1181" w:author="S2-104387" w:date="2010-09-14T14:52:00Z">
        <w:r>
          <w:rPr>
            <w:lang w:val="en-CA" w:eastAsia="zh-CN"/>
          </w:rPr>
          <w:t>tunnelled</w:t>
        </w:r>
      </w:ins>
      <w:ins w:id="1182" w:author="S2-104387" w:date="2010-09-14T14:52:00Z">
        <w:r>
          <w:rPr>
            <w:lang w:val="en-CA" w:eastAsia="zh-CN"/>
          </w:rPr>
          <w:t xml:space="preserve"> traffic in the request message. </w:t>
        </w:r>
      </w:ins>
      <w:ins w:id="1183" w:author="S2-104387" w:date="2010-09-14T14:52:00Z">
        <w:r>
          <w:rPr>
            <w:lang w:val="en-CA" w:eastAsia="zh-CN"/>
          </w:rPr>
          <w:t>W</w:t>
        </w:r>
      </w:ins>
      <w:ins w:id="1184" w:author="S2-104387" w:date="2010-09-14T14:52:00Z">
        <w:r>
          <w:rPr>
            <w:lang w:val="en-CA" w:eastAsia="zh-CN"/>
          </w:rPr>
          <w:t xml:space="preserve">hen the v-PCRF receives a Gateway Control Session establishment request, the v-PCRF shall initiate S9 session establishment/modification procedure. </w:t>
        </w:r>
      </w:ins>
      <w:ins w:id="1185" w:author="S2-104387" w:date="2010-09-14T14:52:00Z">
        <w:r>
          <w:rPr>
            <w:lang w:val="en-CA" w:eastAsia="zh-CN"/>
          </w:rPr>
          <w:t>T</w:t>
        </w:r>
      </w:ins>
      <w:ins w:id="1186" w:author="S2-104387" w:date="2010-09-14T14:52:00Z">
        <w:r>
          <w:rPr>
            <w:lang w:val="en-CA" w:eastAsia="zh-CN"/>
          </w:rPr>
          <w:t>he v-PCRF sends a S9 session establishment request to the h-PCRF with the information received over Gxb</w:t>
        </w:r>
      </w:ins>
      <w:ins w:id="1187" w:author="S2-104387" w:date="2010-09-14T14:52:00Z">
        <w:r>
          <w:rPr>
            <w:lang w:val="en-CA" w:eastAsia="zh-CN"/>
          </w:rPr>
          <w:t>*</w:t>
        </w:r>
      </w:ins>
      <w:ins w:id="1188" w:author="S2-104387" w:date="2010-09-14T14:52:00Z">
        <w:r>
          <w:rPr>
            <w:lang w:val="en-CA" w:eastAsia="zh-CN"/>
          </w:rPr>
          <w:t xml:space="preserve"> interface </w:t>
        </w:r>
      </w:ins>
      <w:ins w:id="1189" w:author="S2-104387" w:date="2010-09-14T14:52:00Z">
        <w:r>
          <w:rPr>
            <w:lang w:val="en-CA" w:eastAsia="zh-CN"/>
          </w:rPr>
          <w:t xml:space="preserve">excluding </w:t>
        </w:r>
      </w:ins>
      <w:ins w:id="1190" w:author="S2-104387" w:date="2010-09-14T14:52:00Z">
        <w:r>
          <w:rPr>
            <w:lang w:val="en-CA" w:eastAsia="zh-CN"/>
          </w:rPr>
          <w:t>tunnelled traffice related info (e.g. outer IP header info of the tunnelled traffic).</w:t>
        </w:r>
      </w:ins>
    </w:p>
    <w:p>
      <w:pPr>
        <w:pStyle w:val="B1"/>
        <w:numPr>
          <w:ilvl w:val="0"/>
          <w:numId w:val="21"/>
        </w:numPr>
        <w:rPr>
          <w:lang w:val="en-CA"/>
          <w:ins w:id="1205" w:author="S2-104387" w:date="2010-09-14T14:52:00Z"/>
        </w:rPr>
      </w:pPr>
      <w:ins w:id="1192" w:author="S2-104387" w:date="2010-09-14T14:52:00Z">
        <w:r>
          <w:rPr>
            <w:lang w:val="en-CA" w:eastAsia="zh-CN"/>
          </w:rPr>
          <w:t>Triggered by the Gxb</w:t>
        </w:r>
      </w:ins>
      <w:ins w:id="1193" w:author="S2-104387" w:date="2010-09-14T14:52:00Z">
        <w:r>
          <w:rPr>
            <w:lang w:val="en-CA" w:eastAsia="zh-CN"/>
          </w:rPr>
          <w:t>*</w:t>
        </w:r>
      </w:ins>
      <w:ins w:id="1194" w:author="S2-104387" w:date="2010-09-14T14:52:00Z">
        <w:r>
          <w:rPr>
            <w:lang w:val="en-CA" w:eastAsia="zh-CN"/>
          </w:rPr>
          <w:t xml:space="preserve"> session establishment, the PCRF (non-roaming case) or the v-PCRF (roaming case) initiates Gateway Control Session establishment with the BPCF to establish S9* Session. </w:t>
        </w:r>
      </w:ins>
      <w:ins w:id="1195" w:author="S2-104387" w:date="2010-09-14T14:52:00Z">
        <w:r>
          <w:rPr>
            <w:lang w:val="en-CA" w:eastAsia="zh-CN"/>
          </w:rPr>
          <w:t>T</w:t>
        </w:r>
      </w:ins>
      <w:ins w:id="1196" w:author="S2-104387" w:date="2010-09-14T14:52:00Z">
        <w:r>
          <w:rPr>
            <w:lang w:val="en-CA" w:eastAsia="zh-CN"/>
          </w:rPr>
          <w:t xml:space="preserve">he </w:t>
        </w:r>
      </w:ins>
      <w:ins w:id="1197" w:author="S2-104387" w:date="2010-09-14T14:52:00Z">
        <w:r>
          <w:rPr/>
          <w:t>IMSI, IP-CAN type</w:t>
        </w:r>
      </w:ins>
      <w:ins w:id="1198" w:author="S2-104387" w:date="2010-09-14T14:52:00Z">
        <w:r>
          <w:rPr>
            <w:lang w:eastAsia="zh-CN"/>
          </w:rPr>
          <w:t xml:space="preserve">, and </w:t>
        </w:r>
      </w:ins>
      <w:ins w:id="1199" w:author="S2-104387" w:date="2010-09-14T14:52:00Z">
        <w:r>
          <w:rPr/>
          <w:t>outer IP header information</w:t>
        </w:r>
      </w:ins>
      <w:ins w:id="1200" w:author="S2-104387" w:date="2010-09-14T14:52:00Z">
        <w:r>
          <w:rPr>
            <w:lang w:eastAsia="zh-CN"/>
          </w:rPr>
          <w:t xml:space="preserve"> </w:t>
        </w:r>
      </w:ins>
      <w:ins w:id="1201" w:author="S2-104387" w:date="2010-09-14T14:52:00Z">
        <w:r>
          <w:rPr/>
          <w:t>for tunnel traffic</w:t>
        </w:r>
      </w:ins>
      <w:ins w:id="1202" w:author="S2-104387" w:date="2010-09-14T14:52:00Z">
        <w:r>
          <w:rPr>
            <w:lang w:eastAsia="zh-CN"/>
          </w:rPr>
          <w:t xml:space="preserve"> needs to be included in </w:t>
        </w:r>
      </w:ins>
      <w:ins w:id="1203" w:author="S2-104387" w:date="2010-09-14T14:52:00Z">
        <w:r>
          <w:rPr>
            <w:lang w:eastAsia="zh-CN"/>
          </w:rPr>
          <w:t>the</w:t>
        </w:r>
      </w:ins>
      <w:ins w:id="1204" w:author="S2-104387" w:date="2010-09-14T14:52:00Z">
        <w:r>
          <w:rPr>
            <w:lang w:eastAsia="zh-CN"/>
          </w:rPr>
          <w:t xml:space="preserve"> request message which sending to the BPCF.</w:t>
        </w:r>
      </w:ins>
    </w:p>
    <w:p>
      <w:pPr>
        <w:pStyle w:val="Normal"/>
        <w:ind w:start="360" w:hanging="0"/>
        <w:rPr/>
      </w:pPr>
      <w:ins w:id="1206" w:author="S2-104387" w:date="2010-09-14T14:52:00Z">
        <w:r>
          <w:rPr>
            <w:lang w:val="en-CA" w:eastAsia="zh-CN"/>
          </w:rPr>
          <w:t>6</w:t>
        </w:r>
      </w:ins>
      <w:ins w:id="1207" w:author="S2-104387" w:date="2010-09-14T14:52:00Z">
        <w:r>
          <w:rPr>
            <w:lang w:val="en-CA"/>
          </w:rPr>
          <w:t>-1</w:t>
        </w:r>
      </w:ins>
      <w:ins w:id="1208" w:author="S2-104387" w:date="2010-09-14T14:52:00Z">
        <w:r>
          <w:rPr>
            <w:lang w:val="en-CA" w:eastAsia="zh-CN"/>
          </w:rPr>
          <w:t>3</w:t>
        </w:r>
      </w:ins>
      <w:ins w:id="1209" w:author="S2-104387" w:date="2010-09-14T14:52:00Z">
        <w:r>
          <w:rPr>
            <w:lang w:val="en-CA"/>
          </w:rPr>
          <w:t xml:space="preserve">. The description of these steps are the same as for steps </w:t>
        </w:r>
      </w:ins>
      <w:ins w:id="1210" w:author="S2-104387" w:date="2010-09-14T14:52:00Z">
        <w:r>
          <w:rPr>
            <w:lang w:val="en-CA" w:eastAsia="zh-CN"/>
          </w:rPr>
          <w:t>2</w:t>
        </w:r>
      </w:ins>
      <w:ins w:id="1211" w:author="S2-104387" w:date="2010-09-14T14:52:00Z">
        <w:r>
          <w:rPr>
            <w:lang w:val="en-CA"/>
          </w:rPr>
          <w:t>-8 in TS 23.402, clause 7.3</w:t>
        </w:r>
      </w:ins>
    </w:p>
    <w:p>
      <w:pPr>
        <w:pStyle w:val="Normal"/>
        <w:ind w:start="460" w:hanging="100"/>
        <w:rPr>
          <w:lang w:eastAsia="zh-CN"/>
          <w:ins w:id="1224" w:author="S2-104387" w:date="2010-09-14T14:52:00Z"/>
        </w:rPr>
      </w:pPr>
      <w:ins w:id="1213" w:author="S2-104387" w:date="2010-09-14T14:52:00Z">
        <w:r>
          <w:rPr>
            <w:lang w:eastAsia="zh-CN"/>
          </w:rPr>
          <w:t>1</w:t>
        </w:r>
      </w:ins>
      <w:ins w:id="1214" w:author="S2-104387" w:date="2010-09-14T14:52:00Z">
        <w:r>
          <w:rPr>
            <w:lang w:eastAsia="zh-CN"/>
          </w:rPr>
          <w:t>4</w:t>
        </w:r>
      </w:ins>
      <w:ins w:id="1215" w:author="S2-104387" w:date="2010-09-14T14:52:00Z">
        <w:r>
          <w:rPr>
            <w:lang w:eastAsia="zh-CN"/>
          </w:rPr>
          <w:t xml:space="preserve">. In order </w:t>
        </w:r>
      </w:ins>
      <w:ins w:id="1216" w:author="S2-104387" w:date="2010-09-14T14:52:00Z">
        <w:r>
          <w:rPr>
            <w:lang w:eastAsia="zh-CN"/>
          </w:rPr>
          <w:t xml:space="preserve">for </w:t>
        </w:r>
      </w:ins>
      <w:ins w:id="1217" w:author="S2-104387" w:date="2010-09-14T14:52:00Z">
        <w:r>
          <w:rPr>
            <w:lang w:eastAsia="zh-CN"/>
          </w:rPr>
          <w:t>the BPCF</w:t>
        </w:r>
      </w:ins>
      <w:ins w:id="1218" w:author="S2-104387" w:date="2010-09-14T14:52:00Z">
        <w:r>
          <w:rPr>
            <w:lang w:eastAsia="zh-CN"/>
          </w:rPr>
          <w:t xml:space="preserve"> to</w:t>
        </w:r>
      </w:ins>
      <w:ins w:id="1219" w:author="S2-104387" w:date="2010-09-14T14:52:00Z">
        <w:r>
          <w:rPr>
            <w:lang w:eastAsia="zh-CN"/>
          </w:rPr>
          <w:t xml:space="preserve"> p</w:t>
        </w:r>
      </w:ins>
      <w:ins w:id="1220" w:author="S2-104387" w:date="2010-09-14T14:52:00Z">
        <w:r>
          <w:rPr>
            <w:lang w:eastAsia="zh-CN"/>
          </w:rPr>
          <w:t>erform admission control</w:t>
        </w:r>
      </w:ins>
      <w:ins w:id="1221" w:author="S2-104387" w:date="2010-09-14T14:52:00Z">
        <w:r>
          <w:rPr>
            <w:lang w:eastAsia="zh-CN"/>
          </w:rPr>
          <w:t xml:space="preserve"> in the fixed network,</w:t>
        </w:r>
      </w:ins>
      <w:ins w:id="1222" w:author="S2-104387" w:date="2010-09-14T14:52:00Z">
        <w:r>
          <w:rPr>
            <w:lang w:eastAsia="zh-CN"/>
          </w:rPr>
          <w:t xml:space="preserve"> </w:t>
        </w:r>
      </w:ins>
      <w:ins w:id="1223" w:author="S2-104387" w:date="2010-09-14T14:52:00Z">
        <w:r>
          <w:rPr>
            <w:lang w:eastAsia="zh-CN"/>
          </w:rPr>
          <w:t>the PCRF use Gateway Control and QoS Rules provision procedure to provide QoS information to the BPCF.</w:t>
        </w:r>
      </w:ins>
    </w:p>
    <w:p>
      <w:pPr>
        <w:pStyle w:val="Normal"/>
        <w:rPr>
          <w:lang w:val="en-CA" w:eastAsia="zh-CN"/>
          <w:ins w:id="1226" w:author="S2-104387" w:date="2010-09-14T14:52:00Z"/>
        </w:rPr>
      </w:pPr>
      <w:ins w:id="1225" w:author="S2-104387" w:date="2010-09-14T14:52:00Z">
        <w:r>
          <w:rPr>
            <w:lang w:val="en-CA" w:eastAsia="zh-CN"/>
          </w:rPr>
        </w:r>
      </w:ins>
    </w:p>
    <w:p>
      <w:pPr>
        <w:pStyle w:val="Heading5"/>
        <w:bidi w:val="0"/>
        <w:ind w:start="1701" w:hanging="1701"/>
        <w:jc w:val="start"/>
        <w:rPr>
          <w:lang w:eastAsia="zh-CN"/>
          <w:ins w:id="1230" w:author="S2-104387" w:date="2010-09-14T14:52:00Z"/>
        </w:rPr>
      </w:pPr>
      <w:ins w:id="1227" w:author="S2-104387" w:date="2010-09-14T14:52:00Z">
        <w:r>
          <w:rPr/>
          <w:t>5.2.2.</w:t>
        </w:r>
      </w:ins>
      <w:ins w:id="1228" w:author="S2-104387" w:date="2010-09-14T14:52:00Z">
        <w:r>
          <w:rPr>
            <w:lang w:eastAsia="zh-CN"/>
          </w:rPr>
          <w:t>7</w:t>
        </w:r>
      </w:ins>
      <w:ins w:id="1229" w:author="S2-104387" w:date="2010-09-14T14:52:00Z">
        <w:r>
          <w:rPr/>
          <w:t>.2</w:t>
          <w:tab/>
          <w:t>UE-initiated Detach Procedure and UE-Requested PDN Disconnection with S2c in untrusted BBF access</w:t>
        </w:r>
      </w:ins>
    </w:p>
    <w:p>
      <w:pPr>
        <w:pStyle w:val="Normal"/>
        <w:rPr/>
      </w:pPr>
      <w:ins w:id="1231" w:author="S2-104387" w:date="2010-09-14T14:52:00Z">
        <w:r>
          <w:rPr/>
          <w:t>The procedure in this clause applies to Detach Procedures, initiated by UE, and to the UE-requested PDN disconnection procedure.</w:t>
        </w:r>
      </w:ins>
      <w:ins w:id="1232" w:author="S2-104387" w:date="2010-09-14T14:52:00Z">
        <w:r>
          <w:rPr>
            <w:lang w:eastAsia="zh-CN"/>
          </w:rPr>
          <w:t xml:space="preserve"> </w:t>
        </w:r>
      </w:ins>
      <w:ins w:id="1233" w:author="S2-104387" w:date="2010-09-14T14:52:00Z">
        <w:r>
          <w:rPr/>
          <w:t>The UE can initiate the Detach procedure, e.g. when the UE is power off. For multiple PDN connectivity, this detach procedure shall be repeated for each PDN connected.</w:t>
        </w:r>
      </w:ins>
    </w:p>
    <w:p>
      <w:pPr>
        <w:pStyle w:val="Normal"/>
        <w:rPr/>
      </w:pPr>
      <w:ins w:id="1235" w:author="S2-104387" w:date="2010-09-14T14:52:00Z">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ins>
    </w:p>
    <w:p>
      <w:pPr>
        <w:pStyle w:val="Normal"/>
        <w:rPr/>
      </w:pPr>
      <w:ins w:id="1237" w:author="S2-104387" w:date="2010-09-14T14:52:00Z">
        <w:r>
          <w:rPr/>
          <w:t>If dynamic policy provisioning over S9* is not deployed, the optional step 6 does not occur. Instead, the BBF access network may employ static configured policies.</w:t>
        </w:r>
      </w:ins>
    </w:p>
    <w:p>
      <w:pPr>
        <w:pStyle w:val="Normal"/>
        <w:rPr>
          <w:lang w:eastAsia="zh-CN"/>
          <w:ins w:id="1240" w:author="S2-104387" w:date="2010-09-14T14:52:00Z"/>
        </w:rPr>
      </w:pPr>
      <w:ins w:id="1239" w:author="S2-104387" w:date="2010-09-14T14:52:00Z">
        <w:bookmarkStart w:id="261" w:name="_1345034838"/>
        <w:bookmarkStart w:id="262" w:name="_1343222511"/>
        <w:bookmarkStart w:id="263" w:name="_1343117213"/>
        <w:bookmarkStart w:id="264" w:name="_1343117156"/>
        <w:bookmarkStart w:id="265" w:name="_1343117119"/>
        <w:bookmarkStart w:id="266" w:name="_1343115734"/>
        <w:bookmarkEnd w:id="261"/>
        <w:bookmarkEnd w:id="262"/>
        <w:bookmarkEnd w:id="263"/>
        <w:bookmarkEnd w:id="264"/>
        <w:bookmarkEnd w:id="265"/>
        <w:bookmarkEnd w:id="266"/>
        <w:r>
          <w:rPr/>
          <w:object w:dxaOrig="12629" w:dyaOrig="8628">
            <v:shape id="ole_rId152" style="width:472.95pt;height:323.1pt" o:ole="">
              <v:imagedata r:id="rId153" o:title=""/>
            </v:shape>
            <o:OLEObject Type="Embed" ProgID="" ShapeID="ole_rId152" DrawAspect="Content" ObjectID="_1807326424" r:id="rId152"/>
          </w:object>
        </w:r>
      </w:ins>
    </w:p>
    <w:p>
      <w:pPr>
        <w:pStyle w:val="TF1"/>
        <w:rPr/>
      </w:pPr>
      <w:ins w:id="1241" w:author="S2-104387" w:date="2010-09-14T14:52:00Z">
        <w:r>
          <w:rPr/>
          <w:t>Figure 5.2.2.</w:t>
        </w:r>
      </w:ins>
      <w:ins w:id="1242" w:author="S2-104387" w:date="2010-09-14T14:52:00Z">
        <w:r>
          <w:rPr>
            <w:lang w:eastAsia="zh-CN"/>
          </w:rPr>
          <w:t>7</w:t>
        </w:r>
      </w:ins>
      <w:ins w:id="1243" w:author="S2-104387" w:date="2010-09-14T14:52:00Z">
        <w:r>
          <w:rPr/>
          <w:t>.2-</w:t>
        </w:r>
      </w:ins>
      <w:ins w:id="1244" w:author="S2-104387" w:date="2010-09-14T14:52:00Z">
        <w:r>
          <w:rPr>
            <w:lang w:eastAsia="zh-CN"/>
          </w:rPr>
          <w:t>1</w:t>
        </w:r>
      </w:ins>
      <w:ins w:id="1245" w:author="S2-104387" w:date="2010-09-14T14:52:00Z">
        <w:r>
          <w:rPr/>
          <w:t>: UE-initiated detach procedure with DSMIPv6</w:t>
        </w:r>
      </w:ins>
    </w:p>
    <w:p>
      <w:pPr>
        <w:pStyle w:val="B1"/>
        <w:rPr/>
      </w:pPr>
      <w:ins w:id="1247" w:author="S2-104387" w:date="2010-09-14T14:52:00Z">
        <w:r>
          <w:rPr/>
          <w:t>1-4) The description of these steps are the same as for steps 1-</w:t>
        </w:r>
      </w:ins>
      <w:ins w:id="1248" w:author="S2-104387" w:date="2010-09-14T14:52:00Z">
        <w:r>
          <w:rPr>
            <w:lang w:eastAsia="zh-CN"/>
          </w:rPr>
          <w:t>4</w:t>
        </w:r>
      </w:ins>
      <w:ins w:id="1249" w:author="S2-104387" w:date="2010-09-14T14:52:00Z">
        <w:r>
          <w:rPr/>
          <w:t xml:space="preserve"> in 23.402, clause 7.5.2</w:t>
        </w:r>
      </w:ins>
    </w:p>
    <w:p>
      <w:pPr>
        <w:pStyle w:val="B1"/>
        <w:rPr>
          <w:lang w:eastAsia="zh-CN"/>
          <w:ins w:id="1256" w:author="S2-104387" w:date="2010-09-14T14:52:00Z"/>
        </w:rPr>
      </w:pPr>
      <w:ins w:id="1251" w:author="S2-104387" w:date="2010-09-14T14:52:00Z">
        <w:r>
          <w:rPr>
            <w:lang w:eastAsia="zh-CN"/>
          </w:rPr>
          <w:t>5</w:t>
        </w:r>
      </w:ins>
      <w:ins w:id="1252" w:author="S2-104387" w:date="2010-09-14T14:52:00Z">
        <w:r>
          <w:rPr>
            <w:lang w:eastAsia="zh-CN"/>
          </w:rPr>
          <w:t>) T</w:t>
        </w:r>
      </w:ins>
      <w:ins w:id="1253" w:author="S2-104387" w:date="2010-09-14T14:52:00Z">
        <w:r>
          <w:rPr/>
          <w:t>he PCRF executes a Gateway Control and QoS Rules Provision procedure or, if this is the last PDN Connection for the UE, a PCRF-Initiated Gateway Control Session Termination Procedure with the BPCF</w:t>
        </w:r>
      </w:ins>
      <w:ins w:id="1254" w:author="S2-104387" w:date="2010-09-14T14:52:00Z">
        <w:r>
          <w:rPr>
            <w:lang w:eastAsia="zh-CN"/>
          </w:rPr>
          <w:t xml:space="preserve"> would be performed</w:t>
        </w:r>
      </w:ins>
      <w:ins w:id="1255" w:author="S2-104387" w:date="2010-09-14T14:52:00Z">
        <w:r>
          <w:rPr/>
          <w:t>.</w:t>
        </w:r>
      </w:ins>
    </w:p>
    <w:p>
      <w:pPr>
        <w:pStyle w:val="B1"/>
        <w:rPr>
          <w:lang w:eastAsia="zh-CN"/>
          <w:ins w:id="1261" w:author="S2-104387" w:date="2010-09-14T14:52:00Z"/>
        </w:rPr>
      </w:pPr>
      <w:ins w:id="1257" w:author="S2-104387" w:date="2010-09-14T14:52:00Z">
        <w:r>
          <w:rPr>
            <w:lang w:eastAsia="zh-CN"/>
          </w:rPr>
          <w:t>6</w:t>
        </w:r>
      </w:ins>
      <w:ins w:id="1258" w:author="S2-104387" w:date="2010-09-14T14:52:00Z">
        <w:r>
          <w:rPr/>
          <w:t>-8)</w:t>
        </w:r>
      </w:ins>
      <w:ins w:id="1259" w:author="S2-104387" w:date="2010-09-14T14:52:00Z">
        <w:r>
          <w:rPr>
            <w:rFonts w:eastAsia="MS Mincho;ＭＳ 明朝"/>
          </w:rPr>
          <w:t xml:space="preserve"> </w:t>
        </w:r>
      </w:ins>
      <w:ins w:id="1260" w:author="S2-104387" w:date="2010-09-14T14:52:00Z">
        <w:r>
          <w:rPr/>
          <w:t>The description of this step is the same as for step 6 in 23.402, clause 7.5.2</w:t>
        </w:r>
      </w:ins>
    </w:p>
    <w:p>
      <w:pPr>
        <w:pStyle w:val="Normal"/>
        <w:rPr>
          <w:lang w:eastAsia="zh-CN"/>
          <w:ins w:id="1263" w:author="S2-104387" w:date="2010-09-14T14:52:00Z"/>
        </w:rPr>
      </w:pPr>
      <w:ins w:id="1262" w:author="S2-104387" w:date="2010-09-14T14:52:00Z">
        <w:r>
          <w:rPr>
            <w:lang w:eastAsia="zh-CN"/>
          </w:rPr>
        </w:r>
      </w:ins>
    </w:p>
    <w:p>
      <w:pPr>
        <w:pStyle w:val="Heading5"/>
        <w:bidi w:val="0"/>
        <w:ind w:start="1701" w:hanging="1701"/>
        <w:jc w:val="start"/>
        <w:rPr>
          <w:lang w:eastAsia="zh-CN"/>
          <w:ins w:id="1267" w:author="S2-104387" w:date="2010-09-14T14:52:00Z"/>
        </w:rPr>
      </w:pPr>
      <w:ins w:id="1264" w:author="S2-104387" w:date="2010-09-14T14:52:00Z">
        <w:r>
          <w:rPr/>
          <w:t>5.2.2.</w:t>
        </w:r>
      </w:ins>
      <w:ins w:id="1265" w:author="S2-104387" w:date="2010-09-14T14:52:00Z">
        <w:r>
          <w:rPr>
            <w:lang w:eastAsia="zh-CN"/>
          </w:rPr>
          <w:t>7</w:t>
        </w:r>
      </w:ins>
      <w:ins w:id="1266" w:author="S2-104387" w:date="2010-09-14T14:52:00Z">
        <w:r>
          <w:rPr/>
          <w:t>.3</w:t>
          <w:tab/>
          <w:t>HSS-initiated Detach Procedure with S2c in untrusted BBF access</w:t>
        </w:r>
      </w:ins>
    </w:p>
    <w:p>
      <w:pPr>
        <w:pStyle w:val="Normal"/>
        <w:rPr/>
      </w:pPr>
      <w:ins w:id="1268" w:author="S2-104387" w:date="2010-09-14T14:52:00Z">
        <w:r>
          <w:rPr/>
          <w:t>The procedure in this clause applies to Detach Procedures, initiated by HSS.</w:t>
        </w:r>
      </w:ins>
    </w:p>
    <w:p>
      <w:pPr>
        <w:pStyle w:val="TF1"/>
        <w:rPr/>
      </w:pPr>
      <w:ins w:id="1270" w:author="S2-104387" w:date="2010-09-14T14:52:00Z">
        <w:bookmarkStart w:id="267" w:name="_1345035104"/>
        <w:bookmarkStart w:id="268" w:name="_1345035068"/>
        <w:bookmarkStart w:id="269" w:name="_1343222555"/>
        <w:bookmarkStart w:id="270" w:name="_1343127265"/>
        <w:bookmarkEnd w:id="267"/>
        <w:bookmarkEnd w:id="268"/>
        <w:bookmarkEnd w:id="269"/>
        <w:bookmarkEnd w:id="270"/>
        <w:r>
          <w:rPr/>
          <w:object w:dxaOrig="12629" w:dyaOrig="8628">
            <v:shape id="ole_rId154" style="width:484.3pt;height:330.85pt" o:ole="">
              <v:imagedata r:id="rId155" o:title=""/>
            </v:shape>
            <o:OLEObject Type="Embed" ProgID="" ShapeID="ole_rId154" DrawAspect="Content" ObjectID="_1292049824" r:id="rId154"/>
          </w:object>
        </w:r>
      </w:ins>
      <w:ins w:id="1271" w:author="S2-104387" w:date="2010-09-14T14:52:00Z">
        <w:r>
          <w:rPr>
            <w:rFonts w:eastAsia="Arial"/>
          </w:rPr>
          <w:t xml:space="preserve"> </w:t>
        </w:r>
      </w:ins>
      <w:ins w:id="1272" w:author="S2-104387" w:date="2010-09-14T14:52:00Z">
        <w:r>
          <w:rPr/>
          <w:t>Figure 5.2.2.7.3-</w:t>
        </w:r>
      </w:ins>
      <w:ins w:id="1273" w:author="S2-104387" w:date="2010-09-14T14:52:00Z">
        <w:r>
          <w:rPr/>
          <w:t>1</w:t>
        </w:r>
      </w:ins>
      <w:ins w:id="1274" w:author="S2-104387" w:date="2010-09-14T14:52:00Z">
        <w:r>
          <w:rPr/>
          <w:t>: HSS-initiated detach procedure with DSMIPv6</w:t>
        </w:r>
      </w:ins>
    </w:p>
    <w:p>
      <w:pPr>
        <w:pStyle w:val="B1"/>
        <w:rPr>
          <w:lang w:eastAsia="zh-CN"/>
          <w:ins w:id="1281" w:author="S2-104387" w:date="2010-09-14T14:52:00Z"/>
        </w:rPr>
      </w:pPr>
      <w:ins w:id="1276" w:author="S2-104387" w:date="2010-09-14T14:52:00Z">
        <w:r>
          <w:rPr/>
          <w:t>1-</w:t>
        </w:r>
      </w:ins>
      <w:ins w:id="1277" w:author="S2-104387" w:date="2010-09-14T14:52:00Z">
        <w:r>
          <w:rPr>
            <w:lang w:eastAsia="zh-CN"/>
          </w:rPr>
          <w:t>5</w:t>
        </w:r>
      </w:ins>
      <w:ins w:id="1278" w:author="S2-104387" w:date="2010-09-14T14:52:00Z">
        <w:r>
          <w:rPr/>
          <w:t>) The description of these steps are the same as for steps 1-</w:t>
        </w:r>
      </w:ins>
      <w:ins w:id="1279" w:author="S2-104387" w:date="2010-09-14T14:52:00Z">
        <w:r>
          <w:rPr>
            <w:lang w:eastAsia="zh-CN"/>
          </w:rPr>
          <w:t>5</w:t>
        </w:r>
      </w:ins>
      <w:ins w:id="1280" w:author="S2-104387" w:date="2010-09-14T14:52:00Z">
        <w:r>
          <w:rPr/>
          <w:t xml:space="preserve"> in 23.402, clause 7.5.3</w:t>
        </w:r>
      </w:ins>
    </w:p>
    <w:p>
      <w:pPr>
        <w:pStyle w:val="B1"/>
        <w:rPr/>
      </w:pPr>
      <w:ins w:id="1282" w:author="S2-104387" w:date="2010-09-14T14:52:00Z">
        <w:r>
          <w:rPr>
            <w:lang w:eastAsia="zh-CN"/>
          </w:rPr>
          <w:t>6</w:t>
        </w:r>
      </w:ins>
      <w:ins w:id="1283" w:author="S2-104387" w:date="2010-09-14T14:52:00Z">
        <w:r>
          <w:rPr>
            <w:lang w:eastAsia="zh-CN"/>
          </w:rPr>
          <w:t>)  T</w:t>
        </w:r>
      </w:ins>
      <w:ins w:id="1284" w:author="S2-104387" w:date="2010-09-14T14:52:00Z">
        <w:r>
          <w:rPr/>
          <w:t>he PCRF</w:t>
        </w:r>
      </w:ins>
      <w:ins w:id="1285" w:author="S2-104387" w:date="2010-09-14T14:52:00Z">
        <w:r>
          <w:rPr>
            <w:lang w:eastAsia="zh-CN"/>
          </w:rPr>
          <w:t xml:space="preserve"> (non-roaming case)</w:t>
        </w:r>
      </w:ins>
      <w:ins w:id="1286" w:author="S2-104387" w:date="2010-09-14T14:52:00Z">
        <w:r>
          <w:rPr/>
          <w:t xml:space="preserve"> </w:t>
        </w:r>
      </w:ins>
      <w:ins w:id="1287" w:author="S2-104387" w:date="2010-09-14T14:52:00Z">
        <w:r>
          <w:rPr>
            <w:lang w:eastAsia="zh-CN"/>
          </w:rPr>
          <w:t xml:space="preserve">or the v-PCRF (roaming case) </w:t>
        </w:r>
      </w:ins>
      <w:ins w:id="1288" w:author="S2-104387" w:date="2010-09-14T14:52:00Z">
        <w:r>
          <w:rPr/>
          <w:t>executes a Gateway Control and QoS Rules Provision procedure or, if this is the last PDN Connection for the UE, a PCRF-Initiated Gateway Control Session Termination Procedure with the BPCF</w:t>
        </w:r>
      </w:ins>
      <w:ins w:id="1289" w:author="S2-104387" w:date="2010-09-14T14:52:00Z">
        <w:r>
          <w:rPr>
            <w:lang w:eastAsia="zh-CN"/>
          </w:rPr>
          <w:t xml:space="preserve"> would be performed</w:t>
        </w:r>
      </w:ins>
      <w:ins w:id="1290" w:author="S2-104387" w:date="2010-09-14T14:52:00Z">
        <w:r>
          <w:rPr/>
          <w:t>.</w:t>
        </w:r>
      </w:ins>
    </w:p>
    <w:p>
      <w:pPr>
        <w:pStyle w:val="B1"/>
        <w:rPr>
          <w:lang w:eastAsia="zh-CN"/>
          <w:ins w:id="1301" w:author="S2-104387" w:date="2010-09-14T14:52:00Z"/>
        </w:rPr>
      </w:pPr>
      <w:ins w:id="1292" w:author="S2-104387" w:date="2010-09-14T14:52:00Z">
        <w:r>
          <w:rPr>
            <w:lang w:eastAsia="zh-CN"/>
          </w:rPr>
          <w:t>7</w:t>
        </w:r>
      </w:ins>
      <w:ins w:id="1293" w:author="S2-104387" w:date="2010-09-14T14:52:00Z">
        <w:r>
          <w:rPr>
            <w:lang w:eastAsia="zh-CN"/>
          </w:rPr>
          <w:t>-</w:t>
        </w:r>
      </w:ins>
      <w:ins w:id="1294" w:author="S2-104387" w:date="2010-09-14T14:52:00Z">
        <w:r>
          <w:rPr>
            <w:lang w:eastAsia="zh-CN"/>
          </w:rPr>
          <w:t>9</w:t>
        </w:r>
      </w:ins>
      <w:ins w:id="1295" w:author="S2-104387" w:date="2010-09-14T14:52:00Z">
        <w:r>
          <w:rPr>
            <w:lang w:eastAsia="zh-CN"/>
          </w:rPr>
          <w:t xml:space="preserve">) </w:t>
        </w:r>
      </w:ins>
      <w:ins w:id="1296" w:author="S2-104387" w:date="2010-09-14T14:52:00Z">
        <w:r>
          <w:rPr/>
          <w:t xml:space="preserve">The description of these steps are the same as for steps </w:t>
        </w:r>
      </w:ins>
      <w:ins w:id="1297" w:author="S2-104387" w:date="2010-09-14T14:52:00Z">
        <w:r>
          <w:rPr>
            <w:lang w:eastAsia="zh-CN"/>
          </w:rPr>
          <w:t>6</w:t>
        </w:r>
      </w:ins>
      <w:ins w:id="1298" w:author="S2-104387" w:date="2010-09-14T14:52:00Z">
        <w:r>
          <w:rPr/>
          <w:t>-</w:t>
        </w:r>
      </w:ins>
      <w:ins w:id="1299" w:author="S2-104387" w:date="2010-09-14T14:52:00Z">
        <w:r>
          <w:rPr>
            <w:lang w:eastAsia="zh-CN"/>
          </w:rPr>
          <w:t>8</w:t>
        </w:r>
      </w:ins>
      <w:ins w:id="1300" w:author="S2-104387" w:date="2010-09-14T14:52:00Z">
        <w:r>
          <w:rPr/>
          <w:t xml:space="preserve"> in 23.402, clause 7.5.3</w:t>
        </w:r>
      </w:ins>
    </w:p>
    <w:p>
      <w:pPr>
        <w:pStyle w:val="Normal"/>
        <w:rPr>
          <w:lang w:eastAsia="zh-CN"/>
          <w:ins w:id="1303" w:author="S2-104387" w:date="2010-09-14T14:52:00Z"/>
        </w:rPr>
      </w:pPr>
      <w:ins w:id="1302" w:author="S2-104387" w:date="2010-09-14T14:52:00Z">
        <w:r>
          <w:rPr>
            <w:lang w:eastAsia="zh-CN"/>
          </w:rPr>
        </w:r>
      </w:ins>
    </w:p>
    <w:p>
      <w:pPr>
        <w:pStyle w:val="Heading5"/>
        <w:bidi w:val="0"/>
        <w:ind w:start="1701" w:hanging="1701"/>
        <w:jc w:val="start"/>
        <w:rPr>
          <w:lang w:eastAsia="zh-CN"/>
          <w:ins w:id="1307" w:author="S2-104387" w:date="2010-09-14T14:52:00Z"/>
        </w:rPr>
      </w:pPr>
      <w:ins w:id="1304" w:author="S2-104387" w:date="2010-09-14T14:52:00Z">
        <w:r>
          <w:rPr/>
          <w:t>5.2.2.</w:t>
        </w:r>
      </w:ins>
      <w:ins w:id="1305" w:author="S2-104387" w:date="2010-09-14T14:52:00Z">
        <w:r>
          <w:rPr>
            <w:lang w:eastAsia="zh-CN"/>
          </w:rPr>
          <w:t>7</w:t>
        </w:r>
      </w:ins>
      <w:ins w:id="1306" w:author="S2-104387" w:date="2010-09-14T14:52:00Z">
        <w:r>
          <w:rPr/>
          <w:t>.4</w:t>
          <w:tab/>
          <w:t>PDN GW-initiated PDN disconnection Procedure with S2c in untrusted BBF access</w:t>
        </w:r>
      </w:ins>
    </w:p>
    <w:p>
      <w:pPr>
        <w:pStyle w:val="Normal"/>
        <w:rPr/>
      </w:pPr>
      <w:ins w:id="1308" w:author="S2-104387" w:date="2010-09-14T14:52:00Z">
        <w:r>
          <w:rPr/>
          <w:t>The procedure in this clause applies to PDN disconnection procedure initiated by PDN GW.</w:t>
        </w:r>
      </w:ins>
    </w:p>
    <w:p>
      <w:pPr>
        <w:pStyle w:val="TF1"/>
        <w:rPr/>
      </w:pPr>
      <w:ins w:id="1310" w:author="S2-104387" w:date="2010-09-14T14:52:00Z">
        <w:bookmarkStart w:id="271" w:name="_1345035197"/>
        <w:bookmarkStart w:id="272" w:name="_1345035168"/>
        <w:bookmarkStart w:id="273" w:name="_1343222589"/>
        <w:bookmarkStart w:id="274" w:name="_1343128052"/>
        <w:bookmarkStart w:id="275" w:name="_1343127786"/>
        <w:bookmarkEnd w:id="271"/>
        <w:bookmarkEnd w:id="272"/>
        <w:bookmarkEnd w:id="273"/>
        <w:bookmarkEnd w:id="274"/>
        <w:bookmarkEnd w:id="275"/>
        <w:r>
          <w:rPr/>
          <w:object w:dxaOrig="12629" w:dyaOrig="8088">
            <v:shape id="ole_rId156" style="width:484.3pt;height:310.15pt" o:ole="">
              <v:imagedata r:id="rId157" o:title=""/>
            </v:shape>
            <o:OLEObject Type="Embed" ProgID="" ShapeID="ole_rId156" DrawAspect="Content" ObjectID="_274159500" r:id="rId156"/>
          </w:object>
        </w:r>
      </w:ins>
      <w:ins w:id="1311" w:author="S2-104387" w:date="2010-09-14T14:52:00Z">
        <w:r>
          <w:rPr>
            <w:rFonts w:eastAsia="Arial"/>
          </w:rPr>
          <w:t xml:space="preserve"> </w:t>
        </w:r>
      </w:ins>
      <w:ins w:id="1312" w:author="S2-104387" w:date="2010-09-14T14:52:00Z">
        <w:r>
          <w:rPr/>
          <w:t>Figure 5.2.2.</w:t>
        </w:r>
      </w:ins>
      <w:ins w:id="1313" w:author="S2-104387" w:date="2010-09-14T14:52:00Z">
        <w:r>
          <w:rPr>
            <w:lang w:eastAsia="zh-CN"/>
          </w:rPr>
          <w:t>7</w:t>
        </w:r>
      </w:ins>
      <w:ins w:id="1314" w:author="S2-104387" w:date="2010-09-14T14:52:00Z">
        <w:r>
          <w:rPr/>
          <w:t>.4-</w:t>
        </w:r>
      </w:ins>
      <w:ins w:id="1315" w:author="S2-104387" w:date="2010-09-14T14:52:00Z">
        <w:r>
          <w:rPr>
            <w:lang w:eastAsia="zh-CN"/>
          </w:rPr>
          <w:t>1</w:t>
        </w:r>
      </w:ins>
      <w:ins w:id="1316" w:author="S2-104387" w:date="2010-09-14T14:52:00Z">
        <w:r>
          <w:rPr/>
          <w:t>: PDN GW-initiated PDN disconnection procedure with DSMIPv6</w:t>
        </w:r>
      </w:ins>
    </w:p>
    <w:p>
      <w:pPr>
        <w:pStyle w:val="B1"/>
        <w:rPr>
          <w:lang w:eastAsia="zh-CN"/>
          <w:ins w:id="1323" w:author="S2-104387" w:date="2010-09-14T14:52:00Z"/>
        </w:rPr>
      </w:pPr>
      <w:ins w:id="1318" w:author="S2-104387" w:date="2010-09-14T14:52:00Z">
        <w:r>
          <w:rPr/>
          <w:t>1-</w:t>
        </w:r>
      </w:ins>
      <w:ins w:id="1319" w:author="S2-104387" w:date="2010-09-14T14:52:00Z">
        <w:r>
          <w:rPr>
            <w:lang w:eastAsia="zh-CN"/>
          </w:rPr>
          <w:t>4</w:t>
        </w:r>
      </w:ins>
      <w:ins w:id="1320" w:author="S2-104387" w:date="2010-09-14T14:52:00Z">
        <w:r>
          <w:rPr/>
          <w:t>) The description of these steps are the same as for steps 1-</w:t>
        </w:r>
      </w:ins>
      <w:ins w:id="1321" w:author="S2-104387" w:date="2010-09-14T14:52:00Z">
        <w:r>
          <w:rPr>
            <w:lang w:eastAsia="zh-CN"/>
          </w:rPr>
          <w:t>4</w:t>
        </w:r>
      </w:ins>
      <w:ins w:id="1322" w:author="S2-104387" w:date="2010-09-14T14:52:00Z">
        <w:r>
          <w:rPr/>
          <w:t xml:space="preserve"> in 23.402, clause 7.5.4</w:t>
        </w:r>
      </w:ins>
    </w:p>
    <w:p>
      <w:pPr>
        <w:pStyle w:val="B1"/>
        <w:rPr/>
      </w:pPr>
      <w:ins w:id="1324" w:author="S2-104387" w:date="2010-09-14T14:52:00Z">
        <w:r>
          <w:rPr>
            <w:lang w:eastAsia="zh-CN"/>
          </w:rPr>
          <w:t>5</w:t>
        </w:r>
      </w:ins>
      <w:ins w:id="1325" w:author="S2-104387" w:date="2010-09-14T14:52:00Z">
        <w:r>
          <w:rPr>
            <w:lang w:eastAsia="zh-CN"/>
          </w:rPr>
          <w:t>)  T</w:t>
        </w:r>
      </w:ins>
      <w:ins w:id="1326" w:author="S2-104387" w:date="2010-09-14T14:52:00Z">
        <w:r>
          <w:rPr/>
          <w:t>he PCRF</w:t>
        </w:r>
      </w:ins>
      <w:ins w:id="1327" w:author="S2-104387" w:date="2010-09-14T14:52:00Z">
        <w:r>
          <w:rPr>
            <w:lang w:eastAsia="zh-CN"/>
          </w:rPr>
          <w:t xml:space="preserve"> (non-roaming case)</w:t>
        </w:r>
      </w:ins>
      <w:ins w:id="1328" w:author="S2-104387" w:date="2010-09-14T14:52:00Z">
        <w:r>
          <w:rPr/>
          <w:t xml:space="preserve"> </w:t>
        </w:r>
      </w:ins>
      <w:ins w:id="1329" w:author="S2-104387" w:date="2010-09-14T14:52:00Z">
        <w:r>
          <w:rPr>
            <w:lang w:eastAsia="zh-CN"/>
          </w:rPr>
          <w:t xml:space="preserve">or the v-PCRF (roaming case) </w:t>
        </w:r>
      </w:ins>
      <w:ins w:id="1330" w:author="S2-104387" w:date="2010-09-14T14:52:00Z">
        <w:r>
          <w:rPr/>
          <w:t>executes a Gateway Control and QoS Rules Provision procedure or, if this is the last PDN Connection for the UE, a PCRF-Initiated Gateway Control Session Termination Procedure with the BPCF</w:t>
        </w:r>
      </w:ins>
      <w:ins w:id="1331" w:author="S2-104387" w:date="2010-09-14T14:52:00Z">
        <w:r>
          <w:rPr>
            <w:lang w:eastAsia="zh-CN"/>
          </w:rPr>
          <w:t xml:space="preserve"> would be performed</w:t>
        </w:r>
      </w:ins>
      <w:ins w:id="1332" w:author="S2-104387" w:date="2010-09-14T14:52:00Z">
        <w:r>
          <w:rPr/>
          <w:t>.</w:t>
        </w:r>
      </w:ins>
    </w:p>
    <w:p>
      <w:pPr>
        <w:pStyle w:val="B1"/>
        <w:rPr>
          <w:lang w:eastAsia="zh-CN"/>
          <w:ins w:id="1343" w:author="S2-104387" w:date="2010-09-14T14:52:00Z"/>
        </w:rPr>
      </w:pPr>
      <w:ins w:id="1334" w:author="S2-104387" w:date="2010-09-14T14:52:00Z">
        <w:r>
          <w:rPr>
            <w:lang w:eastAsia="zh-CN"/>
          </w:rPr>
          <w:t>6</w:t>
        </w:r>
      </w:ins>
      <w:ins w:id="1335" w:author="S2-104387" w:date="2010-09-14T14:52:00Z">
        <w:r>
          <w:rPr>
            <w:lang w:eastAsia="zh-CN"/>
          </w:rPr>
          <w:t>-</w:t>
        </w:r>
      </w:ins>
      <w:ins w:id="1336" w:author="S2-104387" w:date="2010-09-14T14:52:00Z">
        <w:r>
          <w:rPr>
            <w:lang w:eastAsia="zh-CN"/>
          </w:rPr>
          <w:t>8</w:t>
        </w:r>
      </w:ins>
      <w:ins w:id="1337" w:author="S2-104387" w:date="2010-09-14T14:52:00Z">
        <w:r>
          <w:rPr>
            <w:lang w:eastAsia="zh-CN"/>
          </w:rPr>
          <w:t xml:space="preserve">) </w:t>
        </w:r>
      </w:ins>
      <w:ins w:id="1338" w:author="S2-104387" w:date="2010-09-14T14:52:00Z">
        <w:r>
          <w:rPr/>
          <w:t xml:space="preserve">The description of these steps are the same as for steps </w:t>
        </w:r>
      </w:ins>
      <w:ins w:id="1339" w:author="S2-104387" w:date="2010-09-14T14:52:00Z">
        <w:r>
          <w:rPr>
            <w:lang w:eastAsia="zh-CN"/>
          </w:rPr>
          <w:t>5</w:t>
        </w:r>
      </w:ins>
      <w:ins w:id="1340" w:author="S2-104387" w:date="2010-09-14T14:52:00Z">
        <w:r>
          <w:rPr/>
          <w:t>-</w:t>
        </w:r>
      </w:ins>
      <w:ins w:id="1341" w:author="S2-104387" w:date="2010-09-14T14:52:00Z">
        <w:r>
          <w:rPr>
            <w:lang w:eastAsia="zh-CN"/>
          </w:rPr>
          <w:t xml:space="preserve">6 </w:t>
        </w:r>
      </w:ins>
      <w:ins w:id="1342" w:author="S2-104387" w:date="2010-09-14T14:52:00Z">
        <w:r>
          <w:rPr/>
          <w:t>in 23.402, clause 7.5.4</w:t>
        </w:r>
      </w:ins>
    </w:p>
    <w:p>
      <w:pPr>
        <w:pStyle w:val="Normal"/>
        <w:rPr>
          <w:lang w:eastAsia="zh-CN"/>
          <w:ins w:id="1345" w:author="S2-104387" w:date="2010-09-14T14:52:00Z"/>
        </w:rPr>
      </w:pPr>
      <w:ins w:id="1344" w:author="S2-104387" w:date="2010-09-14T14:52:00Z">
        <w:r>
          <w:rPr>
            <w:lang w:eastAsia="zh-CN"/>
          </w:rPr>
        </w:r>
      </w:ins>
    </w:p>
    <w:p>
      <w:pPr>
        <w:pStyle w:val="Heading5"/>
        <w:bidi w:val="0"/>
        <w:ind w:start="1701" w:hanging="1701"/>
        <w:jc w:val="start"/>
        <w:rPr/>
      </w:pPr>
      <w:ins w:id="1346" w:author="S2-104387" w:date="2010-09-14T14:52:00Z">
        <w:r>
          <w:rPr/>
          <w:t>5.2.2.</w:t>
        </w:r>
      </w:ins>
      <w:ins w:id="1347" w:author="S2-104387" w:date="2010-09-14T14:52:00Z">
        <w:r>
          <w:rPr>
            <w:lang w:eastAsia="zh-CN"/>
          </w:rPr>
          <w:t>7</w:t>
        </w:r>
      </w:ins>
      <w:ins w:id="1348" w:author="S2-104387" w:date="2010-09-14T14:52:00Z">
        <w:r>
          <w:rPr/>
          <w:t xml:space="preserve">.5 </w:t>
          <w:tab/>
          <w:t>E-UTRAN to untrusted BBF access Handover with DSMIPv6 on S2c</w:t>
        </w:r>
      </w:ins>
    </w:p>
    <w:p>
      <w:pPr>
        <w:pStyle w:val="Normal"/>
        <w:rPr/>
      </w:pPr>
      <w:ins w:id="1350" w:author="S2-104387" w:date="2010-09-14T14:52:00Z">
        <w:r>
          <w:rPr/>
          <w:t>This clause shows a call flow for a handover when a UE moves from an E-UTRAN to an untrusted BBF access network.</w:t>
        </w:r>
      </w:ins>
    </w:p>
    <w:p>
      <w:pPr>
        <w:pStyle w:val="TF1"/>
        <w:rPr/>
      </w:pPr>
      <w:ins w:id="1352" w:author="S2-104387" w:date="2010-09-14T14:52:00Z">
        <w:bookmarkStart w:id="276" w:name="_1345035278"/>
        <w:bookmarkStart w:id="277" w:name="_1343222612"/>
        <w:bookmarkStart w:id="278" w:name="_1343129554"/>
        <w:bookmarkStart w:id="279" w:name="_1343128166"/>
        <w:bookmarkEnd w:id="276"/>
        <w:bookmarkEnd w:id="277"/>
        <w:bookmarkEnd w:id="278"/>
        <w:bookmarkEnd w:id="279"/>
        <w:r>
          <w:rPr/>
          <w:object w:dxaOrig="14160" w:dyaOrig="9967">
            <v:shape id="ole_rId158" style="width:489.2pt;height:341.85pt" o:ole="">
              <v:imagedata r:id="rId159" o:title=""/>
            </v:shape>
            <o:OLEObject Type="Embed" ProgID="" ShapeID="ole_rId158" DrawAspect="Content" ObjectID="_748858795" r:id="rId158"/>
          </w:object>
        </w:r>
      </w:ins>
      <w:ins w:id="1353" w:author="S2-104387" w:date="2010-09-14T14:52:00Z">
        <w:r>
          <w:rPr>
            <w:rFonts w:eastAsia="Arial"/>
          </w:rPr>
          <w:t xml:space="preserve"> </w:t>
        </w:r>
      </w:ins>
      <w:ins w:id="1354" w:author="S2-104387" w:date="2010-09-14T14:52:00Z">
        <w:r>
          <w:rPr/>
          <w:t>Figure 5.2.2.</w:t>
        </w:r>
      </w:ins>
      <w:ins w:id="1355" w:author="S2-104387" w:date="2010-09-14T14:52:00Z">
        <w:r>
          <w:rPr>
            <w:lang w:eastAsia="zh-CN"/>
          </w:rPr>
          <w:t>7</w:t>
        </w:r>
      </w:ins>
      <w:ins w:id="1356" w:author="S2-104387" w:date="2010-09-14T14:52:00Z">
        <w:r>
          <w:rPr/>
          <w:t>.5-</w:t>
        </w:r>
      </w:ins>
      <w:ins w:id="1357" w:author="S2-104387" w:date="2010-09-14T14:52:00Z">
        <w:r>
          <w:rPr>
            <w:lang w:eastAsia="zh-CN"/>
          </w:rPr>
          <w:t>1</w:t>
        </w:r>
      </w:ins>
      <w:ins w:id="1358" w:author="S2-104387" w:date="2010-09-14T14:52:00Z">
        <w:r>
          <w:rPr/>
          <w:t>: E-UTRAN to untrusted BBFAccess Handover</w:t>
        </w:r>
      </w:ins>
    </w:p>
    <w:p>
      <w:pPr>
        <w:pStyle w:val="Normal"/>
        <w:rPr/>
      </w:pPr>
      <w:ins w:id="1360" w:author="S2-104387" w:date="2010-09-14T14:52:00Z">
        <w:r>
          <w:rPr/>
          <w:t xml:space="preserve">Both the roaming and non-roaming scenarios are depicted in the figure. </w:t>
        </w:r>
      </w:ins>
    </w:p>
    <w:p>
      <w:pPr>
        <w:pStyle w:val="Normal"/>
        <w:rPr/>
      </w:pPr>
      <w:ins w:id="1362" w:author="S2-104387" w:date="2010-09-14T14:52:00Z">
        <w:r>
          <w:rPr/>
          <w:t>For connectivity to multiple PDNs, steps </w:t>
        </w:r>
      </w:ins>
      <w:ins w:id="1363" w:author="S2-104387" w:date="2010-09-14T14:52:00Z">
        <w:r>
          <w:rPr>
            <w:lang w:eastAsia="zh-CN"/>
          </w:rPr>
          <w:t>10</w:t>
        </w:r>
      </w:ins>
      <w:ins w:id="1364" w:author="S2-104387" w:date="2010-09-14T14:52:00Z">
        <w:r>
          <w:rPr/>
          <w:t>-1</w:t>
        </w:r>
      </w:ins>
      <w:ins w:id="1365" w:author="S2-104387" w:date="2010-09-14T14:52:00Z">
        <w:r>
          <w:rPr>
            <w:lang w:eastAsia="zh-CN"/>
          </w:rPr>
          <w:t>3</w:t>
        </w:r>
      </w:ins>
      <w:ins w:id="1366" w:author="S2-104387" w:date="2010-09-14T14:52:00Z">
        <w:r>
          <w:rPr/>
          <w:t xml:space="preserve"> are repeated for each PDN the UE is connected to. </w:t>
        </w:r>
      </w:ins>
    </w:p>
    <w:p>
      <w:pPr>
        <w:pStyle w:val="Normal"/>
        <w:rPr/>
      </w:pPr>
      <w:ins w:id="1368" w:author="S2-104387" w:date="2010-09-14T14:52:00Z">
        <w:r>
          <w:rPr/>
          <w:t xml:space="preserve">The optional interaction steps between the </w:t>
        </w:r>
      </w:ins>
      <w:ins w:id="1369" w:author="S2-104387" w:date="2010-09-14T14:52:00Z">
        <w:r>
          <w:rPr>
            <w:lang w:eastAsia="zh-CN"/>
          </w:rPr>
          <w:t>BPCF</w:t>
        </w:r>
      </w:ins>
      <w:ins w:id="1370" w:author="S2-104387" w:date="2010-09-14T14:52:00Z">
        <w:r>
          <w:rPr/>
          <w:t xml:space="preserve"> and the PCRF in the procedures only occur if dynamic policy provisioning is deployed. Otherwise policy may be statically configured in the gateway.</w:t>
        </w:r>
      </w:ins>
    </w:p>
    <w:p>
      <w:pPr>
        <w:pStyle w:val="B1"/>
        <w:rPr/>
      </w:pPr>
      <w:ins w:id="1372" w:author="S2-104387" w:date="2010-09-14T14:52:00Z">
        <w:r>
          <w:rPr/>
          <w:t>1-2) The description of these steps are the same as for steps 1-2 in 23.402, clause 8.4.3</w:t>
        </w:r>
      </w:ins>
    </w:p>
    <w:p>
      <w:pPr>
        <w:pStyle w:val="B1"/>
        <w:rPr/>
      </w:pPr>
      <w:ins w:id="1374" w:author="S2-104387" w:date="2010-09-14T14:52:00Z">
        <w:r>
          <w:rPr>
            <w:lang w:val="en-CA"/>
          </w:rPr>
          <w:t>3)</w:t>
          <w:tab/>
        </w:r>
      </w:ins>
      <w:ins w:id="1375" w:author="S2-104387" w:date="2010-09-14T14:52:00Z">
        <w:r>
          <w:rPr>
            <w:lang w:eastAsia="zh-CN"/>
          </w:rPr>
          <w:t xml:space="preserve">If the BBF access network supports 3GPP-based (EAP) authentication, it </w:t>
        </w:r>
      </w:ins>
      <w:ins w:id="1376" w:author="S2-104387" w:date="2010-09-14T14:52:00Z">
        <w:r>
          <w:rPr>
            <w:lang w:val="en-CA"/>
          </w:rPr>
          <w:t xml:space="preserve">may </w:t>
        </w:r>
      </w:ins>
      <w:ins w:id="1377" w:author="S2-104387" w:date="2010-09-14T14:52:00Z">
        <w:r>
          <w:rPr>
            <w:lang w:val="en-CA" w:eastAsia="zh-CN"/>
          </w:rPr>
          <w:t xml:space="preserve">be involved in the </w:t>
        </w:r>
      </w:ins>
      <w:ins w:id="1378" w:author="S2-104387" w:date="2010-09-14T14:52:00Z">
        <w:r>
          <w:rPr>
            <w:lang w:val="en-CA"/>
          </w:rPr>
          <w:t xml:space="preserve">EAP access authentication procedure </w:t>
        </w:r>
      </w:ins>
      <w:ins w:id="1379" w:author="S2-104387" w:date="2010-09-14T14:52:00Z">
        <w:r>
          <w:rPr>
            <w:lang w:val="en-CA" w:eastAsia="zh-CN"/>
          </w:rPr>
          <w:t>performed between the UE and the EPC</w:t>
        </w:r>
      </w:ins>
      <w:ins w:id="1380" w:author="S2-104387" w:date="2010-09-14T14:52:00Z">
        <w:r>
          <w:rPr>
            <w:lang w:val="en-CA"/>
          </w:rPr>
          <w:t xml:space="preserve">. As part of this step, the permanent user identity (IMSI) is provided from the 3GPP AAA Server to the BBF access network. </w:t>
        </w:r>
      </w:ins>
      <w:ins w:id="1381" w:author="S2-104387" w:date="2010-09-14T14:52:00Z">
        <w:r>
          <w:rPr>
            <w:lang w:val="en-CA" w:eastAsia="zh-CN"/>
          </w:rPr>
          <w:t>O</w:t>
        </w:r>
      </w:ins>
      <w:ins w:id="1382" w:author="S2-104387" w:date="2010-09-14T14:52:00Z">
        <w:r>
          <w:rPr>
            <w:lang w:val="en-CA" w:eastAsia="zh-CN"/>
          </w:rPr>
          <w:t>therwise, this step is omitted.</w:t>
        </w:r>
      </w:ins>
    </w:p>
    <w:p>
      <w:pPr>
        <w:pStyle w:val="B1"/>
        <w:rPr>
          <w:lang w:val="en-CA" w:eastAsia="zh-CN"/>
          <w:ins w:id="1385" w:author="S2-104387" w:date="2010-09-14T14:52:00Z"/>
        </w:rPr>
      </w:pPr>
      <w:ins w:id="1384" w:author="S2-104387" w:date="2010-09-14T14:52:00Z">
        <w:r>
          <w:rPr>
            <w:lang w:val="en-CA"/>
          </w:rPr>
          <w:t>4)  The UE receives a local IP address from the BBF Access Network. How this is done is out of 3GPP scope, but it may involve IP address assignment by an RG or a BNG.</w:t>
        </w:r>
      </w:ins>
    </w:p>
    <w:p>
      <w:pPr>
        <w:pStyle w:val="B1"/>
        <w:rPr>
          <w:lang w:val="en-CA" w:eastAsia="zh-CN"/>
          <w:ins w:id="1395" w:author="S2-104387" w:date="2010-09-14T14:52:00Z"/>
        </w:rPr>
      </w:pPr>
      <w:ins w:id="1386" w:author="S2-104387" w:date="2010-09-14T14:52:00Z">
        <w:r>
          <w:rPr>
            <w:lang w:val="en-CA" w:eastAsia="zh-CN"/>
          </w:rPr>
          <w:t xml:space="preserve">5)  </w:t>
        </w:r>
      </w:ins>
      <w:ins w:id="1387" w:author="S2-104387" w:date="2010-09-14T14:52:00Z">
        <w:r>
          <w:rPr/>
          <w:t>The IKEv2 tunnel establishment procedure is started by the UE.</w:t>
        </w:r>
      </w:ins>
      <w:ins w:id="1388" w:author="S2-104387" w:date="2010-09-14T14:52:00Z">
        <w:r>
          <w:rPr>
            <w:lang w:eastAsia="zh-CN"/>
          </w:rPr>
          <w:t xml:space="preserve"> </w:t>
        </w:r>
      </w:ins>
      <w:ins w:id="1389" w:author="S2-104387" w:date="2010-09-14T14:52:00Z">
        <w:r>
          <w:rPr>
            <w:lang w:eastAsia="zh-CN"/>
          </w:rPr>
          <w:t>F</w:t>
        </w:r>
      </w:ins>
      <w:ins w:id="1390" w:author="S2-104387" w:date="2010-09-14T14:52:00Z">
        <w:r>
          <w:rPr>
            <w:lang w:eastAsia="zh-CN"/>
          </w:rPr>
          <w:t xml:space="preserve">or detail information, please refer to step </w:t>
        </w:r>
      </w:ins>
      <w:ins w:id="1391" w:author="S2-104387" w:date="2010-09-14T14:52:00Z">
        <w:r>
          <w:rPr>
            <w:lang w:val="en-CA" w:eastAsia="zh-CN"/>
          </w:rPr>
          <w:t>4</w:t>
        </w:r>
      </w:ins>
      <w:ins w:id="1392" w:author="S2-104387" w:date="2010-09-14T14:52:00Z">
        <w:r>
          <w:rPr>
            <w:lang w:val="en-CA"/>
          </w:rPr>
          <w:t xml:space="preserve"> in TS 23.402, clause </w:t>
        </w:r>
      </w:ins>
      <w:ins w:id="1393" w:author="S2-104387" w:date="2010-09-14T14:52:00Z">
        <w:r>
          <w:rPr>
            <w:lang w:val="en-CA" w:eastAsia="zh-CN"/>
          </w:rPr>
          <w:t>8.4</w:t>
        </w:r>
      </w:ins>
      <w:ins w:id="1394" w:author="S2-104387" w:date="2010-09-14T14:52:00Z">
        <w:r>
          <w:rPr>
            <w:lang w:val="en-CA"/>
          </w:rPr>
          <w:t>.3</w:t>
        </w:r>
      </w:ins>
    </w:p>
    <w:p>
      <w:pPr>
        <w:pStyle w:val="B1"/>
        <w:rPr/>
      </w:pPr>
      <w:ins w:id="1396" w:author="S2-104387" w:date="2010-09-14T14:52:00Z">
        <w:r>
          <w:rPr>
            <w:lang w:val="en-CA" w:eastAsia="zh-CN"/>
          </w:rPr>
          <w:t>6)</w:t>
          <w:tab/>
          <w:t>The ePDG initiates Gxb</w:t>
        </w:r>
      </w:ins>
      <w:ins w:id="1397" w:author="S2-104387" w:date="2010-09-14T14:52:00Z">
        <w:r>
          <w:rPr>
            <w:lang w:val="en-CA" w:eastAsia="zh-CN"/>
          </w:rPr>
          <w:t>*</w:t>
        </w:r>
      </w:ins>
      <w:ins w:id="1398" w:author="S2-104387" w:date="2010-09-14T14:52:00Z">
        <w:r>
          <w:rPr>
            <w:lang w:val="en-CA" w:eastAsia="zh-CN"/>
          </w:rPr>
          <w:t xml:space="preserve"> session establishment by using Gateway Control Session establishment procedure with the PCRF. </w:t>
        </w:r>
      </w:ins>
      <w:ins w:id="1399" w:author="S2-104387" w:date="2010-09-14T14:52:00Z">
        <w:r>
          <w:rPr>
            <w:lang w:val="en-CA" w:eastAsia="zh-CN"/>
          </w:rPr>
          <w:t>T</w:t>
        </w:r>
      </w:ins>
      <w:ins w:id="1400" w:author="S2-104387" w:date="2010-09-14T14:52:00Z">
        <w:r>
          <w:rPr>
            <w:lang w:val="en-CA" w:eastAsia="zh-CN"/>
          </w:rPr>
          <w:t>he ePDG includes the IMSI, APN, IP-CAN type</w:t>
        </w:r>
      </w:ins>
      <w:ins w:id="1401" w:author="S2-104387" w:date="2010-09-14T14:52:00Z">
        <w:r>
          <w:rPr>
            <w:lang w:val="en-CA" w:eastAsia="zh-CN"/>
          </w:rPr>
          <w:t>, UE IP address allocated by EPC</w:t>
        </w:r>
      </w:ins>
      <w:ins w:id="1402" w:author="S2-104387" w:date="2010-09-14T14:52:00Z">
        <w:r>
          <w:rPr>
            <w:lang w:val="en-CA" w:eastAsia="zh-CN"/>
          </w:rPr>
          <w:t xml:space="preserve"> and the outer IP header information of </w:t>
        </w:r>
      </w:ins>
      <w:ins w:id="1403" w:author="S2-104387" w:date="2010-09-14T14:52:00Z">
        <w:r>
          <w:rPr>
            <w:lang w:val="en-CA" w:eastAsia="zh-CN"/>
          </w:rPr>
          <w:t>the</w:t>
        </w:r>
      </w:ins>
      <w:ins w:id="1404" w:author="S2-104387" w:date="2010-09-14T14:52:00Z">
        <w:r>
          <w:rPr>
            <w:lang w:val="en-CA" w:eastAsia="zh-CN"/>
          </w:rPr>
          <w:t xml:space="preserve"> tunnelled traffic in the message to the PCRF.</w:t>
        </w:r>
      </w:ins>
    </w:p>
    <w:p>
      <w:pPr>
        <w:pStyle w:val="EditorsNote"/>
        <w:ind w:start="780" w:hanging="0"/>
        <w:rPr>
          <w:lang w:val="en-US" w:eastAsia="ja-JP"/>
          <w:ins w:id="1407" w:author="S2-104387" w:date="2010-09-14T14:52:00Z"/>
        </w:rPr>
      </w:pPr>
      <w:ins w:id="1406" w:author="S2-104387" w:date="2010-09-14T14:52:00Z">
        <w:r>
          <w:rPr/>
          <w:t>Editor’s note: It is FFS whether other information is needed to be sent by ePDG to the PCRF in this step.</w:t>
        </w:r>
      </w:ins>
    </w:p>
    <w:p>
      <w:pPr>
        <w:pStyle w:val="B1"/>
        <w:overflowPunct w:val="false"/>
        <w:autoSpaceDE w:val="false"/>
        <w:ind w:start="568" w:hanging="0"/>
        <w:textAlignment w:val="baseline"/>
        <w:rPr>
          <w:lang w:val="en-CA" w:eastAsia="zh-CN"/>
          <w:ins w:id="1424" w:author="S2-104387" w:date="2010-09-14T14:52:00Z"/>
        </w:rPr>
      </w:pPr>
      <w:ins w:id="1408" w:author="S2-104387" w:date="2010-09-14T14:52:00Z">
        <w:r>
          <w:rPr>
            <w:lang w:val="en-CA" w:eastAsia="zh-CN"/>
          </w:rPr>
          <w:t>F</w:t>
        </w:r>
      </w:ins>
      <w:ins w:id="1409" w:author="S2-104387" w:date="2010-09-14T14:52:00Z">
        <w:r>
          <w:rPr>
            <w:lang w:val="en-CA" w:eastAsia="zh-CN"/>
          </w:rPr>
          <w:t xml:space="preserve">or roaming case, the ePDG initiates Gateway Control Session establishment procedure with the v-PCRF. The </w:t>
        </w:r>
      </w:ins>
      <w:ins w:id="1410" w:author="S2-104387" w:date="2010-09-14T14:52:00Z">
        <w:r>
          <w:rPr>
            <w:lang w:val="en-CA" w:eastAsia="zh-CN"/>
          </w:rPr>
          <w:t>ePDG</w:t>
        </w:r>
      </w:ins>
      <w:ins w:id="1411" w:author="S2-104387" w:date="2010-09-14T14:52:00Z">
        <w:r>
          <w:rPr>
            <w:lang w:val="en-CA" w:eastAsia="zh-CN"/>
          </w:rPr>
          <w:t xml:space="preserve"> contains IMSI, APN, IP-CAN type</w:t>
        </w:r>
      </w:ins>
      <w:ins w:id="1412" w:author="S2-104387" w:date="2010-09-14T14:52:00Z">
        <w:r>
          <w:rPr>
            <w:lang w:val="en-CA" w:eastAsia="zh-CN"/>
          </w:rPr>
          <w:t>, UE IP address allocated by EPC</w:t>
        </w:r>
      </w:ins>
      <w:ins w:id="1413" w:author="S2-104387" w:date="2010-09-14T14:52:00Z">
        <w:r>
          <w:rPr>
            <w:lang w:val="en-CA" w:eastAsia="zh-CN"/>
          </w:rPr>
          <w:t xml:space="preserve"> and outer IP header information of the </w:t>
        </w:r>
      </w:ins>
      <w:ins w:id="1414" w:author="S2-104387" w:date="2010-09-14T14:52:00Z">
        <w:r>
          <w:rPr>
            <w:lang w:val="en-CA" w:eastAsia="zh-CN"/>
          </w:rPr>
          <w:t>tunnelled</w:t>
        </w:r>
      </w:ins>
      <w:ins w:id="1415" w:author="S2-104387" w:date="2010-09-14T14:52:00Z">
        <w:r>
          <w:rPr>
            <w:lang w:val="en-CA" w:eastAsia="zh-CN"/>
          </w:rPr>
          <w:t xml:space="preserve"> traffic in the request message. </w:t>
        </w:r>
      </w:ins>
      <w:ins w:id="1416" w:author="S2-104387" w:date="2010-09-14T14:52:00Z">
        <w:r>
          <w:rPr>
            <w:lang w:val="en-CA" w:eastAsia="zh-CN"/>
          </w:rPr>
          <w:t>W</w:t>
        </w:r>
      </w:ins>
      <w:ins w:id="1417" w:author="S2-104387" w:date="2010-09-14T14:52:00Z">
        <w:r>
          <w:rPr>
            <w:lang w:val="en-CA" w:eastAsia="zh-CN"/>
          </w:rPr>
          <w:t xml:space="preserve">hen the v-PCRF receives a Gateway Control Session establishment request, the v-PCRF shall initiate S9 session establishment/modification procedure. </w:t>
        </w:r>
      </w:ins>
      <w:ins w:id="1418" w:author="S2-104387" w:date="2010-09-14T14:52:00Z">
        <w:r>
          <w:rPr>
            <w:lang w:val="en-CA" w:eastAsia="zh-CN"/>
          </w:rPr>
          <w:t>T</w:t>
        </w:r>
      </w:ins>
      <w:ins w:id="1419" w:author="S2-104387" w:date="2010-09-14T14:52:00Z">
        <w:r>
          <w:rPr>
            <w:lang w:val="en-CA" w:eastAsia="zh-CN"/>
          </w:rPr>
          <w:t>he v-PCRF sends a S9 session establishment request to the h-PCRF with the information received over Gxb</w:t>
        </w:r>
      </w:ins>
      <w:ins w:id="1420" w:author="S2-104387" w:date="2010-09-14T14:52:00Z">
        <w:r>
          <w:rPr>
            <w:lang w:val="en-CA" w:eastAsia="zh-CN"/>
          </w:rPr>
          <w:t>*</w:t>
        </w:r>
      </w:ins>
      <w:ins w:id="1421" w:author="S2-104387" w:date="2010-09-14T14:52:00Z">
        <w:r>
          <w:rPr>
            <w:lang w:val="en-CA" w:eastAsia="zh-CN"/>
          </w:rPr>
          <w:t xml:space="preserve"> interface </w:t>
        </w:r>
      </w:ins>
      <w:ins w:id="1422" w:author="S2-104387" w:date="2010-09-14T14:52:00Z">
        <w:r>
          <w:rPr>
            <w:lang w:val="en-CA" w:eastAsia="zh-CN"/>
          </w:rPr>
          <w:t xml:space="preserve">excluding </w:t>
        </w:r>
      </w:ins>
      <w:ins w:id="1423" w:author="S2-104387" w:date="2010-09-14T14:52:00Z">
        <w:r>
          <w:rPr>
            <w:lang w:val="en-CA" w:eastAsia="zh-CN"/>
          </w:rPr>
          <w:t>tunnelled traffice related info (e.g. outer IP header info of the tunnelled traffic).</w:t>
        </w:r>
      </w:ins>
    </w:p>
    <w:p>
      <w:pPr>
        <w:pStyle w:val="B1"/>
        <w:rPr>
          <w:lang w:val="en-CA" w:eastAsia="zh-CN"/>
          <w:ins w:id="1438" w:author="S2-104387" w:date="2010-09-14T14:52:00Z"/>
        </w:rPr>
      </w:pPr>
      <w:ins w:id="1425" w:author="S2-104387" w:date="2010-09-14T14:52:00Z">
        <w:r>
          <w:rPr>
            <w:lang w:val="en-CA" w:eastAsia="zh-CN"/>
          </w:rPr>
          <w:t xml:space="preserve">7) </w:t>
          <w:tab/>
          <w:t>Triggered by the Gxb</w:t>
        </w:r>
      </w:ins>
      <w:ins w:id="1426" w:author="S2-104387" w:date="2010-09-14T14:52:00Z">
        <w:r>
          <w:rPr>
            <w:lang w:val="en-CA" w:eastAsia="zh-CN"/>
          </w:rPr>
          <w:t>*</w:t>
        </w:r>
      </w:ins>
      <w:ins w:id="1427" w:author="S2-104387" w:date="2010-09-14T14:52:00Z">
        <w:r>
          <w:rPr>
            <w:lang w:val="en-CA" w:eastAsia="zh-CN"/>
          </w:rPr>
          <w:t xml:space="preserve"> session establishment, the PCRF (non-roaming case) or the v-PCRF (roaming case) initiates Gateway Control Session establishment with the BPCF to establish S9* Session. </w:t>
        </w:r>
      </w:ins>
      <w:ins w:id="1428" w:author="S2-104387" w:date="2010-09-14T14:52:00Z">
        <w:r>
          <w:rPr>
            <w:lang w:val="en-CA" w:eastAsia="zh-CN"/>
          </w:rPr>
          <w:t>T</w:t>
        </w:r>
      </w:ins>
      <w:ins w:id="1429" w:author="S2-104387" w:date="2010-09-14T14:52:00Z">
        <w:r>
          <w:rPr>
            <w:lang w:val="en-CA" w:eastAsia="zh-CN"/>
          </w:rPr>
          <w:t xml:space="preserve">he </w:t>
        </w:r>
      </w:ins>
      <w:ins w:id="1430" w:author="S2-104387" w:date="2010-09-14T14:52:00Z">
        <w:r>
          <w:rPr>
            <w:lang w:val="en-CA" w:eastAsia="zh-CN"/>
          </w:rPr>
          <w:t>IMSI, IP-CAN type</w:t>
        </w:r>
      </w:ins>
      <w:ins w:id="1431" w:author="S2-104387" w:date="2010-09-14T14:52:00Z">
        <w:r>
          <w:rPr>
            <w:lang w:val="en-CA" w:eastAsia="zh-CN"/>
          </w:rPr>
          <w:t xml:space="preserve">, and </w:t>
        </w:r>
      </w:ins>
      <w:ins w:id="1432" w:author="S2-104387" w:date="2010-09-14T14:52:00Z">
        <w:r>
          <w:rPr>
            <w:lang w:val="en-CA" w:eastAsia="zh-CN"/>
          </w:rPr>
          <w:t>outer IP header information</w:t>
        </w:r>
      </w:ins>
      <w:ins w:id="1433" w:author="S2-104387" w:date="2010-09-14T14:52:00Z">
        <w:r>
          <w:rPr>
            <w:lang w:val="en-CA" w:eastAsia="zh-CN"/>
          </w:rPr>
          <w:t xml:space="preserve"> </w:t>
        </w:r>
      </w:ins>
      <w:ins w:id="1434" w:author="S2-104387" w:date="2010-09-14T14:52:00Z">
        <w:r>
          <w:rPr>
            <w:lang w:val="en-CA" w:eastAsia="zh-CN"/>
          </w:rPr>
          <w:t>for tunnel traffic</w:t>
        </w:r>
      </w:ins>
      <w:ins w:id="1435" w:author="S2-104387" w:date="2010-09-14T14:52:00Z">
        <w:r>
          <w:rPr>
            <w:lang w:val="en-CA" w:eastAsia="zh-CN"/>
          </w:rPr>
          <w:t xml:space="preserve"> needs to be included in </w:t>
        </w:r>
      </w:ins>
      <w:ins w:id="1436" w:author="S2-104387" w:date="2010-09-14T14:52:00Z">
        <w:r>
          <w:rPr>
            <w:lang w:val="en-CA" w:eastAsia="zh-CN"/>
          </w:rPr>
          <w:t>the</w:t>
        </w:r>
      </w:ins>
      <w:ins w:id="1437" w:author="S2-104387" w:date="2010-09-14T14:52:00Z">
        <w:r>
          <w:rPr>
            <w:lang w:val="en-CA" w:eastAsia="zh-CN"/>
          </w:rPr>
          <w:t xml:space="preserve"> request message which sending to the BPCF.</w:t>
        </w:r>
      </w:ins>
    </w:p>
    <w:p>
      <w:pPr>
        <w:pStyle w:val="B1"/>
        <w:rPr/>
      </w:pPr>
      <w:ins w:id="1439" w:author="S2-104387" w:date="2010-09-14T14:52:00Z">
        <w:r>
          <w:rPr>
            <w:lang w:eastAsia="zh-CN"/>
          </w:rPr>
          <w:t>8</w:t>
        </w:r>
      </w:ins>
      <w:ins w:id="1440" w:author="S2-104387" w:date="2010-09-14T14:52:00Z">
        <w:r>
          <w:rPr/>
          <w:t>-1</w:t>
        </w:r>
      </w:ins>
      <w:ins w:id="1441" w:author="S2-104387" w:date="2010-09-14T14:52:00Z">
        <w:r>
          <w:rPr>
            <w:lang w:eastAsia="zh-CN"/>
          </w:rPr>
          <w:t>4</w:t>
        </w:r>
      </w:ins>
      <w:ins w:id="1442" w:author="S2-104387" w:date="2010-09-14T14:52:00Z">
        <w:r>
          <w:rPr/>
          <w:t xml:space="preserve">) The description of these steps are the same as for steps </w:t>
        </w:r>
      </w:ins>
      <w:ins w:id="1443" w:author="S2-104387" w:date="2010-09-14T14:52:00Z">
        <w:r>
          <w:rPr>
            <w:lang w:eastAsia="zh-CN"/>
          </w:rPr>
          <w:t>5</w:t>
        </w:r>
      </w:ins>
      <w:ins w:id="1444" w:author="S2-104387" w:date="2010-09-14T14:52:00Z">
        <w:r>
          <w:rPr/>
          <w:t>-</w:t>
        </w:r>
      </w:ins>
      <w:ins w:id="1445" w:author="S2-104387" w:date="2010-09-14T14:52:00Z">
        <w:r>
          <w:rPr>
            <w:lang w:eastAsia="zh-CN"/>
          </w:rPr>
          <w:t>10</w:t>
        </w:r>
      </w:ins>
      <w:ins w:id="1446" w:author="S2-104387" w:date="2010-09-14T14:52:00Z">
        <w:r>
          <w:rPr/>
          <w:t xml:space="preserve"> in 23.402, clause 8.4.3.</w:t>
        </w:r>
      </w:ins>
    </w:p>
    <w:p>
      <w:pPr>
        <w:pStyle w:val="B1"/>
        <w:rPr>
          <w:lang w:eastAsia="zh-CN"/>
          <w:ins w:id="1459" w:author="S2-104387" w:date="2010-09-14T14:52:00Z"/>
        </w:rPr>
      </w:pPr>
      <w:ins w:id="1448" w:author="S2-104387" w:date="2010-09-14T14:52:00Z">
        <w:r>
          <w:rPr>
            <w:lang w:eastAsia="zh-CN"/>
          </w:rPr>
          <w:t>1</w:t>
        </w:r>
      </w:ins>
      <w:ins w:id="1449" w:author="S2-104387" w:date="2010-09-14T14:52:00Z">
        <w:r>
          <w:rPr>
            <w:lang w:eastAsia="zh-CN"/>
          </w:rPr>
          <w:t>5</w:t>
        </w:r>
      </w:ins>
      <w:ins w:id="1450" w:author="S2-104387" w:date="2010-09-14T14:52:00Z">
        <w:r>
          <w:rPr>
            <w:lang w:eastAsia="zh-CN"/>
          </w:rPr>
          <w:t xml:space="preserve">) In order </w:t>
        </w:r>
      </w:ins>
      <w:ins w:id="1451" w:author="S2-104387" w:date="2010-09-14T14:52:00Z">
        <w:r>
          <w:rPr>
            <w:lang w:eastAsia="zh-CN"/>
          </w:rPr>
          <w:t>for</w:t>
        </w:r>
      </w:ins>
      <w:ins w:id="1452" w:author="S2-104387" w:date="2010-09-14T14:52:00Z">
        <w:r>
          <w:rPr>
            <w:lang w:eastAsia="zh-CN"/>
          </w:rPr>
          <w:t xml:space="preserve"> the BPCF</w:t>
        </w:r>
      </w:ins>
      <w:ins w:id="1453" w:author="S2-104387" w:date="2010-09-14T14:52:00Z">
        <w:r>
          <w:rPr>
            <w:lang w:eastAsia="zh-CN"/>
          </w:rPr>
          <w:t xml:space="preserve"> to</w:t>
        </w:r>
      </w:ins>
      <w:ins w:id="1454" w:author="S2-104387" w:date="2010-09-14T14:52:00Z">
        <w:r>
          <w:rPr>
            <w:lang w:eastAsia="zh-CN"/>
          </w:rPr>
          <w:t xml:space="preserve"> p</w:t>
        </w:r>
      </w:ins>
      <w:ins w:id="1455" w:author="S2-104387" w:date="2010-09-14T14:52:00Z">
        <w:r>
          <w:rPr>
            <w:lang w:eastAsia="zh-CN"/>
          </w:rPr>
          <w:t>erform admission control</w:t>
        </w:r>
      </w:ins>
      <w:ins w:id="1456" w:author="S2-104387" w:date="2010-09-14T14:52:00Z">
        <w:r>
          <w:rPr>
            <w:lang w:eastAsia="zh-CN"/>
          </w:rPr>
          <w:t xml:space="preserve"> in the fixed network,</w:t>
        </w:r>
      </w:ins>
      <w:ins w:id="1457" w:author="S2-104387" w:date="2010-09-14T14:52:00Z">
        <w:r>
          <w:rPr>
            <w:lang w:eastAsia="zh-CN"/>
          </w:rPr>
          <w:t xml:space="preserve"> </w:t>
        </w:r>
      </w:ins>
      <w:ins w:id="1458" w:author="S2-104387" w:date="2010-09-14T14:52:00Z">
        <w:r>
          <w:rPr>
            <w:lang w:eastAsia="zh-CN"/>
          </w:rPr>
          <w:t>the PCRF use Gateway Control and QoS Rules provision procedure to provide QoS information to the BPCF.</w:t>
        </w:r>
      </w:ins>
    </w:p>
    <w:p>
      <w:pPr>
        <w:pStyle w:val="Normal"/>
        <w:rPr>
          <w:lang w:eastAsia="zh-CN"/>
        </w:rPr>
      </w:pPr>
      <w:r>
        <w:rPr>
          <w:lang w:eastAsia="zh-CN"/>
        </w:rPr>
      </w:r>
    </w:p>
    <w:p>
      <w:pPr>
        <w:pStyle w:val="Heading3"/>
        <w:bidi w:val="0"/>
        <w:jc w:val="start"/>
        <w:rPr/>
      </w:pPr>
      <w:bookmarkStart w:id="280" w:name="__RefHeading___Toc272317288"/>
      <w:bookmarkEnd w:id="280"/>
      <w:r>
        <w:rPr/>
        <w:t xml:space="preserve">5.2.3 </w:t>
        <w:tab/>
        <w:t>Conclusion</w:t>
      </w:r>
    </w:p>
    <w:p>
      <w:pPr>
        <w:pStyle w:val="EditorsNote"/>
        <w:rPr>
          <w:lang w:eastAsia="zh-CN"/>
        </w:rPr>
      </w:pPr>
      <w:r>
        <w:rPr/>
        <w:t>Editor’s Note: This clause</w:t>
      </w:r>
      <w:r>
        <w:rPr>
          <w:lang w:eastAsia="zh-CN"/>
        </w:rPr>
        <w:t xml:space="preserve"> </w:t>
      </w:r>
      <w:r>
        <w:rPr/>
        <w:t>will provide conclusions and descriptions with respect to what specification work is required for the item</w:t>
      </w:r>
      <w:r>
        <w:rPr>
          <w:lang w:eastAsia="zh-CN"/>
        </w:rPr>
        <w:t>.</w:t>
      </w:r>
    </w:p>
    <w:p>
      <w:pPr>
        <w:pStyle w:val="Heading2"/>
        <w:bidi w:val="0"/>
        <w:jc w:val="start"/>
        <w:rPr/>
      </w:pPr>
      <w:ins w:id="1460" w:author="S2-104328" w:date="2010-09-14T14:58:00Z">
        <w:bookmarkStart w:id="281" w:name="__RefHeading___Toc272317289"/>
        <w:bookmarkEnd w:id="281"/>
        <w:r>
          <w:rPr/>
          <w:t>5.</w:t>
        </w:r>
      </w:ins>
      <w:ins w:id="1461" w:author="S2-104328" w:date="2010-09-14T15:41:00Z">
        <w:r>
          <w:rPr/>
          <w:t>3</w:t>
        </w:r>
      </w:ins>
      <w:ins w:id="1462" w:author="S2-104328" w:date="2010-09-14T14:58:00Z">
        <w:r>
          <w:rPr/>
          <w:tab/>
        </w:r>
      </w:ins>
      <w:ins w:id="1463" w:author="S2-104328" w:date="2010-09-14T14:58:00Z">
        <w:r>
          <w:rPr>
            <w:lang w:val="en-US" w:eastAsia="zh-CN"/>
          </w:rPr>
          <w:t>Interworking between 3GPP and BBF architectures for authentication, including identities, when WLAN is used</w:t>
        </w:r>
      </w:ins>
    </w:p>
    <w:p>
      <w:pPr>
        <w:pStyle w:val="Normal"/>
        <w:rPr>
          <w:lang w:val="en-US" w:eastAsia="zh-CN"/>
          <w:ins w:id="1466" w:author="S2-104328" w:date="2010-09-14T14:58:00Z"/>
        </w:rPr>
      </w:pPr>
      <w:ins w:id="1465" w:author="S2-104328" w:date="2010-09-14T14:58:00Z">
        <w:r>
          <w:rPr>
            <w:lang w:val="en-US" w:eastAsia="zh-CN"/>
          </w:rPr>
        </w:r>
      </w:ins>
    </w:p>
    <w:p>
      <w:pPr>
        <w:pStyle w:val="Heading3"/>
        <w:bidi w:val="0"/>
        <w:jc w:val="start"/>
        <w:rPr/>
      </w:pPr>
      <w:ins w:id="1467" w:author="S2-104328" w:date="2010-09-14T14:58:00Z">
        <w:bookmarkStart w:id="282" w:name="__RefHeading___Toc272317290"/>
        <w:bookmarkEnd w:id="282"/>
        <w:r>
          <w:rPr/>
          <w:t>5.</w:t>
        </w:r>
      </w:ins>
      <w:ins w:id="1468" w:author="S2-104328" w:date="2010-09-14T15:41:00Z">
        <w:r>
          <w:rPr/>
          <w:t>3</w:t>
        </w:r>
      </w:ins>
      <w:ins w:id="1469" w:author="S2-104328" w:date="2010-09-14T14:58:00Z">
        <w:r>
          <w:rPr/>
          <w:t>.1</w:t>
          <w:tab/>
          <w:t>Description</w:t>
        </w:r>
      </w:ins>
    </w:p>
    <w:p>
      <w:pPr>
        <w:pStyle w:val="Normal"/>
        <w:rPr>
          <w:lang w:eastAsia="zh-CN"/>
          <w:ins w:id="1472" w:author="S2-104328" w:date="2010-09-14T14:58:00Z"/>
        </w:rPr>
      </w:pPr>
      <w:ins w:id="1471" w:author="S2-104328" w:date="2010-09-14T14:58:00Z">
        <w:r>
          <w:rPr>
            <w:lang w:eastAsia="zh-CN"/>
          </w:rPr>
          <w:t>This item covers interworking between 3GPP and BBF architectures for authentication, including identities, on top of Release 9 baseline architecture, when the UE accesses over WLAN</w:t>
        </w:r>
      </w:ins>
    </w:p>
    <w:p>
      <w:pPr>
        <w:pStyle w:val="Heading3"/>
        <w:bidi w:val="0"/>
        <w:jc w:val="start"/>
        <w:rPr/>
      </w:pPr>
      <w:ins w:id="1473" w:author="S2-104328" w:date="2010-09-14T14:58:00Z">
        <w:bookmarkStart w:id="283" w:name="__RefHeading___Toc272317291"/>
        <w:bookmarkEnd w:id="283"/>
        <w:r>
          <w:rPr/>
          <w:t>5.</w:t>
        </w:r>
      </w:ins>
      <w:ins w:id="1474" w:author="S2-104328" w:date="2010-09-14T15:41:00Z">
        <w:r>
          <w:rPr/>
          <w:t>3</w:t>
        </w:r>
      </w:ins>
      <w:ins w:id="1475" w:author="S2-104328" w:date="2010-09-14T14:58:00Z">
        <w:r>
          <w:rPr/>
          <w:t>.2</w:t>
          <w:tab/>
          <w:t>Solution</w:t>
        </w:r>
      </w:ins>
    </w:p>
    <w:p>
      <w:pPr>
        <w:pStyle w:val="Normal"/>
        <w:rPr>
          <w:lang w:val="en-US"/>
          <w:ins w:id="1478" w:author="S2-104328" w:date="2010-09-14T14:58:00Z"/>
        </w:rPr>
      </w:pPr>
      <w:ins w:id="1477" w:author="S2-104328" w:date="2010-09-14T14:58:00Z">
        <w:r>
          <w:rPr>
            <w:lang w:val="en-US"/>
          </w:rPr>
          <w:t>3GPP EPS defines several procedures for authentication of a 3GPP UE accessing over a non-3GPP access. These include:</w:t>
        </w:r>
      </w:ins>
    </w:p>
    <w:p>
      <w:pPr>
        <w:pStyle w:val="B1"/>
        <w:overflowPunct w:val="false"/>
        <w:autoSpaceDE w:val="false"/>
        <w:textAlignment w:val="baseline"/>
        <w:rPr/>
      </w:pPr>
      <w:ins w:id="1479" w:author="S2-104328" w:date="2010-09-14T14:59:00Z">
        <w:r>
          <w:rPr>
            <w:lang w:val="en-US"/>
          </w:rPr>
          <w:t xml:space="preserve">- </w:t>
          <w:tab/>
        </w:r>
      </w:ins>
      <w:ins w:id="1480" w:author="S2-104328" w:date="2010-09-14T14:58:00Z">
        <w:r>
          <w:rPr>
            <w:lang w:val="en-US"/>
          </w:rPr>
          <w:t xml:space="preserve">Access authentication procedures based on EAP-AKA and EAP-AKA’. For access authentication, EAP signaling is forwarded between BBF AAA Server and 3GPP AAA Server/proxy via the SWa and STa reference points. </w:t>
        </w:r>
      </w:ins>
    </w:p>
    <w:p>
      <w:pPr>
        <w:pStyle w:val="B1"/>
        <w:overflowPunct w:val="false"/>
        <w:autoSpaceDE w:val="false"/>
        <w:textAlignment w:val="baseline"/>
        <w:rPr/>
      </w:pPr>
      <w:ins w:id="1482" w:author="S2-104328" w:date="2010-09-14T14:59:00Z">
        <w:r>
          <w:rPr>
            <w:lang w:val="en-US"/>
          </w:rPr>
          <w:t xml:space="preserve">- </w:t>
          <w:tab/>
        </w:r>
      </w:ins>
      <w:ins w:id="1483" w:author="S2-104328" w:date="2010-09-14T14:58:00Z">
        <w:r>
          <w:rPr>
            <w:lang w:val="en-US"/>
          </w:rPr>
          <w:t>Tunnel authentication procedures for SWu based on EAP-AKA. This authentication is transparent to the BBF Access Network.</w:t>
        </w:r>
      </w:ins>
    </w:p>
    <w:p>
      <w:pPr>
        <w:pStyle w:val="B1"/>
        <w:overflowPunct w:val="false"/>
        <w:autoSpaceDE w:val="false"/>
        <w:textAlignment w:val="baseline"/>
        <w:rPr/>
      </w:pPr>
      <w:ins w:id="1485" w:author="S2-104328" w:date="2010-09-14T14:59:00Z">
        <w:r>
          <w:rPr>
            <w:lang w:val="en-US"/>
          </w:rPr>
          <w:t xml:space="preserve">- </w:t>
          <w:tab/>
        </w:r>
      </w:ins>
      <w:ins w:id="1486" w:author="S2-104328" w:date="2010-09-14T14:58:00Z">
        <w:r>
          <w:rPr>
            <w:lang w:val="en-US"/>
          </w:rPr>
          <w:t>Authentication for S2c (DSMIPv6) based on EAP-AKA. This authentication is transparent to the BBF Access Network.</w:t>
        </w:r>
      </w:ins>
    </w:p>
    <w:p>
      <w:pPr>
        <w:pStyle w:val="EditorsNote"/>
        <w:rPr>
          <w:lang w:val="en-US"/>
          <w:ins w:id="1489" w:author="S2-104328" w:date="2010-09-14T14:58:00Z"/>
        </w:rPr>
      </w:pPr>
      <w:ins w:id="1488" w:author="S2-104328" w:date="2010-09-14T14:58:00Z">
        <w:r>
          <w:rPr>
            <w:lang w:val="en-US"/>
          </w:rPr>
          <w:t>Editor’s note: The solutions for supporting 3GPP-based access authentication in BBF access networks are work in progress in BBF.</w:t>
        </w:r>
      </w:ins>
    </w:p>
    <w:p>
      <w:pPr>
        <w:pStyle w:val="Normal"/>
        <w:rPr/>
      </w:pPr>
      <w:ins w:id="1490" w:author="S2-104328" w:date="2010-09-14T14:58:00Z">
        <w:r>
          <w:rPr>
            <w:lang w:val="en-US"/>
          </w:rPr>
          <w:t xml:space="preserve">The basic functionality of the existing SWa and STa reference points is adequate to support BBF Access Interworking.  Minor enhancements of the SWa reference point, </w:t>
        </w:r>
      </w:ins>
      <w:ins w:id="1491" w:author="S2-104328" w:date="2010-09-14T14:58:00Z">
        <w:r>
          <w:rPr>
            <w:lang w:eastAsia="zh-CN"/>
          </w:rPr>
          <w:t>on top of Release 9 baseline architecture, is needed to carry the permanent user identity (i.e. IMSI) in the successful response from 3GPP AAA Server to BBF AAA Server.</w:t>
        </w:r>
      </w:ins>
    </w:p>
    <w:p>
      <w:pPr>
        <w:pStyle w:val="TAR"/>
        <w:rPr>
          <w:lang w:eastAsia="zh-CN"/>
          <w:ins w:id="1494" w:author="S2-104328" w:date="2010-09-14T14:58:00Z"/>
        </w:rPr>
      </w:pPr>
      <w:ins w:id="1493" w:author="S2-104328" w:date="2010-09-14T14:58:00Z">
        <w:r>
          <w:rPr>
            <w:lang w:eastAsia="zh-CN"/>
          </w:rPr>
        </w:r>
      </w:ins>
    </w:p>
    <w:p>
      <w:pPr>
        <w:pStyle w:val="Normal"/>
        <w:rPr>
          <w:lang w:val="en-US"/>
          <w:ins w:id="1496" w:author="S2-104328" w:date="2010-09-14T14:58:00Z"/>
        </w:rPr>
      </w:pPr>
      <w:ins w:id="1495" w:author="S2-104328" w:date="2010-09-14T14:58:00Z">
        <w:r>
          <w:rPr>
            <w:lang w:val="en-US"/>
          </w:rPr>
          <w:t xml:space="preserve">To support interworking with BBF access networks one scenario for deployment is that 3GPP-based access authentication is supported by the BBF access networks. This would make the BBF access aware that a 3GPP terminal is connecting via BBF access and of the user and operator identity by means of NAI and would allow the BPCF to initiate a S9* session towards the PCRF for the UE. </w:t>
        </w:r>
      </w:ins>
    </w:p>
    <w:p>
      <w:pPr>
        <w:pStyle w:val="Normal"/>
        <w:rPr>
          <w:lang w:val="en-US"/>
          <w:ins w:id="1498" w:author="S2-104328" w:date="2010-09-14T14:58:00Z"/>
        </w:rPr>
      </w:pPr>
      <w:ins w:id="1497" w:author="S2-104328" w:date="2010-09-14T14:58:00Z">
        <w:r>
          <w:rPr>
            <w:lang w:val="en-US"/>
          </w:rPr>
          <w:t>Another scenario for deployment is that 3GPP-based access authentication is not performed and that the BBF access is not aware of the 3GPP terminal. To support this scenario, the S9* session could be initiated from the PCRF towards the BBF access network. The S9* procedures are described in Clause 5.2.</w:t>
        </w:r>
      </w:ins>
    </w:p>
    <w:p>
      <w:pPr>
        <w:pStyle w:val="Heading3"/>
        <w:bidi w:val="0"/>
        <w:jc w:val="start"/>
        <w:rPr/>
      </w:pPr>
      <w:ins w:id="1499" w:author="S2-104328" w:date="2010-09-14T14:58:00Z">
        <w:bookmarkStart w:id="284" w:name="__RefHeading___Toc272317292"/>
        <w:bookmarkEnd w:id="284"/>
        <w:r>
          <w:rPr>
            <w:lang w:val="en-US"/>
          </w:rPr>
          <w:t>5.</w:t>
        </w:r>
      </w:ins>
      <w:ins w:id="1500" w:author="S2-104328" w:date="2010-09-14T15:41:00Z">
        <w:r>
          <w:rPr>
            <w:lang w:val="en-US"/>
          </w:rPr>
          <w:t>3</w:t>
        </w:r>
      </w:ins>
      <w:ins w:id="1501" w:author="S2-104328" w:date="2010-09-14T14:58:00Z">
        <w:r>
          <w:rPr>
            <w:lang w:val="en-US"/>
          </w:rPr>
          <w:t xml:space="preserve">.3 </w:t>
          <w:tab/>
          <w:t>Conclusion</w:t>
        </w:r>
      </w:ins>
    </w:p>
    <w:p>
      <w:pPr>
        <w:pStyle w:val="Normal"/>
        <w:rPr>
          <w:lang w:val="en-US"/>
          <w:ins w:id="1504" w:author="S2-104328" w:date="2010-09-14T14:58:00Z"/>
        </w:rPr>
      </w:pPr>
      <w:ins w:id="1503" w:author="S2-104328" w:date="2010-09-14T14:58:00Z">
        <w:r>
          <w:rPr>
            <w:lang w:val="en-US"/>
          </w:rPr>
          <w:t xml:space="preserve">The existing release 9 baseline supports all authentication procedures needed for Building Block 1.  </w:t>
        </w:r>
      </w:ins>
    </w:p>
    <w:p>
      <w:pPr>
        <w:pStyle w:val="Normal"/>
        <w:rPr/>
      </w:pPr>
      <w:ins w:id="1505" w:author="S2-104328" w:date="2010-09-14T14:58:00Z">
        <w:r>
          <w:rPr>
            <w:lang w:val="en-US"/>
          </w:rPr>
          <w:t>Minor enhancements to SWa is needed to support 3GPP-based authentication for BBF Access Interworking. Currently the only identified addition to SWa is to provide the permanent user identity (IMSI) in the reply from 3GPP AAA Server to BBF AAA Server. (Note that IMSI is already included on STa).</w:t>
        </w:r>
      </w:ins>
    </w:p>
    <w:p>
      <w:pPr>
        <w:pStyle w:val="EditorsNote"/>
        <w:rPr>
          <w:lang w:eastAsia="zh-CN"/>
          <w:ins w:id="1510" w:author="S2-104328" w:date="2010-09-14T15:01:00Z"/>
        </w:rPr>
      </w:pPr>
      <w:ins w:id="1507" w:author="S2-104328" w:date="2010-09-14T14:58:00Z">
        <w:r>
          <w:rPr>
            <w:lang w:eastAsia="zh-CN"/>
          </w:rPr>
          <w:t xml:space="preserve">Editor’s note: </w:t>
        </w:r>
      </w:ins>
      <w:ins w:id="1508" w:author="S2-104328" w:date="2010-09-14T14:58:00Z">
        <w:r>
          <w:rPr>
            <w:lang w:eastAsia="zh-CN"/>
          </w:rPr>
          <w:t xml:space="preserve"> </w:t>
        </w:r>
      </w:ins>
      <w:ins w:id="1509" w:author="S2-104328" w:date="2010-09-14T14:58:00Z">
        <w:r>
          <w:rPr>
            <w:lang w:eastAsia="zh-CN"/>
          </w:rPr>
          <w:t>The SWa and STa references points are defined in TS 29.273 and are using the Diameter protocol. In case the BBF AAA Server only supports RADIUS some additional interworking mechanisms may be needed. This issue is FFS.</w:t>
        </w:r>
      </w:ins>
    </w:p>
    <w:p>
      <w:pPr>
        <w:pStyle w:val="Normal"/>
        <w:rPr>
          <w:lang w:val="en-US" w:eastAsia="zh-CN"/>
          <w:ins w:id="1512" w:author="S2-104328" w:date="2010-09-14T15:01:00Z"/>
        </w:rPr>
      </w:pPr>
      <w:ins w:id="1511" w:author="S2-104328" w:date="2010-09-14T15:01:00Z">
        <w:r>
          <w:rPr>
            <w:lang w:val="en-US" w:eastAsia="zh-CN"/>
          </w:rPr>
        </w:r>
      </w:ins>
    </w:p>
    <w:p>
      <w:pPr>
        <w:pStyle w:val="Heading2"/>
        <w:bidi w:val="0"/>
        <w:jc w:val="start"/>
        <w:rPr/>
      </w:pPr>
      <w:ins w:id="1513" w:author="S2-104192" w:date="2010-09-14T15:07:00Z">
        <w:bookmarkStart w:id="285" w:name="__RefHeading___Toc272317293"/>
        <w:bookmarkEnd w:id="285"/>
        <w:r>
          <w:rPr/>
          <w:t>5.</w:t>
        </w:r>
      </w:ins>
      <w:ins w:id="1514" w:author="S2-104192" w:date="2010-09-14T15:41:00Z">
        <w:r>
          <w:rPr/>
          <w:t>4</w:t>
        </w:r>
      </w:ins>
      <w:ins w:id="1515" w:author="S2-104192" w:date="2010-09-14T15:07:00Z">
        <w:r>
          <w:rPr/>
          <w:tab/>
        </w:r>
      </w:ins>
      <w:ins w:id="1516" w:author="S2-104192" w:date="2010-09-14T15:07:00Z">
        <w:r>
          <w:rPr>
            <w:lang w:val="en-US" w:eastAsia="zh-CN"/>
          </w:rPr>
          <w:t>IP flow mobility support in BBF accesses</w:t>
        </w:r>
      </w:ins>
    </w:p>
    <w:p>
      <w:pPr>
        <w:pStyle w:val="Normal"/>
        <w:rPr>
          <w:lang w:val="en-US" w:eastAsia="zh-CN"/>
          <w:ins w:id="1519" w:author="S2-104192" w:date="2010-09-14T15:07:00Z"/>
        </w:rPr>
      </w:pPr>
      <w:ins w:id="1518" w:author="S2-104192" w:date="2010-09-14T15:07:00Z">
        <w:r>
          <w:rPr>
            <w:lang w:val="en-US" w:eastAsia="zh-CN"/>
          </w:rPr>
        </w:r>
      </w:ins>
    </w:p>
    <w:p>
      <w:pPr>
        <w:pStyle w:val="Heading3"/>
        <w:bidi w:val="0"/>
        <w:jc w:val="start"/>
        <w:rPr/>
      </w:pPr>
      <w:ins w:id="1520" w:author="S2-104192" w:date="2010-09-14T15:07:00Z">
        <w:bookmarkStart w:id="286" w:name="__RefHeading___Toc272317294"/>
        <w:bookmarkEnd w:id="286"/>
        <w:r>
          <w:rPr/>
          <w:t>5.</w:t>
        </w:r>
      </w:ins>
      <w:ins w:id="1521" w:author="S2-104192" w:date="2010-09-14T15:41:00Z">
        <w:r>
          <w:rPr/>
          <w:t>4</w:t>
        </w:r>
      </w:ins>
      <w:ins w:id="1522" w:author="S2-104192" w:date="2010-09-14T15:07:00Z">
        <w:r>
          <w:rPr/>
          <w:t>.1</w:t>
          <w:tab/>
          <w:t>Description</w:t>
        </w:r>
      </w:ins>
    </w:p>
    <w:p>
      <w:pPr>
        <w:pStyle w:val="Normal"/>
        <w:rPr>
          <w:lang w:eastAsia="zh-CN"/>
          <w:ins w:id="1525" w:author="S2-104192" w:date="2010-09-14T15:07:00Z"/>
        </w:rPr>
      </w:pPr>
      <w:ins w:id="1524" w:author="S2-104192" w:date="2010-09-14T15:07:00Z">
        <w:r>
          <w:rPr>
            <w:lang w:eastAsia="zh-CN"/>
          </w:rPr>
          <w:t xml:space="preserve">This item covers support of IP flow mobility for interworking between 3GPP and BBF architectures. </w:t>
        </w:r>
      </w:ins>
    </w:p>
    <w:p>
      <w:pPr>
        <w:pStyle w:val="Heading3"/>
        <w:bidi w:val="0"/>
        <w:jc w:val="start"/>
        <w:rPr/>
      </w:pPr>
      <w:ins w:id="1526" w:author="S2-104192" w:date="2010-09-14T15:07:00Z">
        <w:bookmarkStart w:id="287" w:name="__RefHeading___Toc272317295"/>
        <w:bookmarkEnd w:id="287"/>
        <w:r>
          <w:rPr/>
          <w:t>5.</w:t>
        </w:r>
      </w:ins>
      <w:ins w:id="1527" w:author="S2-104192" w:date="2010-09-14T15:41:00Z">
        <w:r>
          <w:rPr/>
          <w:t>4</w:t>
        </w:r>
      </w:ins>
      <w:ins w:id="1528" w:author="S2-104192" w:date="2010-09-14T15:07:00Z">
        <w:r>
          <w:rPr/>
          <w:t>.2</w:t>
          <w:tab/>
          <w:t>Solution</w:t>
        </w:r>
      </w:ins>
    </w:p>
    <w:p>
      <w:pPr>
        <w:pStyle w:val="Normal"/>
        <w:rPr>
          <w:lang w:val="en-US"/>
          <w:ins w:id="1531" w:author="S2-104192" w:date="2010-09-14T15:07:00Z"/>
        </w:rPr>
      </w:pPr>
      <w:ins w:id="1530" w:author="S2-104192" w:date="2010-09-14T15:07:00Z">
        <w:r>
          <w:rPr>
            <w:lang w:val="en-US"/>
          </w:rPr>
          <w:t>3GPP TS 23.261 defines extensions to DSMIPv6 to support IP flow mobility between 3GPP and WLAN accesses. The solution defined in TS 23.261 does not depend on the access network architecture where the WLAN is located and therefore there is no BBF-specific considerations to be added to what documented in the current specification.</w:t>
        </w:r>
      </w:ins>
    </w:p>
    <w:p>
      <w:pPr>
        <w:pStyle w:val="Normal"/>
        <w:rPr>
          <w:lang w:val="en-US"/>
          <w:ins w:id="1533" w:author="S2-104192" w:date="2010-09-14T15:07:00Z"/>
        </w:rPr>
      </w:pPr>
      <w:ins w:id="1532" w:author="S2-104192" w:date="2010-09-14T15:07:00Z">
        <w:r>
          <w:rPr>
            <w:lang w:val="en-US"/>
          </w:rPr>
          <w:t>One aspect worth noting is that TS 23.261 and TS 23.203 define some extensions to the PCC architecture to support IP flow mobility. These extensions however are limited only to Gx reference point. Therefore no impact is foreseen to S9* or any other PCC interface towards the BBF access.</w:t>
        </w:r>
      </w:ins>
    </w:p>
    <w:p>
      <w:pPr>
        <w:pStyle w:val="Heading3"/>
        <w:bidi w:val="0"/>
        <w:jc w:val="start"/>
        <w:rPr/>
      </w:pPr>
      <w:ins w:id="1534" w:author="S2-104192" w:date="2010-09-14T15:07:00Z">
        <w:bookmarkStart w:id="288" w:name="__RefHeading___Toc272317296"/>
        <w:bookmarkEnd w:id="288"/>
        <w:r>
          <w:rPr>
            <w:lang w:val="en-US"/>
          </w:rPr>
          <w:t>5.</w:t>
        </w:r>
      </w:ins>
      <w:ins w:id="1535" w:author="S2-104192" w:date="2010-09-14T15:41:00Z">
        <w:r>
          <w:rPr>
            <w:lang w:val="en-US"/>
          </w:rPr>
          <w:t>4</w:t>
        </w:r>
      </w:ins>
      <w:ins w:id="1536" w:author="S2-104192" w:date="2010-09-14T15:07:00Z">
        <w:r>
          <w:rPr>
            <w:lang w:val="en-US"/>
          </w:rPr>
          <w:t xml:space="preserve">.3 </w:t>
          <w:tab/>
          <w:t>Conclusion</w:t>
        </w:r>
      </w:ins>
    </w:p>
    <w:p>
      <w:pPr>
        <w:pStyle w:val="Normal"/>
        <w:rPr>
          <w:lang w:val="en-US"/>
          <w:ins w:id="1539" w:author="S2-104192" w:date="2010-09-14T15:07:00Z"/>
        </w:rPr>
      </w:pPr>
      <w:ins w:id="1538" w:author="S2-104192" w:date="2010-09-14T15:07:00Z">
        <w:r>
          <w:rPr>
            <w:lang w:val="en-US"/>
          </w:rPr>
          <w:t xml:space="preserve">The existing Release 10 IP flow mobility specification supports all procedures needed to support IP flow mobility between 3GPP accesses and WLAN accesses located in a BBF access network.  </w:t>
        </w:r>
      </w:ins>
    </w:p>
    <w:p>
      <w:pPr>
        <w:pStyle w:val="Normal"/>
        <w:rPr>
          <w:lang w:val="en-US"/>
          <w:ins w:id="1541" w:author="S2-104192" w:date="2010-09-14T15:07:00Z"/>
        </w:rPr>
      </w:pPr>
      <w:ins w:id="1540" w:author="S2-104192" w:date="2010-09-14T15:07:00Z">
        <w:r>
          <w:rPr>
            <w:lang w:val="en-US"/>
          </w:rPr>
        </w:r>
      </w:ins>
    </w:p>
    <w:p>
      <w:pPr>
        <w:pStyle w:val="Normal"/>
        <w:rPr>
          <w:lang w:val="en-US"/>
          <w:ins w:id="1543" w:author="S2-104328" w:date="2010-09-14T14:58:00Z"/>
        </w:rPr>
      </w:pPr>
      <w:ins w:id="1542" w:author="S2-104328" w:date="2010-09-14T14:58:00Z">
        <w:r>
          <w:rPr>
            <w:lang w:val="en-US"/>
          </w:rPr>
        </w:r>
      </w:ins>
    </w:p>
    <w:p>
      <w:pPr>
        <w:pStyle w:val="Heading2"/>
        <w:bidi w:val="0"/>
        <w:jc w:val="start"/>
        <w:rPr/>
      </w:pPr>
      <w:ins w:id="1544" w:author="S2-104327" w:date="2010-09-10T15:13:00Z">
        <w:bookmarkStart w:id="289" w:name="__RefHeading___Toc272317297"/>
        <w:bookmarkEnd w:id="289"/>
        <w:r>
          <w:rPr/>
          <w:t>5.</w:t>
        </w:r>
      </w:ins>
      <w:ins w:id="1545" w:author="S2-104327" w:date="2010-09-14T15:42:00Z">
        <w:r>
          <w:rPr/>
          <w:t>5</w:t>
        </w:r>
      </w:ins>
      <w:ins w:id="1546" w:author="S2-104327" w:date="2010-09-10T15:13:00Z">
        <w:r>
          <w:rPr/>
          <w:tab/>
          <w:t>H(e)NB interworking architecture alternative 1</w:t>
        </w:r>
      </w:ins>
    </w:p>
    <w:p>
      <w:pPr>
        <w:pStyle w:val="Heading3"/>
        <w:bidi w:val="0"/>
        <w:jc w:val="start"/>
        <w:rPr/>
      </w:pPr>
      <w:ins w:id="1548" w:author="S2-104327" w:date="2010-09-10T15:13:00Z">
        <w:bookmarkStart w:id="290" w:name="__RefHeading___Toc272317298"/>
        <w:bookmarkEnd w:id="290"/>
        <w:r>
          <w:rPr/>
          <w:t>5.</w:t>
        </w:r>
      </w:ins>
      <w:ins w:id="1549" w:author="S2-104327" w:date="2010-09-14T15:42:00Z">
        <w:r>
          <w:rPr/>
          <w:t>5</w:t>
        </w:r>
      </w:ins>
      <w:ins w:id="1550" w:author="S2-104327" w:date="2010-09-10T15:13:00Z">
        <w:r>
          <w:rPr/>
          <w:t>.</w:t>
        </w:r>
      </w:ins>
      <w:ins w:id="1551" w:author="S2-104327" w:date="2010-09-15T12:20:00Z">
        <w:r>
          <w:rPr/>
          <w:t>1</w:t>
        </w:r>
      </w:ins>
      <w:ins w:id="1552" w:author="S2-104327" w:date="2010-09-10T15:13:00Z">
        <w:r>
          <w:rPr/>
          <w:tab/>
          <w:t>Procedures</w:t>
        </w:r>
      </w:ins>
    </w:p>
    <w:p>
      <w:pPr>
        <w:pStyle w:val="EditorsNote"/>
        <w:rPr/>
      </w:pPr>
      <w:ins w:id="1554" w:author="S2-104327" w:date="2010-09-10T15:13:00Z">
        <w:r>
          <w:rPr/>
          <w:t>Editor's note:</w:t>
          <w:tab/>
          <w:t>The message names and protocol specific are not finalised.</w:t>
        </w:r>
      </w:ins>
    </w:p>
    <w:p>
      <w:pPr>
        <w:pStyle w:val="NO"/>
        <w:rPr/>
      </w:pPr>
      <w:ins w:id="1556" w:author="S2-104327" w:date="2010-09-10T15:13:00Z">
        <w:r>
          <w:rPr/>
          <w:t>NOTE:</w:t>
          <w:tab/>
          <w:t>The following procedures are created on the assumption that the result of authorisation of resources in the fixed access does not need to be known before completion of radio procedures. Otherwise the S9* authorisation must complete before the radio procedures are sent onto the H(e)NB.</w:t>
        </w:r>
      </w:ins>
    </w:p>
    <w:p>
      <w:pPr>
        <w:pStyle w:val="Heading4"/>
        <w:bidi w:val="0"/>
        <w:ind w:start="1418" w:hanging="1418"/>
        <w:jc w:val="start"/>
        <w:rPr/>
      </w:pPr>
      <w:ins w:id="1558" w:author="S2-104327" w:date="2010-09-14T15:43:00Z">
        <w:r>
          <w:rPr/>
          <w:t>5.5.</w:t>
        </w:r>
      </w:ins>
      <w:ins w:id="1559" w:author="S2-104327" w:date="2010-09-15T12:20:00Z">
        <w:r>
          <w:rPr/>
          <w:t>1</w:t>
        </w:r>
      </w:ins>
      <w:ins w:id="1560" w:author="S2-104327" w:date="2010-09-14T15:43:00Z">
        <w:r>
          <w:rPr/>
          <w:t xml:space="preserve">.1 </w:t>
          <w:tab/>
          <w:t>H(e)NB power on</w:t>
        </w:r>
      </w:ins>
    </w:p>
    <w:p>
      <w:pPr>
        <w:pStyle w:val="TH"/>
        <w:rPr>
          <w:lang w:val="en-US"/>
          <w:ins w:id="1563" w:author="S2-104327" w:date="2010-09-10T15:13:00Z"/>
        </w:rPr>
      </w:pPr>
      <w:ins w:id="1562" w:author="S2-104327" w:date="2010-09-14T13:44:00Z">
        <w:bookmarkStart w:id="291" w:name="_1345977136"/>
        <w:bookmarkEnd w:id="291"/>
        <w:r>
          <w:rPr>
            <w:lang w:val="pt-BR"/>
          </w:rPr>
          <w:object w:dxaOrig="9180" w:dyaOrig="4694">
            <v:shape id="ole_rId160" style="width:459pt;height:234.7pt" o:ole="">
              <v:imagedata r:id="rId161" o:title=""/>
            </v:shape>
            <o:OLEObject Type="Embed" ProgID="" ShapeID="ole_rId160" DrawAspect="Content" ObjectID="_1526160933" r:id="rId160"/>
          </w:object>
        </w:r>
      </w:ins>
    </w:p>
    <w:p>
      <w:pPr>
        <w:pStyle w:val="TF1"/>
        <w:rPr/>
      </w:pPr>
      <w:ins w:id="1564" w:author="S2-104327" w:date="2010-09-10T15:13:00Z">
        <w:r>
          <w:rPr/>
          <w:t>Figure 5.</w:t>
        </w:r>
      </w:ins>
      <w:ins w:id="1565" w:author="S2-104327" w:date="2010-09-10T15:37:00Z">
        <w:r>
          <w:rPr/>
          <w:t>3</w:t>
        </w:r>
      </w:ins>
      <w:ins w:id="1566" w:author="S2-104327" w:date="2010-09-10T15:13:00Z">
        <w:r>
          <w:rPr/>
          <w:t>.4.1-1: Update H(e)NB Binding on H(e)NB power on</w:t>
        </w:r>
      </w:ins>
    </w:p>
    <w:p>
      <w:pPr>
        <w:pStyle w:val="B1"/>
        <w:rPr/>
      </w:pPr>
      <w:ins w:id="1568" w:author="S2-104327" w:date="2010-09-10T15:13:00Z">
        <w:r>
          <w:rPr/>
          <w:t>1)</w:t>
          <w:tab/>
          <w:t>If configured, H(e)NB establishes an IPSec connection towards the SeGW.</w:t>
        </w:r>
      </w:ins>
    </w:p>
    <w:p>
      <w:pPr>
        <w:pStyle w:val="B1"/>
        <w:rPr/>
      </w:pPr>
      <w:ins w:id="1570" w:author="S2-104327" w:date="2010-09-10T15:13:00Z">
        <w:r>
          <w:rPr/>
          <w:t>2)</w:t>
          <w:tab/>
          <w:t xml:space="preserve">The SeGW, if present, informs the H(e)NB policy function of the </w:t>
        </w:r>
      </w:ins>
      <w:ins w:id="1571" w:author="S2-104327" w:date="2010-09-10T15:13:00Z">
        <w:bookmarkStart w:id="292" w:name="OLE_LINK2"/>
        <w:r>
          <w:rPr/>
          <w:t>binding between the CPE IP address CPE (outer IP address) and the IP address assigned to the H(e)NB (inner IP address)</w:t>
        </w:r>
      </w:ins>
      <w:ins w:id="1572" w:author="S2-104327" w:date="2010-09-10T15:13:00Z">
        <w:bookmarkEnd w:id="292"/>
        <w:r>
          <w:rPr/>
          <w:t>.</w:t>
        </w:r>
      </w:ins>
    </w:p>
    <w:p>
      <w:pPr>
        <w:pStyle w:val="B1"/>
        <w:rPr/>
      </w:pPr>
      <w:ins w:id="1574" w:author="S2-104327" w:date="2010-09-10T15:13:00Z">
        <w:r>
          <w:rPr/>
          <w:t>3)</w:t>
          <w:tab/>
          <w:t>The H(e)NB Policy Function accepts the updated information.</w:t>
        </w:r>
      </w:ins>
    </w:p>
    <w:p>
      <w:pPr>
        <w:pStyle w:val="B1"/>
        <w:rPr/>
      </w:pPr>
      <w:ins w:id="1576" w:author="S2-104327" w:date="2010-09-10T15:13:00Z">
        <w:r>
          <w:rPr/>
          <w:t>4)</w:t>
          <w:tab/>
          <w:t>The H(e)NB establishes the S1 or Iuh connection to the H(e)NB GW or MME as per normal procedures.</w:t>
        </w:r>
      </w:ins>
    </w:p>
    <w:p>
      <w:pPr>
        <w:pStyle w:val="B1"/>
        <w:rPr/>
      </w:pPr>
      <w:ins w:id="1578" w:author="S2-104327" w:date="2010-09-10T15:13:00Z">
        <w:r>
          <w:rPr/>
          <w:t>5)</w:t>
          <w:tab/>
          <w:t>The H(e)NB GW / MME establishes an S? session to the H(e)NB policy function including information about the H(e)NB such as CSG ID, IP address assigned to the H(e)NB.</w:t>
        </w:r>
      </w:ins>
    </w:p>
    <w:p>
      <w:pPr>
        <w:pStyle w:val="B1"/>
        <w:rPr/>
      </w:pPr>
      <w:ins w:id="1580" w:author="S2-104327" w:date="2010-09-10T15:13:00Z">
        <w:r>
          <w:rPr/>
          <w:t>6)</w:t>
          <w:tab/>
          <w:t>The H(e)NB policy function identifies the IP address associated with the fixed access over which the H(e)NB is communicating based on information received during step 2. The H(e)NB policy function establishes an S9* session towards the BPCF using the IP address of the fixed access. Policies applied may, for example, be associated with control plane signalling or management traffic for the H(e)NB.</w:t>
        </w:r>
      </w:ins>
    </w:p>
    <w:p>
      <w:pPr>
        <w:pStyle w:val="B1"/>
        <w:rPr/>
      </w:pPr>
      <w:ins w:id="1582" w:author="S2-104327" w:date="2010-09-10T15:13:00Z">
        <w:r>
          <w:rPr/>
          <w:t>7)</w:t>
          <w:tab/>
          <w:t>The BPCF responds to the request</w:t>
        </w:r>
      </w:ins>
    </w:p>
    <w:p>
      <w:pPr>
        <w:pStyle w:val="B1"/>
        <w:rPr/>
      </w:pPr>
      <w:ins w:id="1584" w:author="S2-104327" w:date="2010-09-10T15:13:00Z">
        <w:r>
          <w:rPr/>
          <w:t>8)</w:t>
          <w:tab/>
          <w:t>The H(e)NB policy function responds to the H(e)NB GW / MME.</w:t>
        </w:r>
      </w:ins>
    </w:p>
    <w:p>
      <w:pPr>
        <w:pStyle w:val="NO"/>
        <w:rPr/>
      </w:pPr>
      <w:ins w:id="1586" w:author="S2-104327" w:date="2010-09-10T15:13:00Z">
        <w:r>
          <w:rPr/>
          <w:t>NOTE:</w:t>
          <w:tab/>
          <w:t xml:space="preserve">If the CPE is acting as a bridge device, BBF procedures may be applied for IP-CAN session establishment for the H(e)NB when it is first connected to the CPE. Once IPSec establishment is complete, the BPCF binds this to the subsequent request from the H(e)NB policy function </w:t>
        </w:r>
      </w:ins>
    </w:p>
    <w:p>
      <w:pPr>
        <w:pStyle w:val="NO"/>
        <w:rPr/>
      </w:pPr>
      <w:ins w:id="1588" w:author="S2-104327" w:date="2010-09-14T15:44:00Z">
        <w:r>
          <w:rPr/>
        </w:r>
      </w:ins>
    </w:p>
    <w:p>
      <w:pPr>
        <w:pStyle w:val="Heading4"/>
        <w:bidi w:val="0"/>
        <w:ind w:start="1418" w:hanging="1418"/>
        <w:jc w:val="start"/>
        <w:rPr/>
      </w:pPr>
      <w:ins w:id="1590" w:author="S2-104327" w:date="2010-09-14T15:44:00Z">
        <w:r>
          <w:rPr/>
          <w:t>5.5.</w:t>
        </w:r>
      </w:ins>
      <w:ins w:id="1591" w:author="S2-104327" w:date="2010-09-15T12:20:00Z">
        <w:r>
          <w:rPr/>
          <w:t>1</w:t>
        </w:r>
      </w:ins>
      <w:ins w:id="1592" w:author="S2-104327" w:date="2010-09-14T15:44:00Z">
        <w:r>
          <w:rPr/>
          <w:t xml:space="preserve">.2 </w:t>
          <w:tab/>
          <w:t>UE initial attach and Idle-to-Active transition whilst on H(e)NB</w:t>
        </w:r>
      </w:ins>
    </w:p>
    <w:p>
      <w:pPr>
        <w:pStyle w:val="TH"/>
        <w:rPr/>
      </w:pPr>
      <w:ins w:id="1594" w:author="S2-104327" w:date="2010-09-14T13:45:00Z">
        <w:bookmarkStart w:id="293" w:name="_1345977349"/>
        <w:bookmarkStart w:id="294" w:name="_1345977337"/>
        <w:bookmarkStart w:id="295" w:name="_1345977303"/>
        <w:bookmarkStart w:id="296" w:name="_1345977283"/>
        <w:bookmarkStart w:id="297" w:name="_1345977270"/>
        <w:bookmarkStart w:id="298" w:name="_1345977262"/>
        <w:bookmarkStart w:id="299" w:name="_1345977220"/>
        <w:bookmarkStart w:id="300" w:name="_1345977212"/>
        <w:bookmarkEnd w:id="293"/>
        <w:bookmarkEnd w:id="294"/>
        <w:bookmarkEnd w:id="295"/>
        <w:bookmarkEnd w:id="296"/>
        <w:bookmarkEnd w:id="297"/>
        <w:bookmarkEnd w:id="298"/>
        <w:bookmarkEnd w:id="299"/>
        <w:bookmarkEnd w:id="300"/>
        <w:r>
          <w:rPr/>
          <w:object w:dxaOrig="9180" w:dyaOrig="4860">
            <v:shape id="ole_rId162" style="width:459pt;height:243pt" o:ole="">
              <v:imagedata r:id="rId163" o:title=""/>
            </v:shape>
            <o:OLEObject Type="Embed" ProgID="" ShapeID="ole_rId162" DrawAspect="Content" ObjectID="_129716765" r:id="rId162"/>
          </w:object>
        </w:r>
      </w:ins>
    </w:p>
    <w:p>
      <w:pPr>
        <w:pStyle w:val="TF1"/>
        <w:rPr/>
      </w:pPr>
      <w:ins w:id="1596" w:author="S2-104327" w:date="2010-09-10T15:13:00Z">
        <w:r>
          <w:rPr/>
          <w:t>Figure 5.</w:t>
        </w:r>
      </w:ins>
      <w:ins w:id="1597" w:author="S2-104327" w:date="2010-09-14T15:45:00Z">
        <w:r>
          <w:rPr/>
          <w:t>5</w:t>
        </w:r>
      </w:ins>
      <w:ins w:id="1598" w:author="S2-104327" w:date="2010-09-10T15:13:00Z">
        <w:r>
          <w:rPr/>
          <w:t>.</w:t>
        </w:r>
      </w:ins>
      <w:ins w:id="1599" w:author="S2-104327" w:date="2010-09-15T12:20:00Z">
        <w:r>
          <w:rPr/>
          <w:t>1</w:t>
        </w:r>
      </w:ins>
      <w:ins w:id="1600" w:author="S2-104327" w:date="2010-09-10T15:13:00Z">
        <w:r>
          <w:rPr/>
          <w:t>.2-1: UE initial attach to a H(e)NB</w:t>
        </w:r>
      </w:ins>
    </w:p>
    <w:p>
      <w:pPr>
        <w:pStyle w:val="NO"/>
        <w:rPr/>
      </w:pPr>
      <w:ins w:id="1602" w:author="S2-104327" w:date="2010-09-10T15:13:00Z">
        <w:r>
          <w:rPr/>
          <w:t>NOTE:</w:t>
          <w:tab/>
          <w:t>This flow does not include all the steps associated with Attach Procedure or UE triggered Service Request from 23.401 and 23.060.</w:t>
        </w:r>
      </w:ins>
    </w:p>
    <w:p>
      <w:pPr>
        <w:pStyle w:val="B1"/>
        <w:rPr/>
      </w:pPr>
      <w:ins w:id="1604" w:author="S2-104327" w:date="2010-09-10T15:13:00Z">
        <w:r>
          <w:rPr/>
          <w:t>1)</w:t>
          <w:tab/>
          <w:t>The UE performs either an initial attach or Service Request for idle-to-active transition.</w:t>
        </w:r>
      </w:ins>
    </w:p>
    <w:p>
      <w:pPr>
        <w:pStyle w:val="B1"/>
        <w:rPr/>
      </w:pPr>
      <w:ins w:id="1606" w:author="S2-104327" w:date="2010-09-10T15:13:00Z">
        <w:r>
          <w:rPr/>
          <w:t>2)</w:t>
          <w:tab/>
          <w:t>The MME / SGSN sends a RAB Assignment Request or Initial Context Setup Request message towards the H(e)NB.</w:t>
        </w:r>
      </w:ins>
    </w:p>
    <w:p>
      <w:pPr>
        <w:pStyle w:val="B1"/>
        <w:rPr/>
      </w:pPr>
      <w:ins w:id="1608" w:author="S2-104327" w:date="2010-09-10T15:13:00Z">
        <w:r>
          <w:rPr/>
          <w:t>3)</w:t>
          <w:tab/>
          <w:t>On reception of the RAB Assignment Request or Initial Context Setup Request message at the H(e)NB GW, the H(e)NB GW requests authorisation for the bearer(s) that form part of the original request including the IP address assigned to the H(e)NB and the CSG membership status of the UE.</w:t>
        </w:r>
      </w:ins>
    </w:p>
    <w:p>
      <w:pPr>
        <w:pStyle w:val="B1"/>
        <w:rPr/>
      </w:pPr>
      <w:ins w:id="1610" w:author="S2-104327" w:date="2010-09-10T15:13:00Z">
        <w:r>
          <w:rPr/>
          <w:t>4)</w:t>
          <w:tab/>
          <w:t>The H(e)NB policy function decides what action to take and may update the S9* session as a result of the decision. This reuses the S9* session established at H(e)NB power on.</w:t>
        </w:r>
      </w:ins>
    </w:p>
    <w:p>
      <w:pPr>
        <w:pStyle w:val="B1"/>
        <w:rPr/>
      </w:pPr>
      <w:ins w:id="1612" w:author="S2-104327" w:date="2010-09-10T15:13:00Z">
        <w:r>
          <w:rPr/>
          <w:t>5)</w:t>
          <w:tab/>
          <w:t>The BPCF acknowledges the changes to the session</w:t>
        </w:r>
      </w:ins>
    </w:p>
    <w:p>
      <w:pPr>
        <w:pStyle w:val="B1"/>
        <w:rPr/>
      </w:pPr>
      <w:ins w:id="1614" w:author="S2-104327" w:date="2010-09-10T15:13:00Z">
        <w:r>
          <w:rPr/>
          <w:t>6)</w:t>
          <w:tab/>
          <w:t>The H(e)NB policy function responds with the outcome of the authorisation request</w:t>
        </w:r>
      </w:ins>
    </w:p>
    <w:p>
      <w:pPr>
        <w:pStyle w:val="B1"/>
        <w:rPr/>
      </w:pPr>
      <w:ins w:id="1616" w:author="S2-104327" w:date="2010-09-10T15:13:00Z">
        <w:r>
          <w:rPr/>
          <w:t>7)</w:t>
          <w:tab/>
          <w:t>The remainder of the attach / service request procedure completes. This occurs independently of steps 3-6.</w:t>
        </w:r>
      </w:ins>
    </w:p>
    <w:p>
      <w:pPr>
        <w:pStyle w:val="B1"/>
        <w:rPr/>
      </w:pPr>
      <w:ins w:id="1618" w:author="S2-104327" w:date="2010-09-10T15:13:00Z">
        <w:r>
          <w:rPr/>
          <w:t xml:space="preserve"> </w:t>
        </w:r>
      </w:ins>
    </w:p>
    <w:p>
      <w:pPr>
        <w:pStyle w:val="Heading4"/>
        <w:bidi w:val="0"/>
        <w:ind w:start="1418" w:hanging="1418"/>
        <w:jc w:val="start"/>
        <w:rPr/>
      </w:pPr>
      <w:ins w:id="1620" w:author="S2-104327" w:date="2010-09-10T15:13:00Z">
        <w:r>
          <w:rPr>
            <w:lang w:val="pt-BR"/>
          </w:rPr>
          <w:t>5.</w:t>
        </w:r>
      </w:ins>
      <w:ins w:id="1621" w:author="S2-104327" w:date="2010-09-14T15:45:00Z">
        <w:r>
          <w:rPr>
            <w:lang w:val="pt-BR"/>
          </w:rPr>
          <w:t>5</w:t>
        </w:r>
      </w:ins>
      <w:ins w:id="1622" w:author="S2-104327" w:date="2010-09-10T15:13:00Z">
        <w:r>
          <w:rPr>
            <w:lang w:val="pt-BR"/>
          </w:rPr>
          <w:t>.</w:t>
        </w:r>
      </w:ins>
      <w:ins w:id="1623" w:author="S2-104327" w:date="2010-09-15T12:20:00Z">
        <w:r>
          <w:rPr>
            <w:lang w:val="pt-BR"/>
          </w:rPr>
          <w:t>1</w:t>
        </w:r>
      </w:ins>
      <w:ins w:id="1624" w:author="S2-104327" w:date="2010-09-10T15:13:00Z">
        <w:r>
          <w:rPr>
            <w:lang w:val="pt-BR"/>
          </w:rPr>
          <w:t>.3</w:t>
          <w:tab/>
          <w:t>Idle mode mobility onto H(e)NB</w:t>
        </w:r>
      </w:ins>
    </w:p>
    <w:p>
      <w:pPr>
        <w:pStyle w:val="Normal"/>
        <w:rPr/>
      </w:pPr>
      <w:ins w:id="1626" w:author="S2-104327" w:date="2010-09-10T15:13:00Z">
        <w:r>
          <w:rPr/>
          <w:t>No specific procedures in this scenario. Resource authorisation only needs to be performed when a bearer is to be established.</w:t>
        </w:r>
      </w:ins>
    </w:p>
    <w:p>
      <w:pPr>
        <w:pStyle w:val="Heading4"/>
        <w:numPr>
          <w:ilvl w:val="0"/>
          <w:numId w:val="0"/>
        </w:numPr>
        <w:bidi w:val="0"/>
        <w:ind w:start="1418" w:hanging="1418"/>
        <w:jc w:val="start"/>
        <w:rPr/>
      </w:pPr>
      <w:ins w:id="1628" w:author="S2-104327" w:date="2010-09-14T15:45:00Z">
        <w:r>
          <w:rPr/>
          <w:t>5.5.</w:t>
        </w:r>
      </w:ins>
      <w:ins w:id="1629" w:author="S2-104327" w:date="2010-09-15T12:20:00Z">
        <w:r>
          <w:rPr/>
          <w:t>1</w:t>
        </w:r>
      </w:ins>
      <w:ins w:id="1630" w:author="S2-104327" w:date="2010-09-14T15:45:00Z">
        <w:r>
          <w:rPr/>
          <w:t xml:space="preserve">.4 </w:t>
          <w:tab/>
        </w:r>
      </w:ins>
      <w:ins w:id="1631" w:author="S2-104327" w:date="2010-09-10T15:13:00Z">
        <w:r>
          <w:rPr/>
          <w:t>Bearer Activation / Modification / Deactivation</w:t>
        </w:r>
      </w:ins>
    </w:p>
    <w:p>
      <w:pPr>
        <w:pStyle w:val="TH"/>
        <w:rPr/>
      </w:pPr>
      <w:ins w:id="1633" w:author="S2-104327" w:date="2010-09-14T13:48:00Z">
        <w:bookmarkStart w:id="301" w:name="_1345977469"/>
        <w:bookmarkStart w:id="302" w:name="_1345977462"/>
        <w:bookmarkStart w:id="303" w:name="_1345977451"/>
        <w:bookmarkStart w:id="304" w:name="_1345977438"/>
        <w:bookmarkStart w:id="305" w:name="_1345977423"/>
        <w:bookmarkStart w:id="306" w:name="_1345977380"/>
        <w:bookmarkEnd w:id="301"/>
        <w:bookmarkEnd w:id="302"/>
        <w:bookmarkEnd w:id="303"/>
        <w:bookmarkEnd w:id="304"/>
        <w:bookmarkEnd w:id="305"/>
        <w:bookmarkEnd w:id="306"/>
        <w:r>
          <w:rPr/>
          <w:object w:dxaOrig="9615" w:dyaOrig="4860">
            <v:shape id="ole_rId164" style="width:480.75pt;height:243pt" o:ole="">
              <v:imagedata r:id="rId165" o:title=""/>
            </v:shape>
            <o:OLEObject Type="Embed" ProgID="" ShapeID="ole_rId164" DrawAspect="Content" ObjectID="_1019838003" r:id="rId164"/>
          </w:object>
        </w:r>
      </w:ins>
    </w:p>
    <w:p>
      <w:pPr>
        <w:pStyle w:val="TF1"/>
        <w:rPr/>
      </w:pPr>
      <w:ins w:id="1635" w:author="S2-104327" w:date="2010-09-10T15:13:00Z">
        <w:r>
          <w:rPr/>
          <w:t>Figure 5.</w:t>
        </w:r>
      </w:ins>
      <w:ins w:id="1636" w:author="S2-104327" w:date="2010-09-14T15:45:00Z">
        <w:r>
          <w:rPr/>
          <w:t>5</w:t>
        </w:r>
      </w:ins>
      <w:ins w:id="1637" w:author="S2-104327" w:date="2010-09-10T15:13:00Z">
        <w:r>
          <w:rPr/>
          <w:t>.</w:t>
        </w:r>
      </w:ins>
      <w:ins w:id="1638" w:author="S2-104327" w:date="2010-09-15T12:20:00Z">
        <w:r>
          <w:rPr/>
          <w:t>1</w:t>
        </w:r>
      </w:ins>
      <w:ins w:id="1639" w:author="S2-104327" w:date="2010-09-10T15:13:00Z">
        <w:r>
          <w:rPr/>
          <w:t>.4-1: Bearer establishment / modification / deactviation on a H(e)NB</w:t>
        </w:r>
      </w:ins>
    </w:p>
    <w:p>
      <w:pPr>
        <w:pStyle w:val="NO"/>
        <w:rPr/>
      </w:pPr>
      <w:ins w:id="1641" w:author="S2-104327" w:date="2010-09-10T15:13:00Z">
        <w:r>
          <w:rPr/>
          <w:t>NOTE:</w:t>
          <w:tab/>
          <w:t>This flow does not include all the steps associated with Bearer establishment / modification / deactivation procedures from 23.401 and 23.060.</w:t>
        </w:r>
      </w:ins>
    </w:p>
    <w:p>
      <w:pPr>
        <w:pStyle w:val="B1"/>
        <w:rPr/>
      </w:pPr>
      <w:ins w:id="1643" w:author="S2-104327" w:date="2010-09-10T15:13:00Z">
        <w:r>
          <w:rPr/>
          <w:t>1)</w:t>
          <w:tab/>
          <w:t>The MME / SGSN receives a Create / Modify / Delete Bearer Request message from EPC.</w:t>
        </w:r>
      </w:ins>
    </w:p>
    <w:p>
      <w:pPr>
        <w:pStyle w:val="B1"/>
        <w:rPr/>
      </w:pPr>
      <w:ins w:id="1645" w:author="S2-104327" w:date="2010-09-10T15:13:00Z">
        <w:r>
          <w:rPr/>
          <w:t>2)</w:t>
          <w:tab/>
          <w:t>The MME / SGSN sends a RAB Assignment Request or Bearer Setup Request message towards the H(e)NB.</w:t>
        </w:r>
      </w:ins>
    </w:p>
    <w:p>
      <w:pPr>
        <w:pStyle w:val="B1"/>
        <w:rPr/>
      </w:pPr>
      <w:ins w:id="1647" w:author="S2-104327" w:date="2010-09-10T15:13:00Z">
        <w:r>
          <w:rPr/>
          <w:t>3)</w:t>
          <w:tab/>
          <w:t>On reception of the RAB Assignment Request or Bearer Setup Request message at the H(e)NB GW, the H(e)NB GW requests authorisation for the bearer(s) that form part of the original request including the IP address assigned to the H(e)NB and the CSG membership status of the UE.</w:t>
        </w:r>
      </w:ins>
    </w:p>
    <w:p>
      <w:pPr>
        <w:pStyle w:val="B1"/>
        <w:rPr/>
      </w:pPr>
      <w:ins w:id="1649" w:author="S2-104327" w:date="2010-09-10T15:13:00Z">
        <w:r>
          <w:rPr/>
          <w:t>4)</w:t>
          <w:tab/>
          <w:t>The H(e)NB policy function decides what action to take and may update the S9* session as a result of the decision. This reuses the S9* session established at H(e)NB power on.</w:t>
        </w:r>
      </w:ins>
    </w:p>
    <w:p>
      <w:pPr>
        <w:pStyle w:val="B1"/>
        <w:rPr/>
      </w:pPr>
      <w:ins w:id="1651" w:author="S2-104327" w:date="2010-09-10T15:13:00Z">
        <w:r>
          <w:rPr/>
          <w:t>5)</w:t>
          <w:tab/>
          <w:t>The BPCF acknowledges the changes to the session</w:t>
        </w:r>
      </w:ins>
    </w:p>
    <w:p>
      <w:pPr>
        <w:pStyle w:val="B1"/>
        <w:rPr/>
      </w:pPr>
      <w:ins w:id="1653" w:author="S2-104327" w:date="2010-09-10T15:13:00Z">
        <w:r>
          <w:rPr/>
          <w:t>6)</w:t>
          <w:tab/>
          <w:t>The H(e)NB policy function responds with the outcome of the authorisation request</w:t>
        </w:r>
      </w:ins>
    </w:p>
    <w:p>
      <w:pPr>
        <w:pStyle w:val="B1"/>
        <w:rPr/>
      </w:pPr>
      <w:ins w:id="1655" w:author="S2-104327" w:date="2010-09-10T15:13:00Z">
        <w:r>
          <w:rPr/>
          <w:t>7)</w:t>
          <w:tab/>
          <w:t>The remainder of the bearer establishment / modification / deactivation procedure completes. This occurs independently of steps 3-6.</w:t>
        </w:r>
      </w:ins>
    </w:p>
    <w:p>
      <w:pPr>
        <w:pStyle w:val="Normal"/>
        <w:rPr/>
      </w:pPr>
      <w:ins w:id="1657" w:author="S2-104327" w:date="2010-09-10T15:13:00Z">
        <w:r>
          <w:rPr/>
        </w:r>
      </w:ins>
    </w:p>
    <w:p>
      <w:pPr>
        <w:pStyle w:val="Heading4"/>
        <w:bidi w:val="0"/>
        <w:ind w:start="1418" w:hanging="1418"/>
        <w:jc w:val="start"/>
        <w:rPr/>
      </w:pPr>
      <w:ins w:id="1659" w:author="S2-104327" w:date="2010-09-10T15:13:00Z">
        <w:r>
          <w:rPr/>
          <w:t>5.</w:t>
        </w:r>
      </w:ins>
      <w:ins w:id="1660" w:author="S2-104327" w:date="2010-09-14T15:45:00Z">
        <w:r>
          <w:rPr/>
          <w:t>5</w:t>
        </w:r>
      </w:ins>
      <w:ins w:id="1661" w:author="S2-104327" w:date="2010-09-10T15:13:00Z">
        <w:r>
          <w:rPr/>
          <w:t>.</w:t>
        </w:r>
      </w:ins>
      <w:ins w:id="1662" w:author="S2-104327" w:date="2010-09-15T12:21:00Z">
        <w:r>
          <w:rPr/>
          <w:t>1</w:t>
        </w:r>
      </w:ins>
      <w:ins w:id="1663" w:author="S2-104327" w:date="2010-09-10T15:13:00Z">
        <w:r>
          <w:rPr/>
          <w:t>.5</w:t>
          <w:tab/>
          <w:t>Inter H(e)NB mobility</w:t>
        </w:r>
      </w:ins>
    </w:p>
    <w:p>
      <w:pPr>
        <w:pStyle w:val="Heading5"/>
        <w:bidi w:val="0"/>
        <w:ind w:start="1701" w:hanging="1701"/>
        <w:jc w:val="start"/>
        <w:rPr/>
      </w:pPr>
      <w:ins w:id="1665" w:author="S2-104327" w:date="2010-09-10T15:13:00Z">
        <w:r>
          <w:rPr/>
          <w:t>5.</w:t>
        </w:r>
      </w:ins>
      <w:ins w:id="1666" w:author="S2-104327" w:date="2010-09-14T15:45:00Z">
        <w:r>
          <w:rPr/>
          <w:t>5</w:t>
        </w:r>
      </w:ins>
      <w:ins w:id="1667" w:author="S2-104327" w:date="2010-09-10T15:13:00Z">
        <w:r>
          <w:rPr/>
          <w:t>.</w:t>
        </w:r>
      </w:ins>
      <w:ins w:id="1668" w:author="S2-104327" w:date="2010-09-15T12:21:00Z">
        <w:r>
          <w:rPr/>
          <w:t>1</w:t>
        </w:r>
      </w:ins>
      <w:ins w:id="1669" w:author="S2-104327" w:date="2010-09-10T15:13:00Z">
        <w:r>
          <w:rPr/>
          <w:t>.5.1</w:t>
          <w:tab/>
          <w:t>To different H(e)NB GW</w:t>
        </w:r>
      </w:ins>
    </w:p>
    <w:p>
      <w:pPr>
        <w:pStyle w:val="TH"/>
        <w:rPr/>
      </w:pPr>
      <w:ins w:id="1671" w:author="S2-104327" w:date="2010-09-14T13:50:00Z">
        <w:bookmarkStart w:id="307" w:name="_1345980067"/>
        <w:bookmarkStart w:id="308" w:name="_1345977528"/>
        <w:bookmarkEnd w:id="307"/>
        <w:bookmarkEnd w:id="308"/>
        <w:r>
          <w:rPr/>
          <w:object w:dxaOrig="9180" w:dyaOrig="5880">
            <v:shape id="ole_rId166" style="width:459pt;height:294pt" o:ole="">
              <v:imagedata r:id="rId167" o:title=""/>
            </v:shape>
            <o:OLEObject Type="Embed" ProgID="" ShapeID="ole_rId166" DrawAspect="Content" ObjectID="_91125798" r:id="rId166"/>
          </w:object>
        </w:r>
      </w:ins>
    </w:p>
    <w:p>
      <w:pPr>
        <w:pStyle w:val="TF1"/>
        <w:rPr/>
      </w:pPr>
      <w:ins w:id="1673" w:author="S2-104327" w:date="2010-09-10T15:13:00Z">
        <w:r>
          <w:rPr/>
          <w:t>Figure 5.</w:t>
        </w:r>
      </w:ins>
      <w:ins w:id="1674" w:author="S2-104327" w:date="2010-09-14T15:45:00Z">
        <w:r>
          <w:rPr/>
          <w:t>5</w:t>
        </w:r>
      </w:ins>
      <w:ins w:id="1675" w:author="S2-104327" w:date="2010-09-10T15:13:00Z">
        <w:r>
          <w:rPr/>
          <w:t>.</w:t>
        </w:r>
      </w:ins>
      <w:ins w:id="1676" w:author="S2-104327" w:date="2010-09-15T12:21:00Z">
        <w:r>
          <w:rPr/>
          <w:t>1</w:t>
        </w:r>
      </w:ins>
      <w:ins w:id="1677" w:author="S2-104327" w:date="2010-09-10T15:13:00Z">
        <w:r>
          <w:rPr/>
          <w:t>.5.1-1: Mobility from H(e)NB to another H(e)NB associated with another H(e)NB GW</w:t>
        </w:r>
      </w:ins>
    </w:p>
    <w:p>
      <w:pPr>
        <w:pStyle w:val="NO"/>
        <w:rPr/>
      </w:pPr>
      <w:ins w:id="1679" w:author="S2-104327" w:date="2010-09-10T15:13:00Z">
        <w:r>
          <w:rPr/>
          <w:t>NOTE:</w:t>
          <w:tab/>
          <w:t>This flow does not include all the steps associated with S1-based handover / SRNS relocation procedure from 23.401.</w:t>
        </w:r>
      </w:ins>
    </w:p>
    <w:p>
      <w:pPr>
        <w:pStyle w:val="B1"/>
        <w:rPr/>
      </w:pPr>
      <w:ins w:id="1681" w:author="S2-104327" w:date="2010-09-10T15:13:00Z">
        <w:r>
          <w:rPr/>
          <w:t>1)</w:t>
          <w:tab/>
          <w:t>The source H(e)NB sends a Handover Notify towards the target MME / SGSN via the source MME/SGSN.</w:t>
        </w:r>
      </w:ins>
    </w:p>
    <w:p>
      <w:pPr>
        <w:pStyle w:val="B1"/>
        <w:rPr/>
      </w:pPr>
      <w:ins w:id="1683" w:author="S2-104327" w:date="2010-09-10T15:13:00Z">
        <w:r>
          <w:rPr/>
          <w:t>2)</w:t>
          <w:tab/>
          <w:t xml:space="preserve">Handover procedures continue as per TS 23.401 / 23.060. The target MME / SGSN sends a Handover Request to the target H(e)NB. </w:t>
        </w:r>
      </w:ins>
    </w:p>
    <w:p>
      <w:pPr>
        <w:pStyle w:val="B1"/>
        <w:rPr/>
      </w:pPr>
      <w:ins w:id="1685" w:author="S2-104327" w:date="2010-09-10T15:13:00Z">
        <w:r>
          <w:rPr/>
          <w:t>3)</w:t>
          <w:tab/>
          <w:t>On reception of the Handover Request message at the target H(e)NB GW, the target H(e)NB GW requests authorisation for the bearer(s) that form part of the original request including the IP address assigned to the target H(e)NB and the CSG membership status of the UE.</w:t>
        </w:r>
      </w:ins>
    </w:p>
    <w:p>
      <w:pPr>
        <w:pStyle w:val="B1"/>
        <w:rPr/>
      </w:pPr>
      <w:ins w:id="1687" w:author="S2-104327" w:date="2010-09-10T15:13:00Z">
        <w:r>
          <w:rPr/>
          <w:t>4)</w:t>
          <w:tab/>
          <w:t>The target H(e)NB policy function decides what action to take and may update the S9* session as a result of the decision. This reuses the S9* session established at target H(e)NB power on.</w:t>
        </w:r>
      </w:ins>
    </w:p>
    <w:p>
      <w:pPr>
        <w:pStyle w:val="B1"/>
        <w:rPr/>
      </w:pPr>
      <w:ins w:id="1689" w:author="S2-104327" w:date="2010-09-10T15:13:00Z">
        <w:r>
          <w:rPr/>
          <w:t>5)</w:t>
          <w:tab/>
          <w:t>The BPCF acknowledges the changes to the session</w:t>
        </w:r>
      </w:ins>
    </w:p>
    <w:p>
      <w:pPr>
        <w:pStyle w:val="B1"/>
        <w:rPr/>
      </w:pPr>
      <w:ins w:id="1691" w:author="S2-104327" w:date="2010-09-10T15:13:00Z">
        <w:r>
          <w:rPr/>
          <w:t>6)</w:t>
          <w:tab/>
          <w:t>The H(e)NB policy function responds with the outcome of the authorisation request</w:t>
        </w:r>
      </w:ins>
    </w:p>
    <w:p>
      <w:pPr>
        <w:pStyle w:val="B1"/>
        <w:rPr/>
      </w:pPr>
      <w:ins w:id="1693" w:author="S2-104327" w:date="2010-09-10T15:13:00Z">
        <w:r>
          <w:rPr/>
          <w:t>7)</w:t>
          <w:tab/>
          <w:t>The target H(e)NB acknowledges the Handover Request</w:t>
        </w:r>
      </w:ins>
    </w:p>
    <w:p>
      <w:pPr>
        <w:pStyle w:val="B1"/>
        <w:rPr/>
      </w:pPr>
      <w:ins w:id="1695" w:author="S2-104327" w:date="2010-09-10T15:13:00Z">
        <w:r>
          <w:rPr/>
          <w:t>8)</w:t>
          <w:tab/>
          <w:t>Handover procedures proceed as per TS 23.401 / 23.060. The source MME / SGSN receives Forward Relocation Complete message.</w:t>
        </w:r>
      </w:ins>
    </w:p>
    <w:p>
      <w:pPr>
        <w:pStyle w:val="B1"/>
        <w:rPr/>
      </w:pPr>
      <w:ins w:id="1697" w:author="S2-104327" w:date="2010-09-10T15:13:00Z">
        <w:r>
          <w:rPr/>
          <w:t>9)</w:t>
          <w:tab/>
          <w:t>The source MME deletes the UE context in the H(e)NB by sending a UE Context Release request towards the H(e)NB.</w:t>
        </w:r>
      </w:ins>
    </w:p>
    <w:p>
      <w:pPr>
        <w:pStyle w:val="B1"/>
        <w:rPr/>
      </w:pPr>
      <w:ins w:id="1699" w:author="S2-104327" w:date="2010-09-10T15:13:00Z">
        <w:r>
          <w:rPr/>
          <w:t>10)</w:t>
          <w:tab/>
          <w:t xml:space="preserve">On reception of the RAB Assignment Request or UE Context Release Request message at the H(e)NB GW, the H(e)NB GW requests authorisation for the bearer(s) that are being released. </w:t>
        </w:r>
      </w:ins>
    </w:p>
    <w:p>
      <w:pPr>
        <w:pStyle w:val="B1"/>
        <w:rPr/>
      </w:pPr>
      <w:ins w:id="1701" w:author="S2-104327" w:date="2010-09-10T15:13:00Z">
        <w:r>
          <w:rPr/>
          <w:t>11)</w:t>
          <w:tab/>
          <w:t>The H(e)NB policy function decides what action to take and may update the S9* session as a result of the decision. This reuses the S9* session established at source H(e)NB power on.</w:t>
        </w:r>
      </w:ins>
    </w:p>
    <w:p>
      <w:pPr>
        <w:pStyle w:val="B1"/>
        <w:rPr/>
      </w:pPr>
      <w:ins w:id="1703" w:author="S2-104327" w:date="2010-09-10T15:13:00Z">
        <w:r>
          <w:rPr/>
          <w:t>12)</w:t>
          <w:tab/>
          <w:t>The BPCF acknowledges the changes to the session</w:t>
        </w:r>
      </w:ins>
    </w:p>
    <w:p>
      <w:pPr>
        <w:pStyle w:val="B1"/>
        <w:rPr/>
      </w:pPr>
      <w:ins w:id="1705" w:author="S2-104327" w:date="2010-09-10T15:13:00Z">
        <w:r>
          <w:rPr/>
          <w:t>13)</w:t>
          <w:tab/>
          <w:t>The H(e)NB policy function responds with the outcome of the authorisation request</w:t>
        </w:r>
      </w:ins>
    </w:p>
    <w:p>
      <w:pPr>
        <w:pStyle w:val="B1"/>
        <w:rPr/>
      </w:pPr>
      <w:ins w:id="1707" w:author="S2-104327" w:date="2010-09-10T15:13:00Z">
        <w:r>
          <w:rPr/>
          <w:t>14)</w:t>
          <w:tab/>
          <w:t>The remainder of the Handover procedure completes. This occurs independently of steps 10-13.</w:t>
        </w:r>
      </w:ins>
    </w:p>
    <w:p>
      <w:pPr>
        <w:pStyle w:val="Normal"/>
        <w:rPr/>
      </w:pPr>
      <w:ins w:id="1709" w:author="S2-104327" w:date="2010-09-10T15:13:00Z">
        <w:r>
          <w:rPr/>
        </w:r>
      </w:ins>
    </w:p>
    <w:p>
      <w:pPr>
        <w:pStyle w:val="Heading4"/>
        <w:numPr>
          <w:ilvl w:val="0"/>
          <w:numId w:val="0"/>
        </w:numPr>
        <w:bidi w:val="0"/>
        <w:ind w:start="1418" w:hanging="1418"/>
        <w:jc w:val="start"/>
        <w:rPr/>
      </w:pPr>
      <w:ins w:id="1711" w:author="S2-104327" w:date="2010-09-14T15:46:00Z">
        <w:r>
          <w:rPr/>
          <w:t>5.5.</w:t>
        </w:r>
      </w:ins>
      <w:ins w:id="1712" w:author="S2-104327" w:date="2010-09-15T12:21:00Z">
        <w:r>
          <w:rPr/>
          <w:t>1</w:t>
        </w:r>
      </w:ins>
      <w:ins w:id="1713" w:author="S2-104327" w:date="2010-09-14T15:46:00Z">
        <w:r>
          <w:rPr/>
          <w:t xml:space="preserve">.6 </w:t>
          <w:tab/>
        </w:r>
      </w:ins>
      <w:ins w:id="1714" w:author="S2-104327" w:date="2010-09-10T15:13:00Z">
        <w:r>
          <w:rPr/>
          <w:t>Mobility to macro network</w:t>
        </w:r>
      </w:ins>
    </w:p>
    <w:p>
      <w:pPr>
        <w:pStyle w:val="TH"/>
        <w:rPr/>
      </w:pPr>
      <w:ins w:id="1716" w:author="S2-104327" w:date="2010-09-14T13:51:00Z">
        <w:bookmarkStart w:id="309" w:name="_1345977599"/>
        <w:bookmarkStart w:id="310" w:name="_1345977588"/>
        <w:bookmarkEnd w:id="309"/>
        <w:bookmarkEnd w:id="310"/>
        <w:r>
          <w:rPr/>
          <w:object w:dxaOrig="9180" w:dyaOrig="4860">
            <v:shape id="ole_rId168" style="width:459pt;height:243pt" o:ole="">
              <v:imagedata r:id="rId169" o:title=""/>
            </v:shape>
            <o:OLEObject Type="Embed" ProgID="" ShapeID="ole_rId168" DrawAspect="Content" ObjectID="_571816907" r:id="rId168"/>
          </w:object>
        </w:r>
      </w:ins>
    </w:p>
    <w:p>
      <w:pPr>
        <w:pStyle w:val="TF1"/>
        <w:rPr/>
      </w:pPr>
      <w:ins w:id="1718" w:author="S2-104327" w:date="2010-09-10T15:13:00Z">
        <w:r>
          <w:rPr/>
          <w:t>Figure 5.</w:t>
        </w:r>
      </w:ins>
      <w:ins w:id="1719" w:author="S2-104327" w:date="2010-09-15T12:21:00Z">
        <w:r>
          <w:rPr/>
          <w:t>5.1</w:t>
        </w:r>
      </w:ins>
      <w:ins w:id="1720" w:author="S2-104327" w:date="2010-09-10T15:13:00Z">
        <w:r>
          <w:rPr/>
          <w:t>.6-1: Mobility from H(e)NB to macro (example with CN node relocation)</w:t>
        </w:r>
      </w:ins>
    </w:p>
    <w:p>
      <w:pPr>
        <w:pStyle w:val="NO"/>
        <w:rPr/>
      </w:pPr>
      <w:ins w:id="1722" w:author="S2-104327" w:date="2010-09-10T15:13:00Z">
        <w:r>
          <w:rPr/>
          <w:t>NOTE:</w:t>
          <w:tab/>
          <w:t>This flow does not include all the steps associated with S1-based Handover / SRNS Relocation procedure from 23.401.</w:t>
        </w:r>
      </w:ins>
    </w:p>
    <w:p>
      <w:pPr>
        <w:pStyle w:val="B1"/>
        <w:rPr/>
      </w:pPr>
      <w:ins w:id="1724" w:author="S2-104327" w:date="2010-09-10T15:13:00Z">
        <w:r>
          <w:rPr/>
          <w:t>1)</w:t>
          <w:tab/>
          <w:t>The source H(e)NB sends a Handover Notify towards the target MME / SGSN via the source MME/SGSN.</w:t>
        </w:r>
      </w:ins>
    </w:p>
    <w:p>
      <w:pPr>
        <w:pStyle w:val="B1"/>
        <w:rPr/>
      </w:pPr>
      <w:ins w:id="1726" w:author="S2-104327" w:date="2010-09-10T15:13:00Z">
        <w:r>
          <w:rPr/>
          <w:t>2)</w:t>
          <w:tab/>
          <w:t>Handover procedures continue as per TS 23.401. The source MME / SGSN receives Forward Relocation Complete message.</w:t>
        </w:r>
      </w:ins>
    </w:p>
    <w:p>
      <w:pPr>
        <w:pStyle w:val="B1"/>
        <w:rPr/>
      </w:pPr>
      <w:ins w:id="1728" w:author="S2-104327" w:date="2010-09-10T15:13:00Z">
        <w:r>
          <w:rPr/>
          <w:t>3)</w:t>
          <w:tab/>
          <w:t>The source MME deletes the UE context in the H(e)NB by sending a UE Context Release request towards the H(e)NB.</w:t>
        </w:r>
      </w:ins>
    </w:p>
    <w:p>
      <w:pPr>
        <w:pStyle w:val="B1"/>
        <w:rPr/>
      </w:pPr>
      <w:ins w:id="1730" w:author="S2-104327" w:date="2010-09-10T15:13:00Z">
        <w:r>
          <w:rPr/>
          <w:t>4)</w:t>
          <w:tab/>
          <w:t xml:space="preserve">On reception of the RAB Assignment Request or UE Context Release Request message at the H(e)NB GW, the H(e)NB GW requests authorisation for the bearer(s) that are being released. </w:t>
        </w:r>
      </w:ins>
    </w:p>
    <w:p>
      <w:pPr>
        <w:pStyle w:val="B1"/>
        <w:rPr/>
      </w:pPr>
      <w:ins w:id="1732" w:author="S2-104327" w:date="2010-09-10T15:13:00Z">
        <w:r>
          <w:rPr/>
          <w:t>5)</w:t>
          <w:tab/>
          <w:t>The H(e)NB policy function decides what action to take and may update the S9* session as a result of the decision. This reuses the S9* session established at H(e)NB power on.</w:t>
        </w:r>
      </w:ins>
    </w:p>
    <w:p>
      <w:pPr>
        <w:pStyle w:val="B1"/>
        <w:rPr/>
      </w:pPr>
      <w:ins w:id="1734" w:author="S2-104327" w:date="2010-09-10T15:13:00Z">
        <w:r>
          <w:rPr/>
          <w:t>6)</w:t>
          <w:tab/>
          <w:t>The BPCF acknowledges the changes to the session</w:t>
        </w:r>
      </w:ins>
    </w:p>
    <w:p>
      <w:pPr>
        <w:pStyle w:val="B1"/>
        <w:rPr/>
      </w:pPr>
      <w:ins w:id="1736" w:author="S2-104327" w:date="2010-09-10T15:13:00Z">
        <w:r>
          <w:rPr/>
          <w:t>7)</w:t>
          <w:tab/>
          <w:t>The H(e)NB policy function responds with the outcome of the authorisation request</w:t>
        </w:r>
      </w:ins>
    </w:p>
    <w:p>
      <w:pPr>
        <w:pStyle w:val="B1"/>
        <w:rPr/>
      </w:pPr>
      <w:ins w:id="1738" w:author="S2-104327" w:date="2010-09-10T15:13:00Z">
        <w:r>
          <w:rPr/>
          <w:t>8)</w:t>
          <w:tab/>
          <w:t>The remainder of the Handover procedure completes. This occurs independently of steps 4-7.</w:t>
        </w:r>
      </w:ins>
    </w:p>
    <w:p>
      <w:pPr>
        <w:pStyle w:val="Normal"/>
        <w:rPr/>
      </w:pPr>
      <w:ins w:id="1740" w:author="S2-104327" w:date="2010-09-10T15:13:00Z">
        <w:r>
          <w:rPr/>
        </w:r>
      </w:ins>
    </w:p>
    <w:p>
      <w:pPr>
        <w:pStyle w:val="Heading4"/>
        <w:numPr>
          <w:ilvl w:val="0"/>
          <w:numId w:val="0"/>
        </w:numPr>
        <w:bidi w:val="0"/>
        <w:ind w:start="1418" w:hanging="1418"/>
        <w:jc w:val="start"/>
        <w:rPr/>
      </w:pPr>
      <w:ins w:id="1742" w:author="S2-104327" w:date="2010-09-14T15:47:00Z">
        <w:r>
          <w:rPr/>
          <w:t>5.5.</w:t>
        </w:r>
      </w:ins>
      <w:ins w:id="1743" w:author="S2-104327" w:date="2010-09-15T12:21:00Z">
        <w:r>
          <w:rPr/>
          <w:t>1</w:t>
        </w:r>
      </w:ins>
      <w:ins w:id="1744" w:author="S2-104327" w:date="2010-09-14T15:47:00Z">
        <w:r>
          <w:rPr/>
          <w:t xml:space="preserve">.7 </w:t>
          <w:tab/>
        </w:r>
      </w:ins>
      <w:ins w:id="1745" w:author="S2-104327" w:date="2010-09-10T15:13:00Z">
        <w:r>
          <w:rPr/>
          <w:t>UE Attach without HeNB GW</w:t>
        </w:r>
      </w:ins>
    </w:p>
    <w:p>
      <w:pPr>
        <w:pStyle w:val="TH"/>
        <w:rPr/>
      </w:pPr>
      <w:ins w:id="1747" w:author="S2-104327" w:date="2010-09-14T13:52:00Z">
        <w:bookmarkStart w:id="311" w:name="_1345977723"/>
        <w:bookmarkStart w:id="312" w:name="_1345977718"/>
        <w:bookmarkStart w:id="313" w:name="_1345977702"/>
        <w:bookmarkStart w:id="314" w:name="_1345977671"/>
        <w:bookmarkEnd w:id="311"/>
        <w:bookmarkEnd w:id="312"/>
        <w:bookmarkEnd w:id="313"/>
        <w:bookmarkEnd w:id="314"/>
        <w:r>
          <w:rPr/>
          <w:object w:dxaOrig="9255" w:dyaOrig="4860">
            <v:shape id="ole_rId170" style="width:462.75pt;height:243pt" o:ole="">
              <v:imagedata r:id="rId171" o:title=""/>
            </v:shape>
            <o:OLEObject Type="Embed" ProgID="" ShapeID="ole_rId170" DrawAspect="Content" ObjectID="_1481379187" r:id="rId170"/>
          </w:object>
        </w:r>
      </w:ins>
    </w:p>
    <w:p>
      <w:pPr>
        <w:pStyle w:val="TF1"/>
        <w:rPr/>
      </w:pPr>
      <w:ins w:id="1749" w:author="S2-104327" w:date="2010-09-10T15:13:00Z">
        <w:r>
          <w:rPr/>
          <w:t>Figure 5.</w:t>
        </w:r>
      </w:ins>
      <w:ins w:id="1750" w:author="S2-104327" w:date="2010-09-15T12:21:00Z">
        <w:r>
          <w:rPr/>
          <w:t>5.1</w:t>
        </w:r>
      </w:ins>
      <w:ins w:id="1751" w:author="S2-104327" w:date="2010-09-10T15:13:00Z">
        <w:r>
          <w:rPr/>
          <w:t>.7-1: UE initial attach to a HeNB without HeNB GW</w:t>
        </w:r>
      </w:ins>
    </w:p>
    <w:p>
      <w:pPr>
        <w:pStyle w:val="NO"/>
        <w:rPr/>
      </w:pPr>
      <w:ins w:id="1753" w:author="S2-104327" w:date="2010-09-10T15:13:00Z">
        <w:r>
          <w:rPr/>
          <w:t>NOTE:</w:t>
          <w:tab/>
          <w:t>This flow does not include all the steps associated with Attach Procedure or UE triggered Service Request from 23.401.</w:t>
        </w:r>
      </w:ins>
    </w:p>
    <w:p>
      <w:pPr>
        <w:pStyle w:val="B1"/>
        <w:rPr/>
      </w:pPr>
      <w:ins w:id="1755" w:author="S2-104327" w:date="2010-09-10T15:13:00Z">
        <w:r>
          <w:rPr/>
          <w:t>1)</w:t>
          <w:tab/>
          <w:t>The UE performs either an initial attach or Service Request for idle-to-active transition.</w:t>
        </w:r>
      </w:ins>
    </w:p>
    <w:p>
      <w:pPr>
        <w:pStyle w:val="B1"/>
        <w:rPr/>
      </w:pPr>
      <w:ins w:id="1757" w:author="S2-104327" w:date="2010-09-10T15:13:00Z">
        <w:r>
          <w:rPr/>
          <w:t>2)</w:t>
          <w:tab/>
          <w:t>The MME sends an Initial Context Setup Request message towards the HeNB.</w:t>
        </w:r>
      </w:ins>
    </w:p>
    <w:p>
      <w:pPr>
        <w:pStyle w:val="B1"/>
        <w:rPr/>
      </w:pPr>
      <w:ins w:id="1759" w:author="S2-104327" w:date="2010-09-10T15:13:00Z">
        <w:r>
          <w:rPr/>
          <w:t>3)</w:t>
          <w:tab/>
          <w:t>In parallel to step 2, the MME requests authorisation for the bearer(s) that form part of the original request including the IP address assigned to the HeNB and the CSG membership status of the UE.</w:t>
        </w:r>
      </w:ins>
    </w:p>
    <w:p>
      <w:pPr>
        <w:pStyle w:val="B1"/>
        <w:rPr/>
      </w:pPr>
      <w:ins w:id="1761" w:author="S2-104327" w:date="2010-09-10T15:13:00Z">
        <w:r>
          <w:rPr/>
          <w:t>4)</w:t>
          <w:tab/>
          <w:t>The HeNB policy function decides what action to take and may update the S9* session as a result of the decision. This reuses the S9* session established at HeNB power on.</w:t>
        </w:r>
      </w:ins>
    </w:p>
    <w:p>
      <w:pPr>
        <w:pStyle w:val="B1"/>
        <w:rPr/>
      </w:pPr>
      <w:ins w:id="1763" w:author="S2-104327" w:date="2010-09-10T15:13:00Z">
        <w:r>
          <w:rPr/>
          <w:t>5)</w:t>
          <w:tab/>
          <w:t>The BPCF acknowledges the changes to the session</w:t>
        </w:r>
      </w:ins>
    </w:p>
    <w:p>
      <w:pPr>
        <w:pStyle w:val="B1"/>
        <w:rPr/>
      </w:pPr>
      <w:ins w:id="1765" w:author="S2-104327" w:date="2010-09-10T15:13:00Z">
        <w:r>
          <w:rPr/>
          <w:t>6)</w:t>
          <w:tab/>
          <w:t>The HeNB policy function responds with the outcome of the authorisation request</w:t>
        </w:r>
      </w:ins>
    </w:p>
    <w:p>
      <w:pPr>
        <w:pStyle w:val="B1"/>
        <w:rPr/>
      </w:pPr>
      <w:ins w:id="1767" w:author="S2-104327" w:date="2010-09-10T15:13:00Z">
        <w:r>
          <w:rPr/>
          <w:t>7)</w:t>
          <w:tab/>
          <w:t>The remainder of the attach / service request procedure completes. This occurs independently of steps 3-6.</w:t>
        </w:r>
      </w:ins>
    </w:p>
    <w:p>
      <w:pPr>
        <w:pStyle w:val="Normal"/>
        <w:rPr/>
      </w:pPr>
      <w:ins w:id="1769" w:author="S2-104327" w:date="2010-09-10T15:13:00Z">
        <w:r>
          <w:rPr/>
        </w:r>
      </w:ins>
    </w:p>
    <w:p>
      <w:pPr>
        <w:pStyle w:val="Heading4"/>
        <w:numPr>
          <w:ilvl w:val="0"/>
          <w:numId w:val="0"/>
        </w:numPr>
        <w:bidi w:val="0"/>
        <w:ind w:start="1418" w:hanging="1418"/>
        <w:jc w:val="start"/>
        <w:rPr/>
      </w:pPr>
      <w:ins w:id="1771" w:author="S2-104327" w:date="2010-09-14T15:47:00Z">
        <w:r>
          <w:rPr/>
          <w:t>5.5.</w:t>
        </w:r>
      </w:ins>
      <w:ins w:id="1772" w:author="S2-104327" w:date="2010-09-15T12:21:00Z">
        <w:r>
          <w:rPr/>
          <w:t>1</w:t>
        </w:r>
      </w:ins>
      <w:ins w:id="1773" w:author="S2-104327" w:date="2010-09-14T15:47:00Z">
        <w:r>
          <w:rPr/>
          <w:t xml:space="preserve">.8 </w:t>
          <w:tab/>
        </w:r>
      </w:ins>
      <w:ins w:id="1774" w:author="S2-104327" w:date="2010-09-10T15:13:00Z">
        <w:r>
          <w:rPr/>
          <w:t>CS call establishment</w:t>
        </w:r>
      </w:ins>
    </w:p>
    <w:p>
      <w:pPr>
        <w:pStyle w:val="TH"/>
        <w:rPr/>
      </w:pPr>
      <w:ins w:id="1776" w:author="S2-104327" w:date="2010-09-14T13:53:00Z">
        <w:bookmarkStart w:id="315" w:name="_1345980068"/>
        <w:bookmarkStart w:id="316" w:name="_1345977767"/>
        <w:bookmarkEnd w:id="315"/>
        <w:bookmarkEnd w:id="316"/>
        <w:r>
          <w:rPr/>
          <w:object w:dxaOrig="9180" w:dyaOrig="4860">
            <v:shape id="ole_rId172" style="width:459pt;height:243pt" o:ole="">
              <v:imagedata r:id="rId173" o:title=""/>
            </v:shape>
            <o:OLEObject Type="Embed" ProgID="" ShapeID="ole_rId172" DrawAspect="Content" ObjectID="_1327881330" r:id="rId172"/>
          </w:object>
        </w:r>
      </w:ins>
    </w:p>
    <w:p>
      <w:pPr>
        <w:pStyle w:val="TF1"/>
        <w:rPr/>
      </w:pPr>
      <w:ins w:id="1778" w:author="S2-104327" w:date="2010-09-10T15:13:00Z">
        <w:r>
          <w:rPr/>
          <w:t>Figure 5.</w:t>
        </w:r>
      </w:ins>
      <w:ins w:id="1779" w:author="S2-104327" w:date="2010-09-15T12:22:00Z">
        <w:r>
          <w:rPr/>
          <w:t>5.1</w:t>
        </w:r>
      </w:ins>
      <w:ins w:id="1780" w:author="S2-104327" w:date="2010-09-10T15:13:00Z">
        <w:r>
          <w:rPr/>
          <w:t>.8-1: CS call establishment</w:t>
        </w:r>
      </w:ins>
    </w:p>
    <w:p>
      <w:pPr>
        <w:pStyle w:val="NO"/>
        <w:rPr/>
      </w:pPr>
      <w:ins w:id="1782" w:author="S2-104327" w:date="2010-09-10T15:13:00Z">
        <w:r>
          <w:rPr/>
          <w:t>NOTE:</w:t>
          <w:tab/>
          <w:t>This flow does not include all the steps associated with CS call setup.</w:t>
        </w:r>
      </w:ins>
    </w:p>
    <w:p>
      <w:pPr>
        <w:pStyle w:val="B1"/>
        <w:rPr/>
      </w:pPr>
      <w:ins w:id="1784" w:author="S2-104327" w:date="2010-09-10T15:13:00Z">
        <w:r>
          <w:rPr/>
          <w:t>1)</w:t>
          <w:tab/>
          <w:t>The UE initiates call setup using a SETUP message.</w:t>
        </w:r>
      </w:ins>
    </w:p>
    <w:p>
      <w:pPr>
        <w:pStyle w:val="B1"/>
        <w:rPr/>
      </w:pPr>
      <w:ins w:id="1786" w:author="S2-104327" w:date="2010-09-10T15:13:00Z">
        <w:r>
          <w:rPr/>
          <w:t>2)</w:t>
          <w:tab/>
          <w:t>The MSC sends a RAB Assignment Request message towards the HNB.</w:t>
        </w:r>
      </w:ins>
    </w:p>
    <w:p>
      <w:pPr>
        <w:pStyle w:val="B1"/>
        <w:rPr/>
      </w:pPr>
      <w:ins w:id="1788" w:author="S2-104327" w:date="2010-09-10T15:13:00Z">
        <w:r>
          <w:rPr/>
          <w:t>3)</w:t>
          <w:tab/>
          <w:t>In parallel to step 2, the HNB GW requests authorisation for the bearer(s) that form part of the original request including the IP address assigned to the HNB and the CSG membership status of the UE.</w:t>
        </w:r>
      </w:ins>
    </w:p>
    <w:p>
      <w:pPr>
        <w:pStyle w:val="B1"/>
        <w:rPr/>
      </w:pPr>
      <w:ins w:id="1790" w:author="S2-104327" w:date="2010-09-10T15:13:00Z">
        <w:r>
          <w:rPr/>
          <w:t>4)</w:t>
          <w:tab/>
          <w:t>The HNB policy function decides what action to take and may update the S9* session as a result of the decision. This reuses the S9* session established at HNB power on.</w:t>
        </w:r>
      </w:ins>
    </w:p>
    <w:p>
      <w:pPr>
        <w:pStyle w:val="B1"/>
        <w:rPr/>
      </w:pPr>
      <w:ins w:id="1792" w:author="S2-104327" w:date="2010-09-10T15:13:00Z">
        <w:r>
          <w:rPr/>
          <w:t>5)</w:t>
          <w:tab/>
          <w:t>The BPCF acknowledges the changes to the session</w:t>
        </w:r>
      </w:ins>
    </w:p>
    <w:p>
      <w:pPr>
        <w:pStyle w:val="B1"/>
        <w:rPr/>
      </w:pPr>
      <w:ins w:id="1794" w:author="S2-104327" w:date="2010-09-10T15:13:00Z">
        <w:r>
          <w:rPr/>
          <w:t>6)</w:t>
          <w:tab/>
          <w:t>The HNB policy function responds with the outcome of the authorisation request</w:t>
        </w:r>
      </w:ins>
    </w:p>
    <w:p>
      <w:pPr>
        <w:pStyle w:val="B1"/>
        <w:rPr/>
      </w:pPr>
      <w:ins w:id="1796" w:author="S2-104327" w:date="2010-09-10T15:13:00Z">
        <w:r>
          <w:rPr/>
          <w:t>7)</w:t>
          <w:tab/>
          <w:t>The remainder of the call setup procedure completes. This occurs independently of steps 3-6.</w:t>
        </w:r>
      </w:ins>
    </w:p>
    <w:p>
      <w:pPr>
        <w:pStyle w:val="Heading4"/>
        <w:bidi w:val="0"/>
        <w:ind w:start="1418" w:hanging="1418"/>
        <w:jc w:val="start"/>
        <w:rPr/>
      </w:pPr>
      <w:ins w:id="1798" w:author="S2-104327" w:date="2010-09-10T15:13:00Z">
        <w:r>
          <w:rPr/>
          <w:t>5.</w:t>
        </w:r>
      </w:ins>
      <w:ins w:id="1799" w:author="S2-104327" w:date="2010-09-14T15:47:00Z">
        <w:r>
          <w:rPr/>
          <w:t>5</w:t>
        </w:r>
      </w:ins>
      <w:ins w:id="1800" w:author="S2-104327" w:date="2010-09-10T15:13:00Z">
        <w:r>
          <w:rPr/>
          <w:t>.</w:t>
        </w:r>
      </w:ins>
      <w:ins w:id="1801" w:author="S2-104327" w:date="2010-09-15T12:22:00Z">
        <w:r>
          <w:rPr/>
          <w:t>1</w:t>
        </w:r>
      </w:ins>
      <w:ins w:id="1802" w:author="S2-104327" w:date="2010-09-10T15:13:00Z">
        <w:r>
          <w:rPr/>
          <w:t>.9</w:t>
          <w:tab/>
          <w:t>UE detach and Active-to-Idle transition whilst on H(e)NB</w:t>
        </w:r>
      </w:ins>
    </w:p>
    <w:p>
      <w:pPr>
        <w:pStyle w:val="TH"/>
        <w:rPr/>
      </w:pPr>
      <w:ins w:id="1804" w:author="S2-104327" w:date="2010-09-14T13:54:00Z">
        <w:bookmarkStart w:id="317" w:name="_1345980069"/>
        <w:bookmarkStart w:id="318" w:name="_1345977820"/>
        <w:bookmarkEnd w:id="317"/>
        <w:bookmarkEnd w:id="318"/>
        <w:r>
          <w:rPr/>
          <w:object w:dxaOrig="9180" w:dyaOrig="4860">
            <v:shape id="ole_rId174" style="width:459pt;height:243pt" o:ole="">
              <v:imagedata r:id="rId175" o:title=""/>
            </v:shape>
            <o:OLEObject Type="Embed" ProgID="" ShapeID="ole_rId174" DrawAspect="Content" ObjectID="_433903817" r:id="rId174"/>
          </w:object>
        </w:r>
      </w:ins>
    </w:p>
    <w:p>
      <w:pPr>
        <w:pStyle w:val="TF1"/>
        <w:rPr/>
      </w:pPr>
      <w:ins w:id="1806" w:author="S2-104327" w:date="2010-09-10T15:13:00Z">
        <w:r>
          <w:rPr/>
          <w:t>Figure 5.</w:t>
        </w:r>
      </w:ins>
      <w:ins w:id="1807" w:author="S2-104327" w:date="2010-09-15T12:22:00Z">
        <w:r>
          <w:rPr/>
          <w:t>5.1</w:t>
        </w:r>
      </w:ins>
      <w:ins w:id="1808" w:author="S2-104327" w:date="2010-09-10T15:13:00Z">
        <w:r>
          <w:rPr/>
          <w:t>.9-1: UE detach or Active-to-Idle transition on a H(e)NB</w:t>
        </w:r>
      </w:ins>
    </w:p>
    <w:p>
      <w:pPr>
        <w:pStyle w:val="NO"/>
        <w:rPr/>
      </w:pPr>
      <w:ins w:id="1810" w:author="S2-104327" w:date="2010-09-10T15:13:00Z">
        <w:r>
          <w:rPr/>
          <w:t>NOTE:</w:t>
          <w:tab/>
          <w:t>This flow does not include all the steps associated with Detach Procedure or Iu/S1 Release from 23.401 and 23.060.</w:t>
        </w:r>
      </w:ins>
    </w:p>
    <w:p>
      <w:pPr>
        <w:pStyle w:val="B1"/>
        <w:rPr/>
      </w:pPr>
      <w:ins w:id="1812" w:author="S2-104327" w:date="2010-09-10T15:13:00Z">
        <w:r>
          <w:rPr/>
          <w:t>1)</w:t>
          <w:tab/>
          <w:t>The UE performs either a detach or the HNB performs initiates an Iu release for active-to-idle transition.</w:t>
        </w:r>
      </w:ins>
    </w:p>
    <w:p>
      <w:pPr>
        <w:pStyle w:val="B1"/>
        <w:rPr/>
      </w:pPr>
      <w:ins w:id="1814" w:author="S2-104327" w:date="2010-09-10T15:13:00Z">
        <w:r>
          <w:rPr/>
          <w:t>2)</w:t>
          <w:tab/>
          <w:t>The MME / SGSN sends a RAB Assignment Request or Initial Context Setup Request message towards the H(e)NB.</w:t>
        </w:r>
      </w:ins>
    </w:p>
    <w:p>
      <w:pPr>
        <w:pStyle w:val="B1"/>
        <w:rPr/>
      </w:pPr>
      <w:ins w:id="1816" w:author="S2-104327" w:date="2010-09-10T15:13:00Z">
        <w:r>
          <w:rPr/>
          <w:t>3)</w:t>
          <w:tab/>
          <w:t>On reception of the RAB Assignment Request or Context Release Request message at the H(e)NB GW, the H(e)NB GW requests authorisation for the bearer(s) that form part of the original request including the IP address assigned to the H(e)NB.</w:t>
        </w:r>
      </w:ins>
    </w:p>
    <w:p>
      <w:pPr>
        <w:pStyle w:val="B1"/>
        <w:rPr/>
      </w:pPr>
      <w:ins w:id="1818" w:author="S2-104327" w:date="2010-09-10T15:13:00Z">
        <w:r>
          <w:rPr/>
          <w:t>4)</w:t>
          <w:tab/>
          <w:t>The H(e)NB policy function decides what action to take and may update the S9* session as a result of the decision. This reuses the S9* session established at H(e)NB power on.</w:t>
        </w:r>
      </w:ins>
    </w:p>
    <w:p>
      <w:pPr>
        <w:pStyle w:val="B1"/>
        <w:rPr/>
      </w:pPr>
      <w:ins w:id="1820" w:author="S2-104327" w:date="2010-09-10T15:13:00Z">
        <w:r>
          <w:rPr/>
          <w:t>5)</w:t>
          <w:tab/>
          <w:t>The BPCF acknowledges the changes to the session</w:t>
        </w:r>
      </w:ins>
    </w:p>
    <w:p>
      <w:pPr>
        <w:pStyle w:val="B1"/>
        <w:rPr/>
      </w:pPr>
      <w:ins w:id="1822" w:author="S2-104327" w:date="2010-09-10T15:13:00Z">
        <w:r>
          <w:rPr/>
          <w:t>6)</w:t>
          <w:tab/>
          <w:t>The H(e)NB policy function responds with the outcome of the authorisation request</w:t>
        </w:r>
      </w:ins>
    </w:p>
    <w:p>
      <w:pPr>
        <w:pStyle w:val="B1"/>
        <w:rPr/>
      </w:pPr>
      <w:ins w:id="1824" w:author="S2-104327" w:date="2010-09-10T15:13:00Z">
        <w:r>
          <w:rPr/>
          <w:t>7)</w:t>
          <w:tab/>
          <w:t>The remainder of the detach / release procedure completes. This occurs independently of steps 3-6.</w:t>
        </w:r>
      </w:ins>
    </w:p>
    <w:p>
      <w:pPr>
        <w:pStyle w:val="Normal"/>
        <w:rPr/>
      </w:pPr>
      <w:ins w:id="1826" w:author="S2-104327" w:date="2010-09-14T14:06:00Z">
        <w:r>
          <w:rPr/>
        </w:r>
      </w:ins>
    </w:p>
    <w:p>
      <w:pPr>
        <w:pStyle w:val="Heading2"/>
        <w:bidi w:val="0"/>
        <w:jc w:val="start"/>
        <w:rPr/>
      </w:pPr>
      <w:ins w:id="1828" w:author="S2-104341" w:date="2010-09-14T14:06:00Z">
        <w:bookmarkStart w:id="319" w:name="__RefHeading___Toc272317299"/>
        <w:bookmarkEnd w:id="319"/>
        <w:r>
          <w:rPr/>
          <w:t>5.</w:t>
        </w:r>
      </w:ins>
      <w:ins w:id="1829" w:author="S2-104341" w:date="2010-09-15T10:41:00Z">
        <w:r>
          <w:rPr/>
          <w:t>6</w:t>
        </w:r>
      </w:ins>
      <w:ins w:id="1830" w:author="S2-104341" w:date="2010-09-14T14:06:00Z">
        <w:r>
          <w:rPr/>
          <w:tab/>
          <w:t xml:space="preserve">H(e)NB interworking architecture alternative </w:t>
        </w:r>
      </w:ins>
      <w:ins w:id="1831" w:author="S2-104341" w:date="2010-09-15T10:48:00Z">
        <w:r>
          <w:rPr/>
          <w:t>3</w:t>
        </w:r>
      </w:ins>
    </w:p>
    <w:p>
      <w:pPr>
        <w:pStyle w:val="Heading3"/>
        <w:bidi w:val="0"/>
        <w:jc w:val="start"/>
        <w:rPr/>
      </w:pPr>
      <w:ins w:id="1833" w:author="S2-104341" w:date="2010-09-14T14:06:00Z">
        <w:bookmarkStart w:id="320" w:name="__RefHeading___Toc272317300"/>
        <w:bookmarkEnd w:id="320"/>
        <w:r>
          <w:rPr/>
          <w:t>5.</w:t>
        </w:r>
      </w:ins>
      <w:ins w:id="1834" w:author="S2-104341" w:date="2010-09-15T10:44:00Z">
        <w:r>
          <w:rPr/>
          <w:t>6</w:t>
        </w:r>
      </w:ins>
      <w:ins w:id="1835" w:author="S2-104341" w:date="2010-09-14T14:06:00Z">
        <w:r>
          <w:rPr/>
          <w:t>.1</w:t>
          <w:tab/>
          <w:t>General</w:t>
        </w:r>
      </w:ins>
    </w:p>
    <w:p>
      <w:pPr>
        <w:pStyle w:val="Normal"/>
        <w:rPr>
          <w:lang w:val="en-US"/>
          <w:ins w:id="1838" w:author="S2-104341" w:date="2010-09-14T14:06:00Z"/>
        </w:rPr>
      </w:pPr>
      <w:ins w:id="1837" w:author="S2-104341" w:date="2010-09-14T14:06:00Z">
        <w:r>
          <w:rPr>
            <w:lang w:val="en-US"/>
          </w:rPr>
        </w:r>
      </w:ins>
    </w:p>
    <w:p>
      <w:pPr>
        <w:pStyle w:val="Heading3"/>
        <w:bidi w:val="0"/>
        <w:jc w:val="start"/>
        <w:rPr/>
      </w:pPr>
      <w:ins w:id="1839" w:author="S2-104341" w:date="2010-09-14T14:06:00Z">
        <w:bookmarkStart w:id="321" w:name="__RefHeading___Toc272317301"/>
        <w:bookmarkEnd w:id="321"/>
        <w:r>
          <w:rPr/>
          <w:t>5.</w:t>
        </w:r>
      </w:ins>
      <w:ins w:id="1840" w:author="S2-104341" w:date="2010-09-15T10:44:00Z">
        <w:r>
          <w:rPr/>
          <w:t>6</w:t>
        </w:r>
      </w:ins>
      <w:ins w:id="1841" w:author="S2-104341" w:date="2010-09-14T14:06:00Z">
        <w:r>
          <w:rPr/>
          <w:t>.2</w:t>
          <w:tab/>
          <w:t>Procedures</w:t>
        </w:r>
      </w:ins>
    </w:p>
    <w:p>
      <w:pPr>
        <w:pStyle w:val="Heading4"/>
        <w:bidi w:val="0"/>
        <w:ind w:start="1418" w:hanging="1418"/>
        <w:jc w:val="start"/>
        <w:rPr>
          <w:lang w:val="en-CA"/>
          <w:ins w:id="1850" w:author="S2-104341" w:date="2010-09-14T14:06:00Z"/>
        </w:rPr>
      </w:pPr>
      <w:ins w:id="1843" w:author="S2-104341" w:date="2010-09-14T14:06:00Z">
        <w:r>
          <w:rPr>
            <w:lang w:val="en-CA"/>
          </w:rPr>
          <w:t>5.</w:t>
        </w:r>
      </w:ins>
      <w:ins w:id="1844" w:author="S2-104341" w:date="2010-09-15T10:44:00Z">
        <w:r>
          <w:rPr>
            <w:lang w:val="en-CA"/>
          </w:rPr>
          <w:t>6</w:t>
        </w:r>
      </w:ins>
      <w:ins w:id="1845" w:author="S2-104341" w:date="2010-09-14T14:06:00Z">
        <w:r>
          <w:rPr>
            <w:lang w:val="en-CA"/>
          </w:rPr>
          <w:t xml:space="preserve">.2.1  </w:t>
          <w:tab/>
        </w:r>
      </w:ins>
      <w:ins w:id="1846" w:author="S2-104341" w:date="2010-09-14T14:06:00Z">
        <w:r>
          <w:rPr/>
          <w:t>Procedures</w:t>
        </w:r>
      </w:ins>
      <w:ins w:id="1847" w:author="S2-104341" w:date="2010-09-14T14:06:00Z">
        <w:r>
          <w:rPr>
            <w:lang w:val="en-CA"/>
          </w:rPr>
          <w:t xml:space="preserve"> for the case </w:t>
        </w:r>
      </w:ins>
      <w:ins w:id="1848" w:author="S2-104341" w:date="2010-09-14T14:06:00Z">
        <w:r>
          <w:rPr>
            <w:lang w:val="en-CA" w:eastAsia="zh-CN"/>
          </w:rPr>
          <w:t>w</w:t>
        </w:r>
      </w:ins>
      <w:ins w:id="1849" w:author="S2-104341" w:date="2010-09-14T14:06:00Z">
        <w:r>
          <w:rPr>
            <w:lang w:eastAsia="zh-CN"/>
          </w:rPr>
          <w:t>hen H(e)NB is being used and traffic is routed back to the EPC</w:t>
        </w:r>
      </w:ins>
    </w:p>
    <w:p>
      <w:pPr>
        <w:pStyle w:val="Heading5"/>
        <w:bidi w:val="0"/>
        <w:ind w:start="1276" w:hanging="1276"/>
        <w:jc w:val="start"/>
        <w:rPr/>
      </w:pPr>
      <w:ins w:id="1851" w:author="S2-104341" w:date="2010-09-14T14:06:00Z">
        <w:r>
          <w:rPr>
            <w:lang w:val="en-CA"/>
          </w:rPr>
          <w:t>5.</w:t>
        </w:r>
      </w:ins>
      <w:ins w:id="1852" w:author="S2-104341" w:date="2010-09-15T10:44:00Z">
        <w:r>
          <w:rPr>
            <w:lang w:val="en-CA"/>
          </w:rPr>
          <w:t>6</w:t>
        </w:r>
      </w:ins>
      <w:ins w:id="1853" w:author="S2-104341" w:date="2010-09-14T14:06:00Z">
        <w:r>
          <w:rPr>
            <w:lang w:val="en-CA"/>
          </w:rPr>
          <w:t>.2.1</w:t>
        </w:r>
      </w:ins>
      <w:ins w:id="1854" w:author="S2-104341" w:date="2010-09-14T14:06:00Z">
        <w:r>
          <w:rPr/>
          <w:t>.1</w:t>
          <w:tab/>
        </w:r>
      </w:ins>
      <w:ins w:id="1855" w:author="S2-104341" w:date="2010-09-14T14:06:00Z">
        <w:r>
          <w:rPr>
            <w:lang w:eastAsia="zh-CN"/>
          </w:rPr>
          <w:t>S9*</w:t>
        </w:r>
      </w:ins>
      <w:ins w:id="1856" w:author="S2-104341" w:date="2010-09-14T14:06:00Z">
        <w:r>
          <w:rPr/>
          <w:t xml:space="preserve"> Session Establishment</w:t>
        </w:r>
      </w:ins>
      <w:ins w:id="1857" w:author="S2-104341" w:date="2010-09-14T14:06:00Z">
        <w:r>
          <w:rPr>
            <w:lang w:eastAsia="zh-CN"/>
          </w:rPr>
          <w:t xml:space="preserve"> Procedure</w:t>
        </w:r>
      </w:ins>
    </w:p>
    <w:p>
      <w:pPr>
        <w:pStyle w:val="Normal"/>
        <w:rPr>
          <w:lang w:eastAsia="zh-CN"/>
          <w:ins w:id="1872" w:author="S2-104341" w:date="2010-09-14T14:06:00Z"/>
        </w:rPr>
      </w:pPr>
      <w:ins w:id="1859" w:author="S2-104341" w:date="2010-09-14T14:06:00Z">
        <w:r>
          <w:rPr/>
          <w:t xml:space="preserve">The procedure in this clause applies to </w:t>
        </w:r>
      </w:ins>
      <w:ins w:id="1860" w:author="S2-104341" w:date="2010-09-14T14:06:00Z">
        <w:r>
          <w:rPr>
            <w:lang w:eastAsia="zh-CN"/>
          </w:rPr>
          <w:t>S9* Session Establishment</w:t>
        </w:r>
      </w:ins>
      <w:ins w:id="1861" w:author="S2-104341" w:date="2010-09-14T14:06:00Z">
        <w:r>
          <w:rPr/>
          <w:t xml:space="preserve"> Procedure, initiated by </w:t>
        </w:r>
      </w:ins>
      <w:ins w:id="1862" w:author="S2-104341" w:date="2010-09-14T14:06:00Z">
        <w:r>
          <w:rPr>
            <w:lang w:eastAsia="zh-CN"/>
          </w:rPr>
          <w:t>t</w:t>
        </w:r>
      </w:ins>
      <w:ins w:id="1863" w:author="S2-104341" w:date="2010-09-14T14:06:00Z">
        <w:r>
          <w:rPr/>
          <w:t>he</w:t>
        </w:r>
      </w:ins>
      <w:ins w:id="1864" w:author="S2-104341" w:date="2010-09-14T14:06:00Z">
        <w:r>
          <w:rPr>
            <w:lang w:eastAsia="zh-CN"/>
          </w:rPr>
          <w:t xml:space="preserve"> H(e)NB Policy Function during the </w:t>
        </w:r>
      </w:ins>
      <w:ins w:id="1865" w:author="S2-104341" w:date="2010-09-14T14:06:00Z">
        <w:r>
          <w:rPr>
            <w:lang w:val="en-US"/>
          </w:rPr>
          <w:t>H</w:t>
        </w:r>
      </w:ins>
      <w:ins w:id="1866" w:author="S2-104341" w:date="2010-09-14T14:06:00Z">
        <w:r>
          <w:rPr>
            <w:lang w:val="en-US" w:eastAsia="zh-CN"/>
          </w:rPr>
          <w:t>(e)</w:t>
        </w:r>
      </w:ins>
      <w:ins w:id="1867" w:author="S2-104341" w:date="2010-09-14T14:06:00Z">
        <w:r>
          <w:rPr>
            <w:lang w:val="en-US"/>
          </w:rPr>
          <w:t xml:space="preserve">NB </w:t>
        </w:r>
      </w:ins>
      <w:ins w:id="1868" w:author="S2-104341" w:date="2010-09-14T14:06:00Z">
        <w:r>
          <w:rPr>
            <w:lang w:val="en-US" w:eastAsia="zh-CN"/>
          </w:rPr>
          <w:t>Re</w:t>
        </w:r>
      </w:ins>
      <w:ins w:id="1869" w:author="S2-104341" w:date="2010-09-14T14:06:00Z">
        <w:r>
          <w:rPr>
            <w:lang w:val="en-US"/>
          </w:rPr>
          <w:t>gistration Procedure</w:t>
        </w:r>
      </w:ins>
      <w:ins w:id="1870" w:author="S2-104341" w:date="2010-09-14T14:06:00Z">
        <w:r>
          <w:rPr/>
          <w:t>.</w:t>
        </w:r>
      </w:ins>
      <w:ins w:id="1871" w:author="S2-104341" w:date="2010-09-14T14:06:00Z">
        <w:r>
          <w:rPr>
            <w:lang w:eastAsia="zh-CN"/>
          </w:rPr>
          <w:t xml:space="preserve"> </w:t>
        </w:r>
      </w:ins>
    </w:p>
    <w:p>
      <w:pPr>
        <w:pStyle w:val="Normal"/>
        <w:rPr>
          <w:lang w:eastAsia="zh-CN"/>
          <w:ins w:id="1874" w:author="S2-104341" w:date="2010-09-14T14:06:00Z"/>
        </w:rPr>
      </w:pPr>
      <w:ins w:id="1873" w:author="S2-104341" w:date="2010-09-14T14:06:00Z">
        <w:bookmarkStart w:id="322" w:name="_1346052631"/>
        <w:bookmarkStart w:id="323" w:name="_1345978609"/>
        <w:bookmarkStart w:id="324" w:name="_1345977940"/>
        <w:bookmarkEnd w:id="322"/>
        <w:bookmarkEnd w:id="323"/>
        <w:bookmarkEnd w:id="324"/>
        <w:r>
          <w:rPr>
            <w:lang w:eastAsia="zh-CN"/>
          </w:rPr>
          <w:object w:dxaOrig="9615" w:dyaOrig="6345">
            <v:shape id="ole_rId176" style="width:480.75pt;height:317.25pt" o:ole="">
              <v:imagedata r:id="rId177" o:title=""/>
            </v:shape>
            <o:OLEObject Type="Embed" ProgID="" ShapeID="ole_rId176" DrawAspect="Content" ObjectID="_1093900635" r:id="rId176"/>
          </w:object>
        </w:r>
      </w:ins>
    </w:p>
    <w:p>
      <w:pPr>
        <w:pStyle w:val="Normal"/>
        <w:rPr>
          <w:lang w:eastAsia="zh-CN"/>
          <w:ins w:id="1876" w:author="S2-104341" w:date="2010-09-14T14:06:00Z"/>
        </w:rPr>
      </w:pPr>
      <w:ins w:id="1875" w:author="S2-104341" w:date="2010-09-14T14:06:00Z">
        <w:r>
          <w:rPr>
            <w:lang w:eastAsia="zh-CN"/>
          </w:rPr>
        </w:r>
      </w:ins>
    </w:p>
    <w:p>
      <w:pPr>
        <w:pStyle w:val="TF1"/>
        <w:numPr>
          <w:ilvl w:val="0"/>
          <w:numId w:val="0"/>
        </w:numPr>
        <w:tabs>
          <w:tab w:val="clear" w:pos="284"/>
          <w:tab w:val="left" w:pos="360" w:leader="none"/>
        </w:tabs>
        <w:overflowPunct w:val="true"/>
        <w:autoSpaceDE w:val="true"/>
        <w:ind w:start="851" w:hanging="284"/>
        <w:textAlignment w:val="auto"/>
        <w:rPr>
          <w:lang w:eastAsia="zh-CN"/>
          <w:ins w:id="1883" w:author="S2-104341" w:date="2010-09-14T14:06:00Z"/>
        </w:rPr>
      </w:pPr>
      <w:ins w:id="1877" w:author="S2-104341" w:date="2010-09-14T14:06:00Z">
        <w:r>
          <w:rPr/>
          <w:t>Figure 5.</w:t>
        </w:r>
      </w:ins>
      <w:ins w:id="1878" w:author="S2-104341" w:date="2010-09-15T10:44:00Z">
        <w:r>
          <w:rPr/>
          <w:t>6</w:t>
        </w:r>
      </w:ins>
      <w:ins w:id="1879" w:author="S2-104341" w:date="2010-09-14T14:06:00Z">
        <w:r>
          <w:rPr/>
          <w:t xml:space="preserve">.2.1.1-1: </w:t>
        </w:r>
      </w:ins>
      <w:ins w:id="1880" w:author="S2-104341" w:date="2010-09-14T14:06:00Z">
        <w:r>
          <w:rPr>
            <w:lang w:eastAsia="zh-CN"/>
          </w:rPr>
          <w:t>S9*</w:t>
        </w:r>
      </w:ins>
      <w:ins w:id="1881" w:author="S2-104341" w:date="2010-09-14T14:06:00Z">
        <w:r>
          <w:rPr/>
          <w:t xml:space="preserve"> Session Establishment</w:t>
        </w:r>
      </w:ins>
      <w:ins w:id="1882" w:author="S2-104341" w:date="2010-09-14T14:06:00Z">
        <w:r>
          <w:rPr>
            <w:lang w:eastAsia="zh-CN"/>
          </w:rPr>
          <w:t xml:space="preserve"> Procedure</w:t>
        </w:r>
      </w:ins>
    </w:p>
    <w:p>
      <w:pPr>
        <w:pStyle w:val="B1"/>
        <w:numPr>
          <w:ilvl w:val="0"/>
          <w:numId w:val="23"/>
        </w:numPr>
        <w:rPr/>
      </w:pPr>
      <w:ins w:id="1884" w:author="S2-104341" w:date="2010-09-14T14:06:00Z">
        <w:r>
          <w:rPr>
            <w:lang w:val="en-CA" w:eastAsia="zh-CN"/>
          </w:rPr>
          <w:t>When t</w:t>
        </w:r>
      </w:ins>
      <w:ins w:id="1885" w:author="S2-104341" w:date="2010-09-14T14:06:00Z">
        <w:r>
          <w:rPr>
            <w:lang w:val="en-CA"/>
          </w:rPr>
          <w:t>he</w:t>
        </w:r>
      </w:ins>
      <w:ins w:id="1886" w:author="S2-104341" w:date="2010-09-14T14:06:00Z">
        <w:r>
          <w:rPr>
            <w:lang w:val="en-CA" w:eastAsia="zh-CN"/>
          </w:rPr>
          <w:t xml:space="preserve"> H(e)NB powers on,</w:t>
        </w:r>
      </w:ins>
      <w:ins w:id="1887" w:author="S2-104341" w:date="2010-09-14T14:06:00Z">
        <w:r>
          <w:rPr>
            <w:lang w:val="en-CA"/>
          </w:rPr>
          <w:t xml:space="preserve"> </w:t>
        </w:r>
      </w:ins>
      <w:ins w:id="1888" w:author="S2-104341" w:date="2010-09-14T14:06:00Z">
        <w:r>
          <w:rPr>
            <w:lang w:val="en-CA" w:eastAsia="zh-CN"/>
          </w:rPr>
          <w:t xml:space="preserve">it </w:t>
        </w:r>
      </w:ins>
      <w:ins w:id="1889" w:author="S2-104341" w:date="2010-09-14T14:06:00Z">
        <w:r>
          <w:rPr>
            <w:lang w:val="en-CA"/>
          </w:rPr>
          <w:t>receives a local IP address from the BBF Access Network. How this is done is out of 3GPP scope, but it may involve IP address assignment by an RG or a BNG.</w:t>
        </w:r>
      </w:ins>
      <w:ins w:id="1890" w:author="S2-104341" w:date="2010-09-14T14:06:00Z">
        <w:r>
          <w:rPr>
            <w:lang w:val="en-CA" w:eastAsia="zh-CN"/>
          </w:rPr>
          <w:t xml:space="preserve"> The local IP address will be the </w:t>
        </w:r>
      </w:ins>
      <w:ins w:id="1891" w:author="S2-104341" w:date="2010-09-14T14:06:00Z">
        <w:r>
          <w:rPr>
            <w:lang w:val="en-CA" w:eastAsia="zh-CN"/>
          </w:rPr>
          <w:t>outer</w:t>
        </w:r>
      </w:ins>
      <w:ins w:id="1892" w:author="S2-104341" w:date="2010-09-14T14:06:00Z">
        <w:r>
          <w:rPr>
            <w:lang w:val="en-CA" w:eastAsia="zh-CN"/>
          </w:rPr>
          <w:t xml:space="preserve"> IP address of the IPSec tunnel between the H(e)NB and the SeGW.</w:t>
        </w:r>
      </w:ins>
    </w:p>
    <w:p>
      <w:pPr>
        <w:pStyle w:val="B1"/>
        <w:numPr>
          <w:ilvl w:val="0"/>
          <w:numId w:val="23"/>
        </w:numPr>
        <w:rPr/>
      </w:pPr>
      <w:ins w:id="1894" w:author="S2-104341" w:date="2010-09-14T14:06:00Z">
        <w:r>
          <w:rPr/>
          <w:t xml:space="preserve">The IKEv2 tunnel establishment procedure is started by the </w:t>
        </w:r>
      </w:ins>
      <w:ins w:id="1895" w:author="S2-104341" w:date="2010-09-14T14:06:00Z">
        <w:r>
          <w:rPr>
            <w:lang w:eastAsia="zh-CN"/>
          </w:rPr>
          <w:t>H(e)NB</w:t>
        </w:r>
      </w:ins>
      <w:ins w:id="1896" w:author="S2-104341" w:date="2010-09-14T14:06:00Z">
        <w:r>
          <w:rPr/>
          <w:t xml:space="preserve">. The </w:t>
        </w:r>
      </w:ins>
      <w:ins w:id="1897" w:author="S2-104341" w:date="2010-09-14T14:06:00Z">
        <w:r>
          <w:rPr>
            <w:lang w:eastAsia="zh-CN"/>
          </w:rPr>
          <w:t>H(e)NB</w:t>
        </w:r>
      </w:ins>
      <w:ins w:id="1898" w:author="S2-104341" w:date="2010-09-14T14:06:00Z">
        <w:r>
          <w:rPr/>
          <w:t xml:space="preserve"> may indicate in a notification part of the IKEv2 authentication request that it supports MOBIKE. The </w:t>
        </w:r>
      </w:ins>
      <w:ins w:id="1899" w:author="S2-104341" w:date="2010-09-14T14:06:00Z">
        <w:r>
          <w:rPr>
            <w:lang w:eastAsia="zh-CN"/>
          </w:rPr>
          <w:t>SeGW</w:t>
        </w:r>
      </w:ins>
      <w:ins w:id="1900" w:author="S2-104341" w:date="2010-09-14T14:06:00Z">
        <w:r>
          <w:rPr/>
          <w:t xml:space="preserve"> IP address to which the </w:t>
        </w:r>
      </w:ins>
      <w:ins w:id="1901" w:author="S2-104341" w:date="2010-09-14T14:06:00Z">
        <w:r>
          <w:rPr>
            <w:lang w:eastAsia="zh-CN"/>
          </w:rPr>
          <w:t>H(e)NB</w:t>
        </w:r>
      </w:ins>
      <w:ins w:id="1902" w:author="S2-104341" w:date="2010-09-14T14:06:00Z">
        <w:r>
          <w:rPr/>
          <w:t xml:space="preserve"> needs to form IP</w:t>
        </w:r>
      </w:ins>
      <w:ins w:id="1903" w:author="S2-104341" w:date="2010-09-14T14:06:00Z">
        <w:r>
          <w:rPr>
            <w:lang w:eastAsia="zh-CN"/>
          </w:rPr>
          <w:t>S</w:t>
        </w:r>
      </w:ins>
      <w:ins w:id="1904" w:author="S2-104341" w:date="2010-09-14T14:06:00Z">
        <w:r>
          <w:rPr/>
          <w:t>ec tunnel is discovered via DNS query as specified in clause</w:t>
        </w:r>
      </w:ins>
      <w:ins w:id="1905" w:author="S2-104341" w:date="2010-09-14T14:06:00Z">
        <w:r>
          <w:rPr>
            <w:lang w:eastAsia="zh-CN"/>
          </w:rPr>
          <w:t xml:space="preserve"> 5.1 in TS32.583 and TS32.593</w:t>
        </w:r>
      </w:ins>
      <w:ins w:id="1906" w:author="S2-104341" w:date="2010-09-14T14:06:00Z">
        <w:r>
          <w:rPr/>
          <w:t xml:space="preserve">. </w:t>
        </w:r>
      </w:ins>
      <w:ins w:id="1907" w:author="S2-104341" w:date="2010-09-14T14:06:00Z">
        <w:r>
          <w:rPr>
            <w:lang w:val="en-US" w:eastAsia="zh-CN"/>
          </w:rPr>
          <w:t>A secure connection</w:t>
        </w:r>
      </w:ins>
      <w:ins w:id="1908" w:author="S2-104341" w:date="2010-09-14T14:06:00Z">
        <w:r>
          <w:rPr>
            <w:lang w:val="en-US" w:eastAsia="zh-CN"/>
          </w:rPr>
          <w:t xml:space="preserve"> is established between the </w:t>
        </w:r>
      </w:ins>
      <w:ins w:id="1909" w:author="S2-104341" w:date="2010-09-14T14:06:00Z">
        <w:r>
          <w:rPr>
            <w:lang w:eastAsia="zh-CN"/>
          </w:rPr>
          <w:t>H(e)NB</w:t>
        </w:r>
      </w:ins>
      <w:ins w:id="1910" w:author="S2-104341" w:date="2010-09-14T14:06:00Z">
        <w:r>
          <w:rPr>
            <w:lang w:val="en-US" w:eastAsia="zh-CN"/>
          </w:rPr>
          <w:t xml:space="preserve"> and Se</w:t>
        </w:r>
      </w:ins>
      <w:ins w:id="1911" w:author="S2-104341" w:date="2010-09-14T14:06:00Z">
        <w:r>
          <w:rPr>
            <w:lang w:val="en-US" w:eastAsia="zh-CN"/>
          </w:rPr>
          <w:t xml:space="preserve">curity Gateway. The SeGW assigns an IP address to the </w:t>
        </w:r>
      </w:ins>
      <w:ins w:id="1912" w:author="S2-104341" w:date="2010-09-14T14:06:00Z">
        <w:r>
          <w:rPr>
            <w:lang w:eastAsia="zh-CN"/>
          </w:rPr>
          <w:t>H(e)NB as the inner IP address of the IPSec tunnel.</w:t>
        </w:r>
      </w:ins>
    </w:p>
    <w:p>
      <w:pPr>
        <w:pStyle w:val="B1"/>
        <w:numPr>
          <w:ilvl w:val="0"/>
          <w:numId w:val="23"/>
        </w:numPr>
        <w:rPr>
          <w:lang w:val="en-CA"/>
          <w:ins w:id="1929" w:author="S2-104341" w:date="2010-09-14T14:06:00Z"/>
        </w:rPr>
      </w:pPr>
      <w:ins w:id="1914" w:author="S2-104341" w:date="2010-09-14T14:06:00Z">
        <w:r>
          <w:rPr/>
          <w:t xml:space="preserve">The </w:t>
        </w:r>
      </w:ins>
      <w:ins w:id="1915" w:author="S2-104341" w:date="2010-09-14T14:06:00Z">
        <w:r>
          <w:rPr>
            <w:lang w:eastAsia="zh-CN"/>
          </w:rPr>
          <w:t>SeGW</w:t>
        </w:r>
      </w:ins>
      <w:ins w:id="1916" w:author="S2-104341" w:date="2010-09-14T14:06:00Z">
        <w:r>
          <w:rPr/>
          <w:t xml:space="preserve"> sends the </w:t>
        </w:r>
      </w:ins>
      <w:ins w:id="1917" w:author="S2-104341" w:date="2010-09-14T14:06:00Z">
        <w:r>
          <w:rPr>
            <w:lang w:eastAsia="zh-CN"/>
          </w:rPr>
          <w:t>Notify Request</w:t>
        </w:r>
      </w:ins>
      <w:ins w:id="1918" w:author="S2-104341" w:date="2010-09-14T14:06:00Z">
        <w:r>
          <w:rPr/>
          <w:t xml:space="preserve"> message to the</w:t>
        </w:r>
      </w:ins>
      <w:ins w:id="1919" w:author="S2-104341" w:date="2010-09-14T14:06:00Z">
        <w:r>
          <w:rPr>
            <w:lang w:eastAsia="zh-CN"/>
          </w:rPr>
          <w:t xml:space="preserve"> H(e)NB Policy Function, which contains</w:t>
        </w:r>
      </w:ins>
      <w:ins w:id="1920" w:author="S2-104341" w:date="2010-09-14T14:06:00Z">
        <w:r>
          <w:rPr/>
          <w:t xml:space="preserve"> </w:t>
        </w:r>
      </w:ins>
      <w:ins w:id="1921" w:author="S2-104341" w:date="2010-09-14T14:06:00Z">
        <w:r>
          <w:rPr>
            <w:lang w:eastAsia="zh-CN"/>
          </w:rPr>
          <w:t>the IP</w:t>
        </w:r>
      </w:ins>
      <w:ins w:id="1922" w:author="S2-104341" w:date="2010-09-14T14:06:00Z">
        <w:r>
          <w:rPr>
            <w:lang w:eastAsia="zh-CN"/>
          </w:rPr>
          <w:t>S</w:t>
        </w:r>
      </w:ins>
      <w:ins w:id="1923" w:author="S2-104341" w:date="2010-09-14T14:06:00Z">
        <w:r>
          <w:rPr>
            <w:lang w:eastAsia="zh-CN"/>
          </w:rPr>
          <w:t>ec Tunnel information (e.g.</w:t>
        </w:r>
      </w:ins>
      <w:ins w:id="1924" w:author="S2-104341" w:date="2010-09-14T14:06:00Z">
        <w:r>
          <w:rPr>
            <w:lang w:val="en-CA" w:eastAsia="zh-CN"/>
          </w:rPr>
          <w:t xml:space="preserve"> the </w:t>
        </w:r>
      </w:ins>
      <w:ins w:id="1925" w:author="S2-104341" w:date="2010-09-14T14:06:00Z">
        <w:r>
          <w:rPr>
            <w:lang w:val="en-CA" w:eastAsia="zh-CN"/>
          </w:rPr>
          <w:t>outer</w:t>
        </w:r>
      </w:ins>
      <w:ins w:id="1926" w:author="S2-104341" w:date="2010-09-14T14:06:00Z">
        <w:r>
          <w:rPr>
            <w:lang w:val="en-CA" w:eastAsia="zh-CN"/>
          </w:rPr>
          <w:t xml:space="preserve"> IP address, </w:t>
        </w:r>
      </w:ins>
      <w:ins w:id="1927" w:author="S2-104341" w:date="2010-09-14T14:06:00Z">
        <w:r>
          <w:rPr>
            <w:lang w:eastAsia="zh-CN"/>
          </w:rPr>
          <w:t>the inner IP address, etc. )</w:t>
        </w:r>
      </w:ins>
      <w:ins w:id="1928" w:author="S2-104341" w:date="2010-09-14T14:06:00Z">
        <w:r>
          <w:rPr/>
          <w:t xml:space="preserve">. </w:t>
        </w:r>
      </w:ins>
    </w:p>
    <w:p>
      <w:pPr>
        <w:pStyle w:val="B1"/>
        <w:numPr>
          <w:ilvl w:val="0"/>
          <w:numId w:val="23"/>
        </w:numPr>
        <w:rPr>
          <w:lang w:val="en-CA"/>
          <w:ins w:id="1944" w:author="S2-104341" w:date="2010-09-14T14:06:00Z"/>
        </w:rPr>
      </w:pPr>
      <w:ins w:id="1930" w:author="S2-104341" w:date="2010-09-14T14:06:00Z">
        <w:r>
          <w:rPr>
            <w:lang w:eastAsia="zh-CN"/>
          </w:rPr>
          <w:t>T</w:t>
        </w:r>
      </w:ins>
      <w:ins w:id="1931" w:author="S2-104341" w:date="2010-09-14T14:06:00Z">
        <w:r>
          <w:rPr/>
          <w:t>he</w:t>
        </w:r>
      </w:ins>
      <w:ins w:id="1932" w:author="S2-104341" w:date="2010-09-14T14:06:00Z">
        <w:r>
          <w:rPr>
            <w:lang w:eastAsia="zh-CN"/>
          </w:rPr>
          <w:t xml:space="preserve"> H(e)NB Policy Function</w:t>
        </w:r>
      </w:ins>
      <w:ins w:id="1933" w:author="S2-104341" w:date="2010-09-14T14:06:00Z">
        <w:r>
          <w:rPr/>
          <w:t xml:space="preserve"> </w:t>
        </w:r>
      </w:ins>
      <w:ins w:id="1934" w:author="S2-104341" w:date="2010-09-14T14:06:00Z">
        <w:r>
          <w:rPr>
            <w:lang w:eastAsia="zh-CN"/>
          </w:rPr>
          <w:t>shall store the IPsec Tunnel information</w:t>
        </w:r>
      </w:ins>
      <w:ins w:id="1935" w:author="S2-104341" w:date="2010-09-14T14:06:00Z">
        <w:r>
          <w:rPr/>
          <w:t xml:space="preserve"> </w:t>
        </w:r>
      </w:ins>
      <w:ins w:id="1936" w:author="S2-104341" w:date="2010-09-14T14:06:00Z">
        <w:r>
          <w:rPr>
            <w:lang w:eastAsia="zh-CN"/>
          </w:rPr>
          <w:t>and</w:t>
        </w:r>
      </w:ins>
      <w:ins w:id="1937" w:author="S2-104341" w:date="2010-09-14T14:06:00Z">
        <w:r>
          <w:rPr/>
          <w:t xml:space="preserve"> send</w:t>
        </w:r>
      </w:ins>
      <w:ins w:id="1938" w:author="S2-104341" w:date="2010-09-14T14:06:00Z">
        <w:r>
          <w:rPr>
            <w:lang w:eastAsia="zh-CN"/>
          </w:rPr>
          <w:t>s</w:t>
        </w:r>
      </w:ins>
      <w:ins w:id="1939" w:author="S2-104341" w:date="2010-09-14T14:06:00Z">
        <w:r>
          <w:rPr/>
          <w:t xml:space="preserve"> a </w:t>
        </w:r>
      </w:ins>
      <w:ins w:id="1940" w:author="S2-104341" w:date="2010-09-14T14:06:00Z">
        <w:r>
          <w:rPr>
            <w:lang w:eastAsia="zh-CN"/>
          </w:rPr>
          <w:t>Notify Response</w:t>
        </w:r>
      </w:ins>
      <w:ins w:id="1941" w:author="S2-104341" w:date="2010-09-14T14:06:00Z">
        <w:r>
          <w:rPr/>
          <w:t xml:space="preserve"> message to the </w:t>
        </w:r>
      </w:ins>
      <w:ins w:id="1942" w:author="S2-104341" w:date="2010-09-14T14:06:00Z">
        <w:r>
          <w:rPr>
            <w:lang w:eastAsia="zh-CN"/>
          </w:rPr>
          <w:t>SeGW</w:t>
        </w:r>
      </w:ins>
      <w:ins w:id="1943" w:author="S2-104341" w:date="2010-09-14T14:06:00Z">
        <w:r>
          <w:rPr/>
          <w:t>.</w:t>
        </w:r>
      </w:ins>
    </w:p>
    <w:p>
      <w:pPr>
        <w:pStyle w:val="B1"/>
        <w:numPr>
          <w:ilvl w:val="0"/>
          <w:numId w:val="23"/>
        </w:numPr>
        <w:rPr>
          <w:lang w:val="en-CA"/>
          <w:ins w:id="1954" w:author="S2-104341" w:date="2010-09-14T14:06:00Z"/>
        </w:rPr>
      </w:pPr>
      <w:ins w:id="1945" w:author="S2-104341" w:date="2010-09-14T14:06:00Z">
        <w:r>
          <w:rPr>
            <w:lang w:eastAsia="zh-CN"/>
          </w:rPr>
          <w:t>Triggered by step3, t</w:t>
        </w:r>
      </w:ins>
      <w:ins w:id="1946" w:author="S2-104341" w:date="2010-09-14T14:06:00Z">
        <w:r>
          <w:rPr/>
          <w:t>he</w:t>
        </w:r>
      </w:ins>
      <w:ins w:id="1947" w:author="S2-104341" w:date="2010-09-14T14:06:00Z">
        <w:r>
          <w:rPr>
            <w:lang w:eastAsia="zh-CN"/>
          </w:rPr>
          <w:t xml:space="preserve"> H(e)NB Policy Function initiates establishment of an S9*session by sending </w:t>
        </w:r>
      </w:ins>
      <w:ins w:id="1948" w:author="S2-104341" w:date="2010-09-14T14:06:00Z">
        <w:r>
          <w:rPr/>
          <w:t>G</w:t>
        </w:r>
      </w:ins>
      <w:ins w:id="1949" w:author="S2-104341" w:date="2010-09-14T14:06:00Z">
        <w:r>
          <w:rPr>
            <w:lang w:eastAsia="zh-CN"/>
          </w:rPr>
          <w:t>W</w:t>
        </w:r>
      </w:ins>
      <w:ins w:id="1950" w:author="S2-104341" w:date="2010-09-14T14:06:00Z">
        <w:r>
          <w:rPr/>
          <w:t xml:space="preserve"> Control Session Establishment</w:t>
        </w:r>
      </w:ins>
      <w:ins w:id="1951" w:author="S2-104341" w:date="2010-09-14T14:06:00Z">
        <w:r>
          <w:rPr>
            <w:lang w:eastAsia="zh-CN"/>
          </w:rPr>
          <w:t>(</w:t>
        </w:r>
      </w:ins>
      <w:ins w:id="1952" w:author="S2-104341" w:date="2010-09-14T14:06:00Z">
        <w:r>
          <w:rPr>
            <w:lang w:eastAsia="zh-CN"/>
          </w:rPr>
          <w:t>IPSec Tunnel Information</w:t>
        </w:r>
      </w:ins>
      <w:ins w:id="1953" w:author="S2-104341" w:date="2010-09-14T14:06:00Z">
        <w:r>
          <w:rPr>
            <w:lang w:eastAsia="zh-CN"/>
          </w:rPr>
          <w:t>) message to BPCF. The BPCF stores the IPsec Tunnel information to identify the access point of the H(e)NB in the BBF Access network.</w:t>
        </w:r>
      </w:ins>
    </w:p>
    <w:p>
      <w:pPr>
        <w:pStyle w:val="B1"/>
        <w:numPr>
          <w:ilvl w:val="0"/>
          <w:numId w:val="23"/>
        </w:numPr>
        <w:rPr>
          <w:lang w:val="en-CA"/>
          <w:ins w:id="1963" w:author="S2-104341" w:date="2010-09-14T14:06:00Z"/>
        </w:rPr>
      </w:pPr>
      <w:ins w:id="1955" w:author="S2-104341" w:date="2010-09-14T14:06:00Z">
        <w:r>
          <w:rPr>
            <w:lang w:val="en-CA" w:eastAsia="zh-CN"/>
          </w:rPr>
          <w:t xml:space="preserve">The BPCF </w:t>
        </w:r>
      </w:ins>
      <w:ins w:id="1956" w:author="S2-104341" w:date="2010-09-14T14:06:00Z">
        <w:r>
          <w:rPr/>
          <w:t>acknowledge</w:t>
        </w:r>
      </w:ins>
      <w:ins w:id="1957" w:author="S2-104341" w:date="2010-09-14T14:06:00Z">
        <w:r>
          <w:rPr>
            <w:lang w:eastAsia="zh-CN"/>
          </w:rPr>
          <w:t>s</w:t>
        </w:r>
      </w:ins>
      <w:ins w:id="1958" w:author="S2-104341" w:date="2010-09-14T14:06:00Z">
        <w:r>
          <w:rPr/>
          <w:t xml:space="preserve"> the Gateway Control Session Establishment message by sending an G</w:t>
        </w:r>
      </w:ins>
      <w:ins w:id="1959" w:author="S2-104341" w:date="2010-09-14T14:06:00Z">
        <w:r>
          <w:rPr>
            <w:lang w:eastAsia="zh-CN"/>
          </w:rPr>
          <w:t>W</w:t>
        </w:r>
      </w:ins>
      <w:ins w:id="1960" w:author="S2-104341" w:date="2010-09-14T14:06:00Z">
        <w:r>
          <w:rPr/>
          <w:t xml:space="preserve"> Control Session Establishment Ack message to the </w:t>
        </w:r>
      </w:ins>
      <w:ins w:id="1961" w:author="S2-104341" w:date="2010-09-14T14:06:00Z">
        <w:r>
          <w:rPr>
            <w:lang w:eastAsia="zh-CN"/>
          </w:rPr>
          <w:t>H(e)NB Policy Function</w:t>
        </w:r>
      </w:ins>
      <w:ins w:id="1962" w:author="S2-104341" w:date="2010-09-14T14:06:00Z">
        <w:r>
          <w:rPr/>
          <w:t>.</w:t>
        </w:r>
      </w:ins>
    </w:p>
    <w:p>
      <w:pPr>
        <w:pStyle w:val="B1"/>
        <w:numPr>
          <w:ilvl w:val="0"/>
          <w:numId w:val="23"/>
        </w:numPr>
        <w:rPr>
          <w:lang w:val="en-CA"/>
          <w:ins w:id="1969" w:author="S2-104341" w:date="2010-09-14T14:06:00Z"/>
        </w:rPr>
      </w:pPr>
      <w:ins w:id="1964" w:author="S2-104341" w:date="2010-09-14T14:06:00Z">
        <w:r>
          <w:rPr>
            <w:lang w:eastAsia="zh-CN"/>
          </w:rPr>
          <w:t xml:space="preserve">The H(e)NB initiates the Registration to H(e)MS Procedure as </w:t>
        </w:r>
      </w:ins>
      <w:ins w:id="1965" w:author="S2-104341" w:date="2010-09-14T14:06:00Z">
        <w:r>
          <w:rPr>
            <w:lang w:eastAsia="zh-CN"/>
          </w:rPr>
          <w:t>specified</w:t>
        </w:r>
      </w:ins>
      <w:ins w:id="1966" w:author="S2-104341" w:date="2010-09-14T14:06:00Z">
        <w:r>
          <w:rPr>
            <w:lang w:eastAsia="zh-CN"/>
          </w:rPr>
          <w:t xml:space="preserve"> in </w:t>
        </w:r>
      </w:ins>
      <w:ins w:id="1967" w:author="S2-104341" w:date="2010-09-14T14:06:00Z">
        <w:r>
          <w:rPr/>
          <w:t>in clause</w:t>
        </w:r>
      </w:ins>
      <w:ins w:id="1968" w:author="S2-104341" w:date="2010-09-14T14:06:00Z">
        <w:r>
          <w:rPr>
            <w:lang w:eastAsia="zh-CN"/>
          </w:rPr>
          <w:t xml:space="preserve"> 5.2.1 in TS32.583 and in clause 5.1.3 in TS32.593.</w:t>
        </w:r>
      </w:ins>
    </w:p>
    <w:p>
      <w:pPr>
        <w:pStyle w:val="B1"/>
        <w:numPr>
          <w:ilvl w:val="0"/>
          <w:numId w:val="23"/>
        </w:numPr>
        <w:rPr>
          <w:lang w:val="en-CA"/>
          <w:ins w:id="1973" w:author="S2-104341" w:date="2010-09-14T14:06:00Z"/>
        </w:rPr>
      </w:pPr>
      <w:ins w:id="1970" w:author="S2-104341" w:date="2010-09-14T14:06:00Z">
        <w:r>
          <w:rPr>
            <w:lang w:eastAsia="zh-CN"/>
          </w:rPr>
          <w:t>The H(e)NB initiates the Registration to H(e)NB-GW, which is already defined in TS</w:t>
        </w:r>
      </w:ins>
      <w:ins w:id="1971" w:author="S2-104341" w:date="2010-09-14T14:06:00Z">
        <w:r>
          <w:rPr>
            <w:lang w:eastAsia="zh-CN"/>
          </w:rPr>
          <w:t xml:space="preserve"> </w:t>
        </w:r>
      </w:ins>
      <w:ins w:id="1972" w:author="S2-104341" w:date="2010-09-14T14:06:00Z">
        <w:r>
          <w:rPr>
            <w:lang w:eastAsia="zh-CN"/>
          </w:rPr>
          <w:t>25.467 section 5.2.2 and in TS36.413 section 8.7.3.</w:t>
        </w:r>
      </w:ins>
    </w:p>
    <w:p>
      <w:pPr>
        <w:pStyle w:val="Heading5"/>
        <w:tabs>
          <w:tab w:val="clear" w:pos="284"/>
          <w:tab w:val="left" w:pos="2121" w:leader="none"/>
        </w:tabs>
        <w:bidi w:val="0"/>
        <w:ind w:start="0" w:hanging="0"/>
        <w:jc w:val="start"/>
        <w:rPr>
          <w:u w:val="single"/>
          <w:lang w:eastAsia="zh-CN"/>
          <w:ins w:id="1983" w:author="S2-104341" w:date="2010-09-14T14:06:00Z"/>
        </w:rPr>
      </w:pPr>
      <w:ins w:id="1974" w:author="S2-104341" w:date="2010-09-14T14:06:00Z">
        <w:r>
          <w:rPr>
            <w:lang w:val="en-CA"/>
          </w:rPr>
          <w:t>5.</w:t>
        </w:r>
      </w:ins>
      <w:ins w:id="1975" w:author="S2-104341" w:date="2010-09-15T10:45:00Z">
        <w:r>
          <w:rPr>
            <w:lang w:val="en-CA"/>
          </w:rPr>
          <w:t>6</w:t>
        </w:r>
      </w:ins>
      <w:ins w:id="1976" w:author="S2-104341" w:date="2010-09-14T14:06:00Z">
        <w:r>
          <w:rPr>
            <w:lang w:val="en-CA"/>
          </w:rPr>
          <w:t>.2.1.2</w:t>
          <w:tab/>
        </w:r>
      </w:ins>
      <w:ins w:id="1977" w:author="S2-104341" w:date="2010-09-14T14:06:00Z">
        <w:r>
          <w:rPr>
            <w:lang w:eastAsia="zh-CN"/>
          </w:rPr>
          <w:t>B</w:t>
        </w:r>
      </w:ins>
      <w:ins w:id="1978" w:author="S2-104341" w:date="2010-09-14T14:06:00Z">
        <w:r>
          <w:rPr/>
          <w:t xml:space="preserve">earer </w:t>
        </w:r>
      </w:ins>
      <w:ins w:id="1979" w:author="S2-104341" w:date="2010-09-14T14:06:00Z">
        <w:r>
          <w:rPr>
            <w:lang w:eastAsia="zh-CN"/>
          </w:rPr>
          <w:t>A</w:t>
        </w:r>
      </w:ins>
      <w:ins w:id="1980" w:author="S2-104341" w:date="2010-09-14T14:06:00Z">
        <w:r>
          <w:rPr/>
          <w:t>ctivation</w:t>
        </w:r>
      </w:ins>
      <w:ins w:id="1981" w:author="S2-104341" w:date="2010-09-14T14:06:00Z">
        <w:r>
          <w:rPr>
            <w:u w:val="single"/>
            <w:lang w:eastAsia="zh-CN"/>
          </w:rPr>
          <w:t xml:space="preserve"> </w:t>
        </w:r>
      </w:ins>
      <w:ins w:id="1982" w:author="S2-104341" w:date="2010-09-14T14:06:00Z">
        <w:r>
          <w:rPr>
            <w:lang w:eastAsia="zh-CN"/>
          </w:rPr>
          <w:t>Procedure</w:t>
        </w:r>
      </w:ins>
    </w:p>
    <w:p>
      <w:pPr>
        <w:pStyle w:val="Heading6"/>
        <w:bidi w:val="0"/>
        <w:jc w:val="start"/>
        <w:rPr>
          <w:lang w:eastAsia="zh-CN"/>
          <w:ins w:id="1996" w:author="S2-104341" w:date="2010-09-14T14:06:00Z"/>
        </w:rPr>
      </w:pPr>
      <w:ins w:id="1984" w:author="S2-104341" w:date="2010-09-14T14:06:00Z">
        <w:r>
          <w:rPr>
            <w:lang w:val="en-CA"/>
          </w:rPr>
          <w:t>5.</w:t>
        </w:r>
      </w:ins>
      <w:ins w:id="1985" w:author="S2-104341" w:date="2010-09-15T10:45:00Z">
        <w:r>
          <w:rPr>
            <w:lang w:val="en-CA"/>
          </w:rPr>
          <w:t>6</w:t>
        </w:r>
      </w:ins>
      <w:ins w:id="1986" w:author="S2-104341" w:date="2010-09-14T14:06:00Z">
        <w:r>
          <w:rPr>
            <w:lang w:val="en-CA"/>
          </w:rPr>
          <w:t>.2.1.2.1</w:t>
        </w:r>
      </w:ins>
      <w:ins w:id="1987" w:author="S2-104341" w:date="2010-09-14T14:06:00Z">
        <w:r>
          <w:rPr>
            <w:lang w:eastAsia="zh-CN"/>
          </w:rPr>
          <w:t xml:space="preserve"> </w:t>
        </w:r>
      </w:ins>
      <w:ins w:id="1988" w:author="S2-104341" w:date="2010-09-14T14:06:00Z">
        <w:r>
          <w:rPr>
            <w:lang w:eastAsia="zh-CN"/>
          </w:rPr>
          <w:t xml:space="preserve"> </w:t>
        </w:r>
      </w:ins>
      <w:ins w:id="1989" w:author="S2-104341" w:date="2010-09-14T14:06:00Z">
        <w:r>
          <w:rPr>
            <w:lang w:eastAsia="zh-CN"/>
          </w:rPr>
          <w:t>B</w:t>
        </w:r>
      </w:ins>
      <w:ins w:id="1990" w:author="S2-104341" w:date="2010-09-14T14:06:00Z">
        <w:r>
          <w:rPr/>
          <w:t xml:space="preserve">earer </w:t>
        </w:r>
      </w:ins>
      <w:ins w:id="1991" w:author="S2-104341" w:date="2010-09-14T14:06:00Z">
        <w:r>
          <w:rPr>
            <w:lang w:eastAsia="zh-CN"/>
          </w:rPr>
          <w:t>A</w:t>
        </w:r>
      </w:ins>
      <w:ins w:id="1992" w:author="S2-104341" w:date="2010-09-14T14:06:00Z">
        <w:r>
          <w:rPr/>
          <w:t>ctivation</w:t>
        </w:r>
      </w:ins>
      <w:ins w:id="1993" w:author="S2-104341" w:date="2010-09-14T14:06:00Z">
        <w:r>
          <w:rPr>
            <w:lang w:eastAsia="zh-CN"/>
          </w:rPr>
          <w:t xml:space="preserve"> w</w:t>
        </w:r>
      </w:ins>
      <w:ins w:id="1994" w:author="S2-104341" w:date="2010-09-14T14:06:00Z">
        <w:r>
          <w:rPr/>
          <w:t xml:space="preserve">hen a UE attaches to </w:t>
        </w:r>
      </w:ins>
      <w:ins w:id="1995" w:author="S2-104341" w:date="2010-09-14T14:06:00Z">
        <w:r>
          <w:rPr>
            <w:lang w:eastAsia="zh-CN"/>
          </w:rPr>
          <w:t>EUTRAN via HeNB subsystem</w:t>
        </w:r>
      </w:ins>
    </w:p>
    <w:p>
      <w:pPr>
        <w:pStyle w:val="Normal"/>
        <w:rPr/>
      </w:pPr>
      <w:ins w:id="1997" w:author="S2-104341" w:date="2010-09-14T14:06:00Z">
        <w:r>
          <w:rPr/>
          <w:t xml:space="preserve">The bearer activation procedure for a UE attaches to </w:t>
        </w:r>
      </w:ins>
      <w:ins w:id="1998" w:author="S2-104341" w:date="2010-09-14T14:06:00Z">
        <w:r>
          <w:rPr>
            <w:lang w:eastAsia="zh-CN"/>
          </w:rPr>
          <w:t>EUTRAN via HeNB subsystem</w:t>
        </w:r>
      </w:ins>
      <w:ins w:id="1999" w:author="S2-104341" w:date="2010-09-14T14:06:00Z">
        <w:r>
          <w:rPr/>
          <w:t xml:space="preserve"> is depicted in figure </w:t>
        </w:r>
      </w:ins>
      <w:ins w:id="2000" w:author="S2-104341" w:date="2010-09-14T14:06:00Z">
        <w:r>
          <w:rPr>
            <w:lang w:eastAsia="zh-CN"/>
          </w:rPr>
          <w:t>5.</w:t>
        </w:r>
      </w:ins>
      <w:ins w:id="2001" w:author="S2-104341" w:date="2010-09-15T10:45:00Z">
        <w:r>
          <w:rPr>
            <w:lang w:eastAsia="zh-CN"/>
          </w:rPr>
          <w:t>6</w:t>
        </w:r>
      </w:ins>
      <w:ins w:id="2002" w:author="S2-104341" w:date="2010-09-14T14:06:00Z">
        <w:r>
          <w:rPr>
            <w:lang w:eastAsia="zh-CN"/>
          </w:rPr>
          <w:t>.</w:t>
        </w:r>
      </w:ins>
      <w:ins w:id="2003" w:author="S2-104341" w:date="2010-09-14T14:06:00Z">
        <w:r>
          <w:rPr>
            <w:lang w:eastAsia="zh-CN"/>
          </w:rPr>
          <w:t>2.</w:t>
        </w:r>
      </w:ins>
      <w:ins w:id="2004" w:author="S2-104341" w:date="2010-09-14T14:06:00Z">
        <w:r>
          <w:rPr>
            <w:lang w:eastAsia="zh-CN"/>
          </w:rPr>
          <w:t>1</w:t>
        </w:r>
      </w:ins>
      <w:ins w:id="2005" w:author="S2-104341" w:date="2010-09-14T14:06:00Z">
        <w:r>
          <w:rPr>
            <w:lang w:eastAsia="zh-CN"/>
          </w:rPr>
          <w:t>.2</w:t>
        </w:r>
      </w:ins>
      <w:ins w:id="2006" w:author="S2-104341" w:date="2010-09-14T14:06:00Z">
        <w:r>
          <w:rPr>
            <w:lang w:eastAsia="zh-CN"/>
          </w:rPr>
          <w:t>-1</w:t>
        </w:r>
      </w:ins>
      <w:ins w:id="2007" w:author="S2-104341" w:date="2010-09-14T14:06:00Z">
        <w:r>
          <w:rPr/>
          <w:t>.</w:t>
        </w:r>
      </w:ins>
    </w:p>
    <w:p>
      <w:pPr>
        <w:pStyle w:val="Normal"/>
        <w:rPr>
          <w:lang w:eastAsia="zh-CN"/>
          <w:ins w:id="2010" w:author="S2-104341" w:date="2010-09-14T14:06:00Z"/>
        </w:rPr>
      </w:pPr>
      <w:ins w:id="2009" w:author="S2-104341" w:date="2010-09-14T14:06:00Z">
        <w:bookmarkStart w:id="325" w:name="_1345978291"/>
        <w:bookmarkStart w:id="326" w:name="_1345978082"/>
        <w:bookmarkStart w:id="327" w:name="_1345977983"/>
        <w:bookmarkEnd w:id="325"/>
        <w:bookmarkEnd w:id="326"/>
        <w:bookmarkEnd w:id="327"/>
        <w:r>
          <w:rPr>
            <w:lang w:eastAsia="zh-CN"/>
          </w:rPr>
          <w:object w:dxaOrig="9824" w:dyaOrig="6869">
            <v:shape id="ole_rId178" style="width:491.2pt;height:343.45pt" o:ole="">
              <v:imagedata r:id="rId179" o:title=""/>
            </v:shape>
            <o:OLEObject Type="Embed" ProgID="" ShapeID="ole_rId178" DrawAspect="Content" ObjectID="_1393035359" r:id="rId178"/>
          </w:object>
        </w:r>
      </w:ins>
    </w:p>
    <w:p>
      <w:pPr>
        <w:pStyle w:val="TF1"/>
        <w:rPr/>
      </w:pPr>
      <w:ins w:id="2011" w:author="S2-104341" w:date="2010-09-14T14:06:00Z">
        <w:r>
          <w:rPr/>
          <w:t xml:space="preserve">Figure </w:t>
        </w:r>
      </w:ins>
      <w:ins w:id="2012" w:author="S2-104341" w:date="2010-09-14T14:06:00Z">
        <w:r>
          <w:rPr>
            <w:lang w:eastAsia="zh-CN"/>
          </w:rPr>
          <w:t>5.</w:t>
        </w:r>
      </w:ins>
      <w:ins w:id="2013" w:author="S2-104341" w:date="2010-09-15T10:45:00Z">
        <w:r>
          <w:rPr>
            <w:lang w:eastAsia="zh-CN"/>
          </w:rPr>
          <w:t>6</w:t>
        </w:r>
      </w:ins>
      <w:ins w:id="2014" w:author="S2-104341" w:date="2010-09-14T14:06:00Z">
        <w:r>
          <w:rPr>
            <w:lang w:eastAsia="zh-CN"/>
          </w:rPr>
          <w:t>.</w:t>
        </w:r>
      </w:ins>
      <w:ins w:id="2015" w:author="S2-104341" w:date="2010-09-14T14:06:00Z">
        <w:r>
          <w:rPr>
            <w:lang w:eastAsia="zh-CN"/>
          </w:rPr>
          <w:t>2.</w:t>
        </w:r>
      </w:ins>
      <w:ins w:id="2016" w:author="S2-104341" w:date="2010-09-14T14:06:00Z">
        <w:r>
          <w:rPr>
            <w:lang w:eastAsia="zh-CN"/>
          </w:rPr>
          <w:t>1</w:t>
        </w:r>
      </w:ins>
      <w:ins w:id="2017" w:author="S2-104341" w:date="2010-09-14T14:06:00Z">
        <w:r>
          <w:rPr>
            <w:lang w:eastAsia="zh-CN"/>
          </w:rPr>
          <w:t>.2</w:t>
        </w:r>
      </w:ins>
      <w:ins w:id="2018" w:author="S2-104341" w:date="2010-09-14T14:06:00Z">
        <w:r>
          <w:rPr>
            <w:lang w:eastAsia="zh-CN"/>
          </w:rPr>
          <w:t>-1</w:t>
        </w:r>
      </w:ins>
      <w:ins w:id="2019" w:author="S2-104341" w:date="2010-09-14T14:06:00Z">
        <w:r>
          <w:rPr/>
          <w:t xml:space="preserve">: </w:t>
        </w:r>
      </w:ins>
      <w:ins w:id="2020" w:author="S2-104341" w:date="2010-09-14T14:06:00Z">
        <w:r>
          <w:rPr>
            <w:lang w:eastAsia="zh-CN"/>
          </w:rPr>
          <w:t>B</w:t>
        </w:r>
      </w:ins>
      <w:ins w:id="2021" w:author="S2-104341" w:date="2010-09-14T14:06:00Z">
        <w:r>
          <w:rPr/>
          <w:t xml:space="preserve">earer activation procedure for a UE attaches to </w:t>
        </w:r>
      </w:ins>
      <w:ins w:id="2022" w:author="S2-104341" w:date="2010-09-14T14:06:00Z">
        <w:r>
          <w:rPr>
            <w:lang w:eastAsia="zh-CN"/>
          </w:rPr>
          <w:t>EUTRAN via HeNB subsystem</w:t>
        </w:r>
      </w:ins>
    </w:p>
    <w:p>
      <w:pPr>
        <w:pStyle w:val="NO"/>
        <w:rPr>
          <w:lang w:eastAsia="zh-CN"/>
          <w:ins w:id="2031" w:author="S2-104341" w:date="2010-09-14T14:06:00Z"/>
        </w:rPr>
      </w:pPr>
      <w:ins w:id="2024" w:author="S2-104341" w:date="2010-09-14T14:06:00Z">
        <w:r>
          <w:rPr>
            <w:lang w:eastAsia="zh-CN"/>
          </w:rPr>
          <w:t>N</w:t>
        </w:r>
      </w:ins>
      <w:ins w:id="2025" w:author="S2-104341" w:date="2010-09-15T10:45:00Z">
        <w:r>
          <w:rPr>
            <w:lang w:eastAsia="zh-CN"/>
          </w:rPr>
          <w:t>OTE</w:t>
        </w:r>
      </w:ins>
      <w:ins w:id="2026" w:author="S2-104341" w:date="2010-09-14T14:06:00Z">
        <w:r>
          <w:rPr>
            <w:lang w:eastAsia="zh-CN"/>
          </w:rPr>
          <w:t xml:space="preserve">: </w:t>
        </w:r>
      </w:ins>
      <w:ins w:id="2027" w:author="S2-104341" w:date="2010-09-15T10:46:00Z">
        <w:r>
          <w:rPr>
            <w:lang w:eastAsia="zh-CN"/>
          </w:rPr>
          <w:tab/>
        </w:r>
      </w:ins>
      <w:ins w:id="2028" w:author="S2-104341" w:date="2010-09-14T14:06:00Z">
        <w:r>
          <w:rPr>
            <w:lang w:eastAsia="zh-CN"/>
          </w:rPr>
          <w:t xml:space="preserve">If a HeNB GW is required in the HeNB subsystem, the messages between the HeNB and the MME shall </w:t>
        </w:r>
      </w:ins>
      <w:ins w:id="2029" w:author="S2-104341" w:date="2010-09-14T14:06:00Z">
        <w:r>
          <w:rPr>
            <w:rStyle w:val="Word"/>
          </w:rPr>
          <w:t>traverse</w:t>
        </w:r>
      </w:ins>
      <w:ins w:id="2030" w:author="S2-104341" w:date="2010-09-14T14:06:00Z">
        <w:r>
          <w:rPr>
            <w:rStyle w:val="Word"/>
            <w:lang w:eastAsia="zh-CN"/>
          </w:rPr>
          <w:t xml:space="preserve"> the HeNB GW.</w:t>
        </w:r>
      </w:ins>
    </w:p>
    <w:p>
      <w:pPr>
        <w:pStyle w:val="B1"/>
        <w:numPr>
          <w:ilvl w:val="0"/>
          <w:numId w:val="26"/>
        </w:numPr>
        <w:rPr/>
      </w:pPr>
      <w:ins w:id="2032" w:author="S2-104341" w:date="2010-09-14T14:06:00Z">
        <w:r>
          <w:rPr/>
          <w:t xml:space="preserve">If </w:t>
        </w:r>
      </w:ins>
      <w:ins w:id="2033" w:author="S2-104341" w:date="2010-09-14T14:06:00Z">
        <w:r>
          <w:rPr>
            <w:lang w:eastAsia="zh-CN"/>
          </w:rPr>
          <w:t xml:space="preserve">the EPS bearer establishment is required (e.g. default bearer creation, </w:t>
        </w:r>
      </w:ins>
      <w:ins w:id="2034" w:author="S2-104341" w:date="2010-09-14T14:06:00Z">
        <w:r>
          <w:rPr>
            <w:lang w:eastAsia="zh-CN"/>
          </w:rPr>
          <w:t>dedicated</w:t>
        </w:r>
      </w:ins>
      <w:ins w:id="2035" w:author="S2-104341" w:date="2010-09-14T14:06:00Z">
        <w:r>
          <w:rPr>
            <w:lang w:eastAsia="zh-CN"/>
          </w:rPr>
          <w:t xml:space="preserve"> bearer activation, </w:t>
        </w:r>
      </w:ins>
      <w:ins w:id="2036" w:author="S2-104341" w:date="2010-09-14T14:06:00Z">
        <w:r>
          <w:rPr/>
          <w:t>UE requested bearer resource modification</w:t>
        </w:r>
      </w:ins>
      <w:ins w:id="2037" w:author="S2-104341" w:date="2010-09-14T14:06:00Z">
        <w:r>
          <w:rPr>
            <w:lang w:eastAsia="zh-CN"/>
          </w:rPr>
          <w:t xml:space="preserve">), the Serving GW will send a </w:t>
        </w:r>
      </w:ins>
      <w:ins w:id="2038" w:author="S2-104341" w:date="2010-09-14T14:06:00Z">
        <w:r>
          <w:rPr/>
          <w:t>Create Bearer Request</w:t>
        </w:r>
      </w:ins>
      <w:ins w:id="2039" w:author="S2-104341" w:date="2010-09-14T14:06:00Z">
        <w:r>
          <w:rPr>
            <w:lang w:eastAsia="zh-CN"/>
          </w:rPr>
          <w:t>/</w:t>
        </w:r>
      </w:ins>
      <w:ins w:id="2040" w:author="S2-104341" w:date="2010-09-14T14:06:00Z">
        <w:r>
          <w:rPr/>
          <w:t xml:space="preserve"> Create Session Response</w:t>
        </w:r>
      </w:ins>
      <w:ins w:id="2041" w:author="S2-104341" w:date="2010-09-14T14:06:00Z">
        <w:r>
          <w:rPr>
            <w:lang w:eastAsia="zh-CN"/>
          </w:rPr>
          <w:t xml:space="preserve"> message to the MME </w:t>
        </w:r>
      </w:ins>
      <w:ins w:id="2042" w:author="S2-104341" w:date="2010-09-14T14:06:00Z">
        <w:r>
          <w:rPr/>
          <w:t>as defined in</w:t>
        </w:r>
      </w:ins>
      <w:ins w:id="2043" w:author="S2-104341" w:date="2010-09-14T14:06:00Z">
        <w:r>
          <w:rPr>
            <w:lang w:eastAsia="zh-CN"/>
          </w:rPr>
          <w:t xml:space="preserve"> TS23.401.</w:t>
        </w:r>
      </w:ins>
    </w:p>
    <w:p>
      <w:pPr>
        <w:pStyle w:val="B1"/>
        <w:numPr>
          <w:ilvl w:val="0"/>
          <w:numId w:val="26"/>
        </w:numPr>
        <w:rPr/>
      </w:pPr>
      <w:ins w:id="2045" w:author="S2-104341" w:date="2010-09-14T14:06:00Z">
        <w:r>
          <w:rPr>
            <w:lang w:eastAsia="zh-CN"/>
          </w:rPr>
          <w:t xml:space="preserve">The MME sends </w:t>
        </w:r>
      </w:ins>
      <w:ins w:id="2046" w:author="S2-104341" w:date="2010-09-14T14:06:00Z">
        <w:r>
          <w:rPr/>
          <w:t xml:space="preserve">to the </w:t>
        </w:r>
      </w:ins>
      <w:ins w:id="2047" w:author="S2-104341" w:date="2010-09-14T14:06:00Z">
        <w:r>
          <w:rPr>
            <w:lang w:eastAsia="zh-CN"/>
          </w:rPr>
          <w:t xml:space="preserve">HeNB the </w:t>
        </w:r>
      </w:ins>
      <w:ins w:id="2048" w:author="S2-104341" w:date="2010-09-14T14:06:00Z">
        <w:r>
          <w:rPr/>
          <w:t>Initial Context Setup Request</w:t>
        </w:r>
      </w:ins>
      <w:ins w:id="2049" w:author="S2-104341" w:date="2010-09-14T14:06:00Z">
        <w:r>
          <w:rPr>
            <w:lang w:eastAsia="zh-CN"/>
          </w:rPr>
          <w:t xml:space="preserve"> </w:t>
        </w:r>
      </w:ins>
      <w:ins w:id="2050" w:author="S2-104341" w:date="2010-09-14T14:06:00Z">
        <w:r>
          <w:rPr/>
          <w:t>message</w:t>
        </w:r>
      </w:ins>
      <w:ins w:id="2051" w:author="S2-104341" w:date="2010-09-14T14:06:00Z">
        <w:r>
          <w:rPr>
            <w:lang w:eastAsia="zh-CN"/>
          </w:rPr>
          <w:t xml:space="preserve"> during the default bearer creation procedure,or </w:t>
        </w:r>
      </w:ins>
      <w:ins w:id="2052" w:author="S2-104341" w:date="2010-09-14T14:06:00Z">
        <w:r>
          <w:rPr/>
          <w:t xml:space="preserve">the Bearer Setup Request </w:t>
        </w:r>
      </w:ins>
      <w:ins w:id="2053" w:author="S2-104341" w:date="2010-09-14T14:06:00Z">
        <w:r>
          <w:rPr>
            <w:lang w:eastAsia="zh-CN"/>
          </w:rPr>
          <w:t>/</w:t>
        </w:r>
      </w:ins>
      <w:ins w:id="2054" w:author="S2-104341" w:date="2010-09-14T14:06:00Z">
        <w:r>
          <w:rPr/>
          <w:t xml:space="preserve">Session Management Request message </w:t>
        </w:r>
      </w:ins>
      <w:ins w:id="2055" w:author="S2-104341" w:date="2010-09-14T14:06:00Z">
        <w:r>
          <w:rPr>
            <w:lang w:eastAsia="zh-CN"/>
          </w:rPr>
          <w:t xml:space="preserve">during the </w:t>
        </w:r>
      </w:ins>
      <w:ins w:id="2056" w:author="S2-104341" w:date="2010-09-14T14:06:00Z">
        <w:r>
          <w:rPr>
            <w:lang w:eastAsia="zh-CN"/>
          </w:rPr>
          <w:t>dedicated</w:t>
        </w:r>
      </w:ins>
      <w:ins w:id="2057" w:author="S2-104341" w:date="2010-09-14T14:06:00Z">
        <w:r>
          <w:rPr>
            <w:lang w:eastAsia="zh-CN"/>
          </w:rPr>
          <w:t xml:space="preserve"> bearer activation procedure and the </w:t>
        </w:r>
      </w:ins>
      <w:ins w:id="2058" w:author="S2-104341" w:date="2010-09-14T14:06:00Z">
        <w:r>
          <w:rPr/>
          <w:t xml:space="preserve">UE requested bearer resource modification </w:t>
        </w:r>
      </w:ins>
      <w:ins w:id="2059" w:author="S2-104341" w:date="2010-09-14T14:06:00Z">
        <w:r>
          <w:rPr>
            <w:lang w:eastAsia="zh-CN"/>
          </w:rPr>
          <w:t xml:space="preserve">procedure. The messages shall contain the </w:t>
        </w:r>
      </w:ins>
      <w:ins w:id="2060" w:author="S2-104341" w:date="2010-09-14T14:06:00Z">
        <w:r>
          <w:rPr/>
          <w:t xml:space="preserve">EPS Bearer Identity, </w:t>
        </w:r>
      </w:ins>
      <w:ins w:id="2061" w:author="S2-104341" w:date="2010-09-14T14:06:00Z">
        <w:r>
          <w:rPr>
            <w:lang w:eastAsia="zh-CN"/>
          </w:rPr>
          <w:t xml:space="preserve">the </w:t>
        </w:r>
      </w:ins>
      <w:ins w:id="2062" w:author="S2-104341" w:date="2010-09-14T14:06:00Z">
        <w:r>
          <w:rPr/>
          <w:t>EPS Bearer QoS</w:t>
        </w:r>
      </w:ins>
      <w:ins w:id="2063" w:author="S2-104341" w:date="2010-09-14T14:06:00Z">
        <w:r>
          <w:rPr>
            <w:lang w:eastAsia="zh-CN"/>
          </w:rPr>
          <w:t>,</w:t>
        </w:r>
      </w:ins>
      <w:ins w:id="2064" w:author="S2-104341" w:date="2010-09-14T14:06:00Z">
        <w:r>
          <w:rPr/>
          <w:t xml:space="preserve"> as defined in</w:t>
        </w:r>
      </w:ins>
      <w:ins w:id="2065" w:author="S2-104341" w:date="2010-09-14T14:06:00Z">
        <w:r>
          <w:rPr>
            <w:lang w:eastAsia="zh-CN"/>
          </w:rPr>
          <w:t xml:space="preserve"> TS23.401.</w:t>
        </w:r>
      </w:ins>
    </w:p>
    <w:p>
      <w:pPr>
        <w:pStyle w:val="B1"/>
        <w:numPr>
          <w:ilvl w:val="0"/>
          <w:numId w:val="26"/>
        </w:numPr>
        <w:rPr/>
      </w:pPr>
      <w:ins w:id="2067" w:author="S2-104341" w:date="2010-09-14T14:06:00Z">
        <w:r>
          <w:rPr>
            <w:lang w:eastAsia="zh-CN"/>
          </w:rPr>
          <w:t>The</w:t>
        </w:r>
      </w:ins>
      <w:ins w:id="2068" w:author="S2-104341" w:date="2010-09-14T14:06:00Z">
        <w:r>
          <w:rPr/>
          <w:t xml:space="preserve"> </w:t>
        </w:r>
      </w:ins>
      <w:ins w:id="2069" w:author="S2-104341" w:date="2010-09-14T14:06:00Z">
        <w:r>
          <w:rPr>
            <w:lang w:eastAsia="zh-CN"/>
          </w:rPr>
          <w:t>HeNB</w:t>
        </w:r>
      </w:ins>
      <w:ins w:id="2070" w:author="S2-104341" w:date="2010-09-14T14:06:00Z">
        <w:r>
          <w:rPr/>
          <w:t xml:space="preserve"> </w:t>
        </w:r>
      </w:ins>
      <w:ins w:id="2071" w:author="S2-104341" w:date="2010-09-14T14:06:00Z">
        <w:r>
          <w:rPr>
            <w:lang w:eastAsia="zh-CN"/>
          </w:rPr>
          <w:t>sends</w:t>
        </w:r>
      </w:ins>
      <w:ins w:id="2072" w:author="S2-104341" w:date="2010-09-14T14:06:00Z">
        <w:r>
          <w:rPr/>
          <w:t xml:space="preserve"> the Resource Allocation Request (the </w:t>
        </w:r>
      </w:ins>
      <w:ins w:id="2073" w:author="S2-104341" w:date="2010-09-14T14:06:00Z">
        <w:r>
          <w:rPr/>
          <w:t>EPS Bearer QoS</w:t>
        </w:r>
      </w:ins>
      <w:ins w:id="2074" w:author="S2-104341" w:date="2010-09-14T14:06:00Z">
        <w:r>
          <w:rPr/>
          <w:t xml:space="preserve">) message </w:t>
        </w:r>
      </w:ins>
      <w:ins w:id="2075" w:author="S2-104341" w:date="2010-09-14T14:06:00Z">
        <w:r>
          <w:rPr/>
          <w:t>to the</w:t>
        </w:r>
      </w:ins>
      <w:ins w:id="2076" w:author="S2-104341" w:date="2010-09-14T14:06:00Z">
        <w:r>
          <w:rPr/>
          <w:t xml:space="preserve"> H(e)NB Policy </w:t>
        </w:r>
      </w:ins>
      <w:ins w:id="2077" w:author="S2-104341" w:date="2010-09-14T14:06:00Z">
        <w:r>
          <w:rPr>
            <w:lang w:eastAsia="zh-CN"/>
          </w:rPr>
          <w:t>Function</w:t>
        </w:r>
      </w:ins>
      <w:ins w:id="2078" w:author="S2-104341" w:date="2010-09-14T14:06:00Z">
        <w:r>
          <w:rPr/>
          <w:t>.</w:t>
        </w:r>
      </w:ins>
    </w:p>
    <w:p>
      <w:pPr>
        <w:pStyle w:val="B1"/>
        <w:numPr>
          <w:ilvl w:val="0"/>
          <w:numId w:val="26"/>
        </w:numPr>
        <w:rPr/>
      </w:pPr>
      <w:ins w:id="2080" w:author="S2-104341" w:date="2010-09-14T14:06:00Z">
        <w:r>
          <w:rPr>
            <w:lang w:eastAsia="zh-CN"/>
          </w:rPr>
          <w:t>The</w:t>
        </w:r>
      </w:ins>
      <w:ins w:id="2081" w:author="S2-104341" w:date="2010-09-14T14:06:00Z">
        <w:r>
          <w:rPr/>
          <w:t xml:space="preserve"> </w:t>
        </w:r>
      </w:ins>
      <w:ins w:id="2082" w:author="S2-104341" w:date="2010-09-14T14:06:00Z">
        <w:r>
          <w:rPr/>
          <w:t>H(e)</w:t>
        </w:r>
      </w:ins>
      <w:ins w:id="2083" w:author="S2-104341" w:date="2010-09-14T14:06:00Z">
        <w:r>
          <w:rPr>
            <w:lang w:eastAsia="zh-CN"/>
          </w:rPr>
          <w:t>NB</w:t>
        </w:r>
      </w:ins>
      <w:ins w:id="2084" w:author="S2-104341" w:date="2010-09-14T14:06:00Z">
        <w:r>
          <w:rPr/>
          <w:t xml:space="preserve"> Policy Function </w:t>
        </w:r>
      </w:ins>
      <w:ins w:id="2085" w:author="S2-104341" w:date="2010-09-14T14:06:00Z">
        <w:r>
          <w:rPr/>
          <w:t xml:space="preserve">requests the BPCF to perform admission control. </w:t>
        </w:r>
      </w:ins>
      <w:ins w:id="2086" w:author="S2-104341" w:date="2010-09-14T14:06:00Z">
        <w:r>
          <w:rPr/>
          <w:t>The H(e)</w:t>
        </w:r>
      </w:ins>
      <w:ins w:id="2087" w:author="S2-104341" w:date="2010-09-14T14:06:00Z">
        <w:r>
          <w:rPr>
            <w:lang w:eastAsia="zh-CN"/>
          </w:rPr>
          <w:t>NB</w:t>
        </w:r>
      </w:ins>
      <w:ins w:id="2088" w:author="S2-104341" w:date="2010-09-14T14:06:00Z">
        <w:r>
          <w:rPr/>
          <w:t xml:space="preserve"> Policy Function </w:t>
        </w:r>
      </w:ins>
      <w:ins w:id="2089" w:author="S2-104341" w:date="2010-09-14T14:06:00Z">
        <w:r>
          <w:rPr>
            <w:lang w:eastAsia="zh-CN"/>
          </w:rPr>
          <w:t>sends t</w:t>
        </w:r>
      </w:ins>
      <w:ins w:id="2090" w:author="S2-104341" w:date="2010-09-14T14:06:00Z">
        <w:r>
          <w:rPr/>
          <w:t>he GW Control and QoS Rule Provision</w:t>
        </w:r>
      </w:ins>
      <w:ins w:id="2091" w:author="S2-104341" w:date="2010-09-14T14:06:00Z">
        <w:r>
          <w:rPr>
            <w:lang w:eastAsia="zh-CN"/>
          </w:rPr>
          <w:t xml:space="preserve"> (</w:t>
        </w:r>
      </w:ins>
      <w:ins w:id="2092" w:author="S2-104341" w:date="2010-09-14T14:06:00Z">
        <w:r>
          <w:rPr/>
          <w:t>QoS-Rule with the QoS information</w:t>
        </w:r>
      </w:ins>
      <w:ins w:id="2093" w:author="S2-104341" w:date="2010-09-14T14:06:00Z">
        <w:r>
          <w:rPr>
            <w:lang w:eastAsia="zh-CN"/>
          </w:rPr>
          <w:t>) message to BPCF. The BPCF p</w:t>
        </w:r>
      </w:ins>
      <w:ins w:id="2094" w:author="S2-104341" w:date="2010-09-14T14:06:00Z">
        <w:r>
          <w:rPr/>
          <w:t xml:space="preserve">erforms admission control in </w:t>
        </w:r>
      </w:ins>
      <w:ins w:id="2095" w:author="S2-104341" w:date="2010-09-14T14:06:00Z">
        <w:r>
          <w:rPr>
            <w:lang w:eastAsia="zh-CN"/>
          </w:rPr>
          <w:t>BBF</w:t>
        </w:r>
      </w:ins>
      <w:ins w:id="2096" w:author="S2-104341" w:date="2010-09-14T14:06:00Z">
        <w:r>
          <w:rPr/>
          <w:t xml:space="preserve"> access</w:t>
        </w:r>
      </w:ins>
      <w:ins w:id="2097" w:author="S2-104341" w:date="2010-09-14T14:06:00Z">
        <w:r>
          <w:rPr>
            <w:lang w:eastAsia="zh-CN"/>
          </w:rPr>
          <w:t xml:space="preserve"> based on</w:t>
        </w:r>
      </w:ins>
      <w:ins w:id="2098" w:author="S2-104341" w:date="2010-09-14T14:06:00Z">
        <w:r>
          <w:rPr/>
          <w:t xml:space="preserve"> </w:t>
        </w:r>
      </w:ins>
      <w:ins w:id="2099" w:author="S2-104341" w:date="2010-09-14T14:06:00Z">
        <w:r>
          <w:rPr>
            <w:lang w:eastAsia="zh-CN"/>
          </w:rPr>
          <w:t xml:space="preserve">the </w:t>
        </w:r>
      </w:ins>
      <w:ins w:id="2100" w:author="S2-104341" w:date="2010-09-14T14:06:00Z">
        <w:r>
          <w:rPr/>
          <w:t>QoS-Rule with the QoS information</w:t>
        </w:r>
      </w:ins>
      <w:ins w:id="2101" w:author="S2-104341" w:date="2010-09-14T14:06:00Z">
        <w:r>
          <w:rPr>
            <w:lang w:eastAsia="zh-CN"/>
          </w:rPr>
          <w:t xml:space="preserve">, which includes </w:t>
        </w:r>
      </w:ins>
      <w:ins w:id="2102" w:author="S2-104341" w:date="2010-09-14T14:06:00Z">
        <w:r>
          <w:rPr/>
          <w:t xml:space="preserve">QCI, GBR, MBR, </w:t>
        </w:r>
      </w:ins>
      <w:ins w:id="2103" w:author="S2-104341" w:date="2010-09-14T14:06:00Z">
        <w:r>
          <w:rPr>
            <w:lang w:eastAsia="zh-CN"/>
          </w:rPr>
          <w:t xml:space="preserve">and </w:t>
        </w:r>
      </w:ins>
      <w:ins w:id="2104" w:author="S2-104341" w:date="2010-09-14T14:06:00Z">
        <w:r>
          <w:rPr/>
          <w:t>ARP</w:t>
        </w:r>
      </w:ins>
      <w:ins w:id="2105" w:author="S2-104341" w:date="2010-09-14T14:06:00Z">
        <w:r>
          <w:rPr>
            <w:lang w:eastAsia="zh-CN"/>
          </w:rPr>
          <w:t xml:space="preserve">. </w:t>
        </w:r>
      </w:ins>
    </w:p>
    <w:p>
      <w:pPr>
        <w:pStyle w:val="B1"/>
        <w:numPr>
          <w:ilvl w:val="0"/>
          <w:numId w:val="26"/>
        </w:numPr>
        <w:rPr>
          <w:lang w:eastAsia="zh-CN"/>
          <w:ins w:id="2121" w:author="S2-104341" w:date="2010-09-14T14:06:00Z"/>
        </w:rPr>
      </w:pPr>
      <w:ins w:id="2107" w:author="S2-104341" w:date="2010-09-14T14:06:00Z">
        <w:r>
          <w:rPr>
            <w:lang w:eastAsia="zh-CN"/>
          </w:rPr>
          <w:t>T</w:t>
        </w:r>
      </w:ins>
      <w:ins w:id="2108" w:author="S2-104341" w:date="2010-09-14T14:06:00Z">
        <w:r>
          <w:rPr>
            <w:lang w:eastAsia="zh-CN"/>
          </w:rPr>
          <w:t>h</w:t>
        </w:r>
      </w:ins>
      <w:ins w:id="2109" w:author="S2-104341" w:date="2010-09-14T14:06:00Z">
        <w:r>
          <w:rPr>
            <w:lang w:eastAsia="zh-CN"/>
          </w:rPr>
          <w:t>e BPCF finds the HeNB</w:t>
        </w:r>
      </w:ins>
      <w:ins w:id="2110" w:author="S2-104341" w:date="2010-09-14T14:06:00Z">
        <w:r>
          <w:rPr>
            <w:lang w:eastAsia="zh-CN"/>
          </w:rPr>
          <w:t>’</w:t>
        </w:r>
      </w:ins>
      <w:ins w:id="2111" w:author="S2-104341" w:date="2010-09-14T14:06:00Z">
        <w:r>
          <w:rPr>
            <w:lang w:eastAsia="zh-CN"/>
          </w:rPr>
          <w:t xml:space="preserve">s access point in the BBF access network, and acquires the </w:t>
        </w:r>
      </w:ins>
      <w:ins w:id="2112" w:author="S2-104341" w:date="2010-09-14T14:06:00Z">
        <w:r>
          <w:rPr>
            <w:lang w:eastAsia="zh-CN"/>
          </w:rPr>
          <w:t>available</w:t>
        </w:r>
      </w:ins>
      <w:ins w:id="2113" w:author="S2-104341" w:date="2010-09-14T14:06:00Z">
        <w:r>
          <w:rPr>
            <w:lang w:eastAsia="zh-CN"/>
          </w:rPr>
          <w:t xml:space="preserve"> resources at this access point. </w:t>
        </w:r>
      </w:ins>
      <w:ins w:id="2114" w:author="S2-104341" w:date="2010-09-14T14:06:00Z">
        <w:r>
          <w:rPr/>
          <w:t xml:space="preserve">The BPCF takes into account the information contained in the QoS rule </w:t>
        </w:r>
      </w:ins>
      <w:ins w:id="2115" w:author="S2-104341" w:date="2010-09-14T14:06:00Z">
        <w:r>
          <w:rPr>
            <w:lang w:eastAsia="zh-CN"/>
          </w:rPr>
          <w:t xml:space="preserve">and the </w:t>
        </w:r>
      </w:ins>
      <w:ins w:id="2116" w:author="S2-104341" w:date="2010-09-14T14:06:00Z">
        <w:r>
          <w:rPr>
            <w:lang w:eastAsia="zh-CN"/>
          </w:rPr>
          <w:t>available</w:t>
        </w:r>
      </w:ins>
      <w:ins w:id="2117" w:author="S2-104341" w:date="2010-09-14T14:06:00Z">
        <w:r>
          <w:rPr>
            <w:lang w:eastAsia="zh-CN"/>
          </w:rPr>
          <w:t xml:space="preserve"> resources at the HeNB</w:t>
        </w:r>
      </w:ins>
      <w:ins w:id="2118" w:author="S2-104341" w:date="2010-09-14T14:06:00Z">
        <w:r>
          <w:rPr>
            <w:lang w:eastAsia="zh-CN"/>
          </w:rPr>
          <w:t>’</w:t>
        </w:r>
      </w:ins>
      <w:ins w:id="2119" w:author="S2-104341" w:date="2010-09-14T14:06:00Z">
        <w:r>
          <w:rPr>
            <w:lang w:eastAsia="zh-CN"/>
          </w:rPr>
          <w:t>s access point,</w:t>
        </w:r>
      </w:ins>
      <w:ins w:id="2120" w:author="S2-104341" w:date="2010-09-14T14:06:00Z">
        <w:r>
          <w:rPr/>
          <w:t xml:space="preserve"> but the details for how admission control is performed in the BBF access is out of scope to 3GPP. If the request is accepted the BPCF may provision the BRAS/BNG with information for QoS control of the service data flow. </w:t>
        </w:r>
      </w:ins>
    </w:p>
    <w:p>
      <w:pPr>
        <w:pStyle w:val="B1"/>
        <w:ind w:start="768" w:hanging="0"/>
        <w:rPr>
          <w:lang w:val="en-CA"/>
          <w:ins w:id="2133" w:author="S2-104341" w:date="2010-09-14T14:06:00Z"/>
        </w:rPr>
      </w:pPr>
      <w:ins w:id="2122" w:author="S2-104341" w:date="2010-09-14T14:06:00Z">
        <w:r>
          <w:rPr>
            <w:lang w:eastAsia="zh-CN"/>
          </w:rPr>
          <w:t>The</w:t>
        </w:r>
      </w:ins>
      <w:ins w:id="2123" w:author="S2-104341" w:date="2010-09-14T14:06:00Z">
        <w:r>
          <w:rPr>
            <w:lang w:val="en-CA" w:eastAsia="zh-CN"/>
          </w:rPr>
          <w:t xml:space="preserve"> BPCF </w:t>
        </w:r>
      </w:ins>
      <w:ins w:id="2124" w:author="S2-104341" w:date="2010-09-14T14:06:00Z">
        <w:r>
          <w:rPr/>
          <w:t>send</w:t>
        </w:r>
      </w:ins>
      <w:ins w:id="2125" w:author="S2-104341" w:date="2010-09-14T14:06:00Z">
        <w:r>
          <w:rPr>
            <w:lang w:eastAsia="zh-CN"/>
          </w:rPr>
          <w:t>s</w:t>
        </w:r>
      </w:ins>
      <w:ins w:id="2126" w:author="S2-104341" w:date="2010-09-14T14:06:00Z">
        <w:r>
          <w:rPr/>
          <w:t xml:space="preserve"> an G</w:t>
        </w:r>
      </w:ins>
      <w:ins w:id="2127" w:author="S2-104341" w:date="2010-09-14T14:06:00Z">
        <w:r>
          <w:rPr>
            <w:lang w:eastAsia="zh-CN"/>
          </w:rPr>
          <w:t>W</w:t>
        </w:r>
      </w:ins>
      <w:ins w:id="2128" w:author="S2-104341" w:date="2010-09-14T14:06:00Z">
        <w:r>
          <w:rPr/>
          <w:t xml:space="preserve"> Control and QoS Rule Provision Ack</w:t>
        </w:r>
      </w:ins>
      <w:ins w:id="2129" w:author="S2-104341" w:date="2010-09-14T14:06:00Z">
        <w:r>
          <w:rPr>
            <w:lang w:eastAsia="zh-CN"/>
          </w:rPr>
          <w:t xml:space="preserve"> </w:t>
        </w:r>
      </w:ins>
      <w:ins w:id="2130" w:author="S2-104341" w:date="2010-09-14T14:06:00Z">
        <w:r>
          <w:rPr/>
          <w:t xml:space="preserve">message to the </w:t>
        </w:r>
      </w:ins>
      <w:ins w:id="2131" w:author="S2-104341" w:date="2010-09-14T14:06:00Z">
        <w:r>
          <w:rPr>
            <w:lang w:eastAsia="zh-CN"/>
          </w:rPr>
          <w:t>H(e)NB Policy Function</w:t>
        </w:r>
      </w:ins>
      <w:ins w:id="2132" w:author="S2-104341" w:date="2010-09-14T14:06:00Z">
        <w:r>
          <w:rPr/>
          <w:t>.</w:t>
        </w:r>
      </w:ins>
    </w:p>
    <w:p>
      <w:pPr>
        <w:pStyle w:val="B1"/>
        <w:numPr>
          <w:ilvl w:val="0"/>
          <w:numId w:val="26"/>
        </w:numPr>
        <w:rPr>
          <w:lang w:eastAsia="zh-CN"/>
          <w:ins w:id="2145" w:author="S2-104341" w:date="2010-09-14T14:06:00Z"/>
        </w:rPr>
      </w:pPr>
      <w:ins w:id="2134" w:author="S2-104341" w:date="2010-09-14T14:06:00Z">
        <w:r>
          <w:rPr>
            <w:lang w:eastAsia="zh-CN"/>
          </w:rPr>
          <w:t>The</w:t>
        </w:r>
      </w:ins>
      <w:ins w:id="2135" w:author="S2-104341" w:date="2010-09-14T14:06:00Z">
        <w:r>
          <w:rPr>
            <w:lang w:val="en-CA" w:eastAsia="zh-CN"/>
          </w:rPr>
          <w:t xml:space="preserve"> </w:t>
        </w:r>
      </w:ins>
      <w:ins w:id="2136" w:author="S2-104341" w:date="2010-09-14T14:06:00Z">
        <w:r>
          <w:rPr>
            <w:lang w:eastAsia="zh-CN"/>
          </w:rPr>
          <w:t>H(e)NB Policy Function</w:t>
        </w:r>
      </w:ins>
      <w:ins w:id="2137" w:author="S2-104341" w:date="2010-09-14T14:06:00Z">
        <w:r>
          <w:rPr/>
          <w:t xml:space="preserve"> </w:t>
        </w:r>
      </w:ins>
      <w:ins w:id="2138" w:author="S2-104341" w:date="2010-09-14T14:06:00Z">
        <w:r>
          <w:rPr>
            <w:lang w:eastAsia="zh-CN"/>
          </w:rPr>
          <w:t xml:space="preserve">sends </w:t>
        </w:r>
      </w:ins>
      <w:ins w:id="2139" w:author="S2-104341" w:date="2010-09-14T14:06:00Z">
        <w:r>
          <w:rPr/>
          <w:t>Resource Allocation Re</w:t>
        </w:r>
      </w:ins>
      <w:ins w:id="2140" w:author="S2-104341" w:date="2010-09-14T14:06:00Z">
        <w:r>
          <w:rPr>
            <w:lang w:eastAsia="zh-CN"/>
          </w:rPr>
          <w:t>sponse</w:t>
        </w:r>
      </w:ins>
      <w:ins w:id="2141" w:author="S2-104341" w:date="2010-09-14T14:06:00Z">
        <w:r>
          <w:rPr/>
          <w:t xml:space="preserve"> to the </w:t>
        </w:r>
      </w:ins>
      <w:ins w:id="2142" w:author="S2-104341" w:date="2010-09-14T14:06:00Z">
        <w:r>
          <w:rPr>
            <w:lang w:eastAsia="zh-CN"/>
          </w:rPr>
          <w:t>correspond</w:t>
        </w:r>
      </w:ins>
      <w:ins w:id="2143" w:author="S2-104341" w:date="2010-09-14T14:06:00Z">
        <w:r>
          <w:rPr>
            <w:lang w:eastAsia="zh-CN"/>
          </w:rPr>
          <w:t xml:space="preserve">ing </w:t>
        </w:r>
      </w:ins>
      <w:ins w:id="2144" w:author="S2-104341" w:date="2010-09-14T14:06:00Z">
        <w:r>
          <w:rPr/>
          <w:t>HeNB.</w:t>
        </w:r>
      </w:ins>
    </w:p>
    <w:p>
      <w:pPr>
        <w:pStyle w:val="B1"/>
        <w:numPr>
          <w:ilvl w:val="0"/>
          <w:numId w:val="26"/>
        </w:numPr>
        <w:rPr/>
      </w:pPr>
      <w:ins w:id="2146" w:author="S2-104341" w:date="2010-09-14T14:06:00Z">
        <w:r>
          <w:rPr>
            <w:lang w:val="en-CA" w:eastAsia="zh-CN"/>
          </w:rPr>
          <w:t>The H</w:t>
        </w:r>
      </w:ins>
      <w:ins w:id="2147" w:author="S2-104341" w:date="2010-09-14T14:06:00Z">
        <w:r>
          <w:rPr>
            <w:lang w:val="en-CA" w:eastAsia="zh-CN"/>
          </w:rPr>
          <w:t>(</w:t>
        </w:r>
      </w:ins>
      <w:ins w:id="2148" w:author="S2-104341" w:date="2010-09-14T14:06:00Z">
        <w:r>
          <w:rPr>
            <w:lang w:val="en-CA" w:eastAsia="zh-CN"/>
          </w:rPr>
          <w:t>e</w:t>
        </w:r>
      </w:ins>
      <w:ins w:id="2149" w:author="S2-104341" w:date="2010-09-14T14:06:00Z">
        <w:r>
          <w:rPr>
            <w:lang w:val="en-CA" w:eastAsia="zh-CN"/>
          </w:rPr>
          <w:t>)</w:t>
        </w:r>
      </w:ins>
      <w:ins w:id="2150" w:author="S2-104341" w:date="2010-09-14T14:06:00Z">
        <w:r>
          <w:rPr>
            <w:lang w:val="en-CA" w:eastAsia="zh-CN"/>
          </w:rPr>
          <w:t xml:space="preserve">NB allocates the radio resource, and </w:t>
        </w:r>
      </w:ins>
      <w:ins w:id="2151" w:author="S2-104341" w:date="2010-09-14T14:06:00Z">
        <w:r>
          <w:rPr>
            <w:lang w:val="en-CA" w:eastAsia="zh-CN"/>
          </w:rPr>
          <w:t xml:space="preserve">continue with </w:t>
        </w:r>
      </w:ins>
      <w:ins w:id="2152" w:author="S2-104341" w:date="2010-09-14T14:06:00Z">
        <w:r>
          <w:rPr>
            <w:lang w:val="en-CA" w:eastAsia="zh-CN"/>
          </w:rPr>
          <w:t>radio bearer establishment</w:t>
        </w:r>
      </w:ins>
      <w:ins w:id="2153" w:author="S2-104341" w:date="2010-09-14T14:06:00Z">
        <w:r>
          <w:rPr>
            <w:lang w:val="en-CA" w:eastAsia="zh-CN"/>
          </w:rPr>
          <w:t xml:space="preserve"> procedure</w:t>
        </w:r>
      </w:ins>
      <w:ins w:id="2154" w:author="S2-104341" w:date="2010-09-14T14:06:00Z">
        <w:r>
          <w:rPr>
            <w:lang w:val="en-CA" w:eastAsia="zh-CN"/>
          </w:rPr>
          <w:t>.</w:t>
        </w:r>
      </w:ins>
    </w:p>
    <w:p>
      <w:pPr>
        <w:pStyle w:val="B1"/>
        <w:numPr>
          <w:ilvl w:val="0"/>
          <w:numId w:val="26"/>
        </w:numPr>
        <w:rPr/>
      </w:pPr>
      <w:ins w:id="2156" w:author="S2-104341" w:date="2010-09-14T14:06:00Z">
        <w:r>
          <w:rPr>
            <w:lang w:eastAsia="zh-CN"/>
          </w:rPr>
          <w:t xml:space="preserve">As </w:t>
        </w:r>
      </w:ins>
      <w:ins w:id="2157" w:author="S2-104341" w:date="2010-09-14T14:06:00Z">
        <w:r>
          <w:rPr/>
          <w:t>defined in</w:t>
        </w:r>
      </w:ins>
      <w:ins w:id="2158" w:author="S2-104341" w:date="2010-09-14T14:06:00Z">
        <w:r>
          <w:rPr>
            <w:lang w:eastAsia="zh-CN"/>
          </w:rPr>
          <w:t xml:space="preserve"> TS23.401, the H</w:t>
        </w:r>
      </w:ins>
      <w:ins w:id="2159" w:author="S2-104341" w:date="2010-09-14T14:06:00Z">
        <w:r>
          <w:rPr>
            <w:lang w:eastAsia="zh-CN"/>
          </w:rPr>
          <w:t>(</w:t>
        </w:r>
      </w:ins>
      <w:ins w:id="2160" w:author="S2-104341" w:date="2010-09-14T14:06:00Z">
        <w:r>
          <w:rPr>
            <w:lang w:eastAsia="zh-CN"/>
          </w:rPr>
          <w:t>e</w:t>
        </w:r>
      </w:ins>
      <w:ins w:id="2161" w:author="S2-104341" w:date="2010-09-14T14:06:00Z">
        <w:r>
          <w:rPr>
            <w:lang w:eastAsia="zh-CN"/>
          </w:rPr>
          <w:t>)</w:t>
        </w:r>
      </w:ins>
      <w:ins w:id="2162" w:author="S2-104341" w:date="2010-09-14T14:06:00Z">
        <w:r>
          <w:rPr>
            <w:lang w:eastAsia="zh-CN"/>
          </w:rPr>
          <w:t xml:space="preserve">NB sends </w:t>
        </w:r>
      </w:ins>
      <w:ins w:id="2163" w:author="S2-104341" w:date="2010-09-14T14:06:00Z">
        <w:r>
          <w:rPr/>
          <w:t xml:space="preserve">to the </w:t>
        </w:r>
      </w:ins>
      <w:ins w:id="2164" w:author="S2-104341" w:date="2010-09-14T14:06:00Z">
        <w:r>
          <w:rPr>
            <w:lang w:eastAsia="zh-CN"/>
          </w:rPr>
          <w:t xml:space="preserve">MME the </w:t>
        </w:r>
      </w:ins>
      <w:ins w:id="2165" w:author="S2-104341" w:date="2010-09-14T14:06:00Z">
        <w:r>
          <w:rPr/>
          <w:t xml:space="preserve">Initial Context Setup </w:t>
        </w:r>
      </w:ins>
      <w:ins w:id="2166" w:author="S2-104341" w:date="2010-09-14T14:06:00Z">
        <w:r>
          <w:rPr>
            <w:lang w:eastAsia="zh-CN"/>
          </w:rPr>
          <w:t xml:space="preserve">Response </w:t>
        </w:r>
      </w:ins>
      <w:ins w:id="2167" w:author="S2-104341" w:date="2010-09-14T14:06:00Z">
        <w:r>
          <w:rPr/>
          <w:t>message</w:t>
        </w:r>
      </w:ins>
      <w:ins w:id="2168" w:author="S2-104341" w:date="2010-09-14T14:06:00Z">
        <w:r>
          <w:rPr>
            <w:lang w:eastAsia="zh-CN"/>
          </w:rPr>
          <w:t xml:space="preserve"> during the default bearer creation procedure,or </w:t>
        </w:r>
      </w:ins>
      <w:ins w:id="2169" w:author="S2-104341" w:date="2010-09-14T14:06:00Z">
        <w:r>
          <w:rPr/>
          <w:t xml:space="preserve">the Bearer Setup </w:t>
        </w:r>
      </w:ins>
      <w:ins w:id="2170" w:author="S2-104341" w:date="2010-09-14T14:06:00Z">
        <w:r>
          <w:rPr>
            <w:lang w:eastAsia="zh-CN"/>
          </w:rPr>
          <w:t>Response /</w:t>
        </w:r>
      </w:ins>
      <w:ins w:id="2171" w:author="S2-104341" w:date="2010-09-14T14:06:00Z">
        <w:r>
          <w:rPr/>
          <w:t xml:space="preserve">Session Management </w:t>
        </w:r>
      </w:ins>
      <w:ins w:id="2172" w:author="S2-104341" w:date="2010-09-14T14:06:00Z">
        <w:r>
          <w:rPr>
            <w:lang w:eastAsia="zh-CN"/>
          </w:rPr>
          <w:t xml:space="preserve">Response </w:t>
        </w:r>
      </w:ins>
      <w:ins w:id="2173" w:author="S2-104341" w:date="2010-09-14T14:06:00Z">
        <w:r>
          <w:rPr/>
          <w:t xml:space="preserve">message </w:t>
        </w:r>
      </w:ins>
      <w:ins w:id="2174" w:author="S2-104341" w:date="2010-09-14T14:06:00Z">
        <w:r>
          <w:rPr>
            <w:lang w:eastAsia="zh-CN"/>
          </w:rPr>
          <w:t xml:space="preserve">during the </w:t>
        </w:r>
      </w:ins>
      <w:ins w:id="2175" w:author="S2-104341" w:date="2010-09-14T14:06:00Z">
        <w:r>
          <w:rPr>
            <w:lang w:eastAsia="zh-CN"/>
          </w:rPr>
          <w:t>dedicated</w:t>
        </w:r>
      </w:ins>
      <w:ins w:id="2176" w:author="S2-104341" w:date="2010-09-14T14:06:00Z">
        <w:r>
          <w:rPr>
            <w:lang w:eastAsia="zh-CN"/>
          </w:rPr>
          <w:t xml:space="preserve"> bearer activation procedure and the </w:t>
        </w:r>
      </w:ins>
      <w:ins w:id="2177" w:author="S2-104341" w:date="2010-09-14T14:06:00Z">
        <w:r>
          <w:rPr/>
          <w:t xml:space="preserve">UE requested bearer resource modification </w:t>
        </w:r>
      </w:ins>
      <w:ins w:id="2178" w:author="S2-104341" w:date="2010-09-14T14:06:00Z">
        <w:r>
          <w:rPr>
            <w:lang w:eastAsia="zh-CN"/>
          </w:rPr>
          <w:t>procedure.</w:t>
        </w:r>
      </w:ins>
    </w:p>
    <w:p>
      <w:pPr>
        <w:pStyle w:val="Normal"/>
        <w:rPr>
          <w:lang w:eastAsia="zh-CN"/>
          <w:ins w:id="2181" w:author="S2-104341" w:date="2010-09-14T14:06:00Z"/>
        </w:rPr>
      </w:pPr>
      <w:ins w:id="2180" w:author="S2-104341" w:date="2010-09-14T14:06:00Z">
        <w:r>
          <w:rPr>
            <w:lang w:eastAsia="zh-CN"/>
          </w:rPr>
        </w:r>
      </w:ins>
    </w:p>
    <w:p>
      <w:pPr>
        <w:pStyle w:val="Heading6"/>
        <w:bidi w:val="0"/>
        <w:jc w:val="start"/>
        <w:rPr>
          <w:lang w:eastAsia="zh-CN"/>
          <w:ins w:id="2189" w:author="S2-104341" w:date="2010-09-14T14:06:00Z"/>
        </w:rPr>
      </w:pPr>
      <w:ins w:id="2182" w:author="S2-104341" w:date="2010-09-14T14:06:00Z">
        <w:r>
          <w:rPr>
            <w:lang w:val="en-CA"/>
          </w:rPr>
          <w:t>5.</w:t>
        </w:r>
      </w:ins>
      <w:ins w:id="2183" w:author="S2-104341" w:date="2010-09-15T10:45:00Z">
        <w:r>
          <w:rPr>
            <w:lang w:val="en-CA"/>
          </w:rPr>
          <w:t>6</w:t>
        </w:r>
      </w:ins>
      <w:ins w:id="2184" w:author="S2-104341" w:date="2010-09-14T14:06:00Z">
        <w:r>
          <w:rPr>
            <w:lang w:val="en-CA"/>
          </w:rPr>
          <w:t xml:space="preserve">.2.1.2.2  </w:t>
        </w:r>
      </w:ins>
      <w:ins w:id="2185" w:author="S2-104341" w:date="2010-09-14T14:06:00Z">
        <w:r>
          <w:rPr/>
          <w:t>PDP Context Activation</w:t>
        </w:r>
      </w:ins>
      <w:ins w:id="2186" w:author="S2-104341" w:date="2010-09-14T14:06:00Z">
        <w:r>
          <w:rPr>
            <w:lang w:eastAsia="zh-CN"/>
          </w:rPr>
          <w:t xml:space="preserve"> w</w:t>
        </w:r>
      </w:ins>
      <w:ins w:id="2187" w:author="S2-104341" w:date="2010-09-14T14:06:00Z">
        <w:r>
          <w:rPr/>
          <w:t>hen a UE attaches to UTRAN/GERAN</w:t>
        </w:r>
      </w:ins>
      <w:ins w:id="2188" w:author="S2-104341" w:date="2010-09-14T14:06:00Z">
        <w:r>
          <w:rPr>
            <w:lang w:eastAsia="zh-CN"/>
          </w:rPr>
          <w:t xml:space="preserve"> via HNB subsystem</w:t>
        </w:r>
      </w:ins>
    </w:p>
    <w:p>
      <w:pPr>
        <w:pStyle w:val="Normal"/>
        <w:rPr>
          <w:lang w:eastAsia="zh-CN"/>
          <w:ins w:id="2200" w:author="S2-104341" w:date="2010-09-14T14:06:00Z"/>
        </w:rPr>
      </w:pPr>
      <w:ins w:id="2190" w:author="S2-104341" w:date="2010-09-14T14:06:00Z">
        <w:r>
          <w:rPr/>
          <w:t xml:space="preserve">The PDP Context Activation </w:t>
        </w:r>
      </w:ins>
      <w:ins w:id="2191" w:author="S2-104341" w:date="2010-09-14T14:06:00Z">
        <w:r>
          <w:rPr>
            <w:lang w:eastAsia="zh-CN"/>
          </w:rPr>
          <w:t>P</w:t>
        </w:r>
      </w:ins>
      <w:ins w:id="2192" w:author="S2-104341" w:date="2010-09-14T14:06:00Z">
        <w:r>
          <w:rPr/>
          <w:t>rocedure for a UE attaches to UTRAN/GERAN</w:t>
        </w:r>
      </w:ins>
      <w:ins w:id="2193" w:author="S2-104341" w:date="2010-09-14T14:06:00Z">
        <w:r>
          <w:rPr>
            <w:lang w:eastAsia="zh-CN"/>
          </w:rPr>
          <w:t xml:space="preserve"> via HNB subsystem</w:t>
        </w:r>
      </w:ins>
      <w:ins w:id="2194" w:author="S2-104341" w:date="2010-09-14T14:06:00Z">
        <w:r>
          <w:rPr/>
          <w:t xml:space="preserve"> is depicted in figure </w:t>
        </w:r>
      </w:ins>
      <w:ins w:id="2195" w:author="S2-104341" w:date="2010-09-14T14:06:00Z">
        <w:r>
          <w:rPr>
            <w:lang w:eastAsia="zh-CN"/>
          </w:rPr>
          <w:t>5.</w:t>
        </w:r>
      </w:ins>
      <w:ins w:id="2196" w:author="S2-104341" w:date="2010-09-15T10:45:00Z">
        <w:r>
          <w:rPr>
            <w:lang w:eastAsia="zh-CN"/>
          </w:rPr>
          <w:t>6</w:t>
        </w:r>
      </w:ins>
      <w:ins w:id="2197" w:author="S2-104341" w:date="2010-09-14T14:06:00Z">
        <w:r>
          <w:rPr>
            <w:lang w:eastAsia="zh-CN"/>
          </w:rPr>
          <w:t>.2.</w:t>
        </w:r>
      </w:ins>
      <w:ins w:id="2198" w:author="S2-104341" w:date="2010-09-14T14:06:00Z">
        <w:r>
          <w:rPr>
            <w:lang w:eastAsia="zh-CN"/>
          </w:rPr>
          <w:t>1</w:t>
        </w:r>
      </w:ins>
      <w:ins w:id="2199" w:author="S2-104341" w:date="2010-09-14T14:06:00Z">
        <w:r>
          <w:rPr>
            <w:lang w:eastAsia="zh-CN"/>
          </w:rPr>
          <w:t>.2-2.</w:t>
        </w:r>
      </w:ins>
    </w:p>
    <w:p>
      <w:pPr>
        <w:pStyle w:val="Normal"/>
        <w:rPr>
          <w:lang w:eastAsia="zh-CN"/>
          <w:ins w:id="2202" w:author="S2-104341" w:date="2010-09-14T14:06:00Z"/>
        </w:rPr>
      </w:pPr>
      <w:ins w:id="2201" w:author="S2-104341" w:date="2010-09-14T14:06:00Z">
        <w:bookmarkStart w:id="328" w:name="_1346052806"/>
        <w:bookmarkStart w:id="329" w:name="_1345978611"/>
        <w:bookmarkStart w:id="330" w:name="_1345978153"/>
        <w:bookmarkStart w:id="331" w:name="_1345978134"/>
        <w:bookmarkEnd w:id="328"/>
        <w:bookmarkEnd w:id="329"/>
        <w:bookmarkEnd w:id="330"/>
        <w:bookmarkEnd w:id="331"/>
        <w:r>
          <w:rPr>
            <w:lang w:eastAsia="zh-CN"/>
          </w:rPr>
          <w:object w:dxaOrig="10874" w:dyaOrig="4500">
            <v:shape id="ole_rId180" style="width:490.95pt;height:203.4pt" o:ole="">
              <v:imagedata r:id="rId181" o:title=""/>
            </v:shape>
            <o:OLEObject Type="Embed" ProgID="" ShapeID="ole_rId180" DrawAspect="Content" ObjectID="_749884428" r:id="rId180"/>
          </w:object>
        </w:r>
      </w:ins>
    </w:p>
    <w:p>
      <w:pPr>
        <w:pStyle w:val="TF1"/>
        <w:rPr>
          <w:lang w:eastAsia="zh-CN"/>
          <w:ins w:id="2213" w:author="S2-104341" w:date="2010-09-14T14:06:00Z"/>
        </w:rPr>
      </w:pPr>
      <w:ins w:id="2203" w:author="S2-104341" w:date="2010-09-14T14:06:00Z">
        <w:r>
          <w:rPr/>
          <w:t xml:space="preserve">Figure </w:t>
        </w:r>
      </w:ins>
      <w:ins w:id="2204" w:author="S2-104341" w:date="2010-09-14T14:06:00Z">
        <w:r>
          <w:rPr>
            <w:lang w:eastAsia="zh-CN"/>
          </w:rPr>
          <w:t>5.</w:t>
        </w:r>
      </w:ins>
      <w:ins w:id="2205" w:author="S2-104341" w:date="2010-09-15T10:45:00Z">
        <w:r>
          <w:rPr>
            <w:lang w:eastAsia="zh-CN"/>
          </w:rPr>
          <w:t>6</w:t>
        </w:r>
      </w:ins>
      <w:ins w:id="2206" w:author="S2-104341" w:date="2010-09-14T14:06:00Z">
        <w:r>
          <w:rPr>
            <w:lang w:eastAsia="zh-CN"/>
          </w:rPr>
          <w:t>.2.</w:t>
        </w:r>
      </w:ins>
      <w:ins w:id="2207" w:author="S2-104341" w:date="2010-09-14T14:06:00Z">
        <w:r>
          <w:rPr>
            <w:lang w:eastAsia="zh-CN"/>
          </w:rPr>
          <w:t>1</w:t>
        </w:r>
      </w:ins>
      <w:ins w:id="2208" w:author="S2-104341" w:date="2010-09-14T14:06:00Z">
        <w:r>
          <w:rPr>
            <w:lang w:eastAsia="zh-CN"/>
          </w:rPr>
          <w:t>.2-2</w:t>
        </w:r>
      </w:ins>
      <w:ins w:id="2209" w:author="S2-104341" w:date="2010-09-14T14:06:00Z">
        <w:r>
          <w:rPr/>
          <w:t>: PDP Context Activation</w:t>
        </w:r>
      </w:ins>
      <w:ins w:id="2210" w:author="S2-104341" w:date="2010-09-14T14:06:00Z">
        <w:r>
          <w:rPr>
            <w:lang w:eastAsia="zh-CN"/>
          </w:rPr>
          <w:t xml:space="preserve"> Procedure</w:t>
        </w:r>
      </w:ins>
      <w:ins w:id="2211" w:author="S2-104341" w:date="2010-09-14T14:06:00Z">
        <w:r>
          <w:rPr/>
          <w:t xml:space="preserve"> for a UE attaches to </w:t>
        </w:r>
      </w:ins>
      <w:ins w:id="2212" w:author="S2-104341" w:date="2010-09-14T14:06:00Z">
        <w:r>
          <w:rPr>
            <w:lang w:eastAsia="zh-CN"/>
          </w:rPr>
          <w:t>EUTRAN via HeNB subsystem</w:t>
        </w:r>
      </w:ins>
    </w:p>
    <w:p>
      <w:pPr>
        <w:pStyle w:val="B1"/>
        <w:numPr>
          <w:ilvl w:val="0"/>
          <w:numId w:val="2"/>
        </w:numPr>
        <w:rPr/>
      </w:pPr>
      <w:ins w:id="2214" w:author="S2-104341" w:date="2010-09-14T14:06:00Z">
        <w:r>
          <w:rPr/>
          <w:t xml:space="preserve">If </w:t>
        </w:r>
      </w:ins>
      <w:ins w:id="2215" w:author="S2-104341" w:date="2010-09-14T14:06:00Z">
        <w:r>
          <w:rPr>
            <w:lang w:eastAsia="zh-CN"/>
          </w:rPr>
          <w:t xml:space="preserve">the PDP Context creation is required (e.g. PDP Context Activation, secondary PDP Context Activation, </w:t>
        </w:r>
      </w:ins>
      <w:ins w:id="2216" w:author="S2-104341" w:date="2010-09-14T14:06:00Z">
        <w:r>
          <w:rPr/>
          <w:t>Network-Requested PDP Context Activation</w:t>
        </w:r>
      </w:ins>
      <w:ins w:id="2217" w:author="S2-104341" w:date="2010-09-14T14:06:00Z">
        <w:r>
          <w:rPr>
            <w:lang w:eastAsia="zh-CN"/>
          </w:rPr>
          <w:t xml:space="preserve">), the GGSN/Serving GW will send a </w:t>
        </w:r>
      </w:ins>
      <w:ins w:id="2218" w:author="S2-104341" w:date="2010-09-14T14:06:00Z">
        <w:r>
          <w:rPr/>
          <w:t>Create PDP Context</w:t>
        </w:r>
      </w:ins>
      <w:ins w:id="2219" w:author="S2-104341" w:date="2010-09-14T14:06:00Z">
        <w:r>
          <w:rPr>
            <w:lang w:eastAsia="zh-CN"/>
          </w:rPr>
          <w:t xml:space="preserve"> Response/</w:t>
        </w:r>
      </w:ins>
      <w:ins w:id="2220" w:author="S2-104341" w:date="2010-09-14T14:06:00Z">
        <w:r>
          <w:rPr/>
          <w:t>Create Bearer Reques</w:t>
        </w:r>
      </w:ins>
      <w:ins w:id="2221" w:author="S2-104341" w:date="2010-09-14T14:06:00Z">
        <w:r>
          <w:rPr>
            <w:lang w:eastAsia="zh-CN"/>
          </w:rPr>
          <w:t xml:space="preserve">t message to the SGSN </w:t>
        </w:r>
      </w:ins>
      <w:ins w:id="2222" w:author="S2-104341" w:date="2010-09-14T14:06:00Z">
        <w:r>
          <w:rPr/>
          <w:t>as defined in</w:t>
        </w:r>
      </w:ins>
      <w:ins w:id="2223" w:author="S2-104341" w:date="2010-09-14T14:06:00Z">
        <w:r>
          <w:rPr>
            <w:lang w:eastAsia="zh-CN"/>
          </w:rPr>
          <w:t xml:space="preserve"> TS23.060.</w:t>
        </w:r>
      </w:ins>
    </w:p>
    <w:p>
      <w:pPr>
        <w:pStyle w:val="B1"/>
        <w:numPr>
          <w:ilvl w:val="0"/>
          <w:numId w:val="2"/>
        </w:numPr>
        <w:rPr/>
      </w:pPr>
      <w:ins w:id="2225" w:author="S2-104341" w:date="2010-09-14T14:06:00Z">
        <w:r>
          <w:rPr>
            <w:lang w:eastAsia="zh-CN"/>
          </w:rPr>
          <w:t xml:space="preserve">The SGSN initiates </w:t>
        </w:r>
      </w:ins>
      <w:ins w:id="2226" w:author="S2-104341" w:date="2010-09-14T14:06:00Z">
        <w:r>
          <w:rPr/>
          <w:t>RAB setup by the RAB Assignment procedure</w:t>
        </w:r>
      </w:ins>
      <w:ins w:id="2227" w:author="S2-104341" w:date="2010-09-14T14:06:00Z">
        <w:r>
          <w:rPr>
            <w:lang w:eastAsia="zh-CN"/>
          </w:rPr>
          <w:t xml:space="preserve"> sending</w:t>
        </w:r>
      </w:ins>
      <w:ins w:id="2228" w:author="S2-104341" w:date="2010-09-14T14:06:00Z">
        <w:r>
          <w:rPr/>
          <w:t xml:space="preserve"> a RAB Assignment Request message to the </w:t>
        </w:r>
      </w:ins>
      <w:ins w:id="2229" w:author="S2-104341" w:date="2010-09-14T14:06:00Z">
        <w:r>
          <w:rPr>
            <w:lang w:eastAsia="zh-CN"/>
          </w:rPr>
          <w:t xml:space="preserve">HNB via HNB GW to </w:t>
        </w:r>
      </w:ins>
      <w:ins w:id="2230" w:author="S2-104341" w:date="2010-09-14T14:06:00Z">
        <w:r>
          <w:rPr/>
          <w:t>establish one or several RABs</w:t>
        </w:r>
      </w:ins>
      <w:ins w:id="2231" w:author="S2-104341" w:date="2010-09-14T14:06:00Z">
        <w:r>
          <w:rPr>
            <w:lang w:eastAsia="zh-CN"/>
          </w:rPr>
          <w:t xml:space="preserve">. The message shall contain the RAB </w:t>
        </w:r>
      </w:ins>
      <w:ins w:id="2232" w:author="S2-104341" w:date="2010-09-14T14:06:00Z">
        <w:r>
          <w:rPr>
            <w:lang w:eastAsia="zh-CN"/>
          </w:rPr>
          <w:t>information</w:t>
        </w:r>
      </w:ins>
      <w:ins w:id="2233" w:author="S2-104341" w:date="2010-09-14T14:06:00Z">
        <w:r>
          <w:rPr>
            <w:lang w:eastAsia="zh-CN"/>
          </w:rPr>
          <w:t xml:space="preserve"> to be established</w:t>
        </w:r>
      </w:ins>
      <w:ins w:id="2234" w:author="S2-104341" w:date="2010-09-14T14:06:00Z">
        <w:r>
          <w:rPr/>
          <w:t xml:space="preserve"> as defined in</w:t>
        </w:r>
      </w:ins>
      <w:ins w:id="2235" w:author="S2-104341" w:date="2010-09-14T14:06:00Z">
        <w:r>
          <w:rPr>
            <w:lang w:eastAsia="zh-CN"/>
          </w:rPr>
          <w:t xml:space="preserve"> TS23.060.</w:t>
        </w:r>
      </w:ins>
    </w:p>
    <w:p>
      <w:pPr>
        <w:pStyle w:val="B1"/>
        <w:numPr>
          <w:ilvl w:val="0"/>
          <w:numId w:val="2"/>
        </w:numPr>
        <w:rPr/>
      </w:pPr>
      <w:ins w:id="2237" w:author="S2-104341" w:date="2010-09-14T14:06:00Z">
        <w:r>
          <w:rPr>
            <w:lang w:val="en-CA"/>
          </w:rPr>
          <w:t xml:space="preserve">. The steps are the same as for steps </w:t>
        </w:r>
      </w:ins>
      <w:ins w:id="2238" w:author="S2-104341" w:date="2010-09-14T14:06:00Z">
        <w:r>
          <w:rPr>
            <w:lang w:val="en-CA" w:eastAsia="zh-CN"/>
          </w:rPr>
          <w:t>3</w:t>
        </w:r>
      </w:ins>
      <w:ins w:id="2239" w:author="S2-104341" w:date="2010-09-14T14:06:00Z">
        <w:r>
          <w:rPr>
            <w:lang w:val="en-CA"/>
          </w:rPr>
          <w:t>-</w:t>
        </w:r>
      </w:ins>
      <w:ins w:id="2240" w:author="S2-104341" w:date="2010-09-14T14:06:00Z">
        <w:r>
          <w:rPr>
            <w:lang w:val="en-CA" w:eastAsia="zh-CN"/>
          </w:rPr>
          <w:t>7</w:t>
        </w:r>
      </w:ins>
      <w:ins w:id="2241" w:author="S2-104341" w:date="2010-09-14T14:06:00Z">
        <w:r>
          <w:rPr>
            <w:lang w:val="en-CA"/>
          </w:rPr>
          <w:t xml:space="preserve"> in </w:t>
        </w:r>
      </w:ins>
      <w:ins w:id="2242" w:author="S2-104341" w:date="2010-09-14T14:06:00Z">
        <w:r>
          <w:rPr>
            <w:lang w:val="en-CA" w:eastAsia="zh-CN"/>
          </w:rPr>
          <w:t xml:space="preserve">the clause </w:t>
        </w:r>
      </w:ins>
      <w:ins w:id="2243" w:author="S2-104341" w:date="2010-09-14T14:06:00Z">
        <w:r>
          <w:rPr>
            <w:lang w:val="en-CA"/>
          </w:rPr>
          <w:t>5.</w:t>
        </w:r>
      </w:ins>
      <w:ins w:id="2244" w:author="S2-104341" w:date="2010-09-15T10:45:00Z">
        <w:r>
          <w:rPr>
            <w:lang w:val="en-CA"/>
          </w:rPr>
          <w:t>6</w:t>
        </w:r>
      </w:ins>
      <w:ins w:id="2245" w:author="S2-104341" w:date="2010-09-14T14:06:00Z">
        <w:r>
          <w:rPr>
            <w:lang w:val="en-CA"/>
          </w:rPr>
          <w:t>.2.1.2.1</w:t>
        </w:r>
      </w:ins>
      <w:ins w:id="2246" w:author="S2-104341" w:date="2010-09-14T14:06:00Z">
        <w:r>
          <w:rPr>
            <w:lang w:eastAsia="zh-CN"/>
          </w:rPr>
          <w:t>.</w:t>
        </w:r>
      </w:ins>
    </w:p>
    <w:p>
      <w:pPr>
        <w:pStyle w:val="B1"/>
        <w:numPr>
          <w:ilvl w:val="0"/>
          <w:numId w:val="2"/>
        </w:numPr>
        <w:rPr/>
      </w:pPr>
      <w:ins w:id="2248" w:author="S2-104341" w:date="2010-09-14T14:06:00Z">
        <w:r>
          <w:rPr>
            <w:lang w:eastAsia="zh-CN"/>
          </w:rPr>
          <w:t xml:space="preserve">The HNB sends </w:t>
        </w:r>
      </w:ins>
      <w:ins w:id="2249" w:author="S2-104341" w:date="2010-09-14T14:06:00Z">
        <w:r>
          <w:rPr/>
          <w:t xml:space="preserve">to the </w:t>
        </w:r>
      </w:ins>
      <w:ins w:id="2250" w:author="S2-104341" w:date="2010-09-14T14:06:00Z">
        <w:r>
          <w:rPr>
            <w:lang w:eastAsia="zh-CN"/>
          </w:rPr>
          <w:t xml:space="preserve">SGSN the </w:t>
        </w:r>
      </w:ins>
      <w:ins w:id="2251" w:author="S2-104341" w:date="2010-09-14T14:06:00Z">
        <w:r>
          <w:rPr/>
          <w:t>RAB Assignment</w:t>
        </w:r>
      </w:ins>
      <w:ins w:id="2252" w:author="S2-104341" w:date="2010-09-14T14:06:00Z">
        <w:r>
          <w:rPr>
            <w:lang w:eastAsia="zh-CN"/>
          </w:rPr>
          <w:t xml:space="preserve"> Response </w:t>
        </w:r>
      </w:ins>
      <w:ins w:id="2253" w:author="S2-104341" w:date="2010-09-14T14:06:00Z">
        <w:r>
          <w:rPr/>
          <w:t>message</w:t>
        </w:r>
      </w:ins>
      <w:ins w:id="2254" w:author="S2-104341" w:date="2010-09-14T14:06:00Z">
        <w:r>
          <w:rPr>
            <w:lang w:eastAsia="zh-CN"/>
          </w:rPr>
          <w:t xml:space="preserve"> via HNB GW, as</w:t>
        </w:r>
      </w:ins>
      <w:ins w:id="2255" w:author="S2-104341" w:date="2010-09-14T14:06:00Z">
        <w:r>
          <w:rPr/>
          <w:t xml:space="preserve"> defined in</w:t>
        </w:r>
      </w:ins>
      <w:ins w:id="2256" w:author="S2-104341" w:date="2010-09-14T14:06:00Z">
        <w:r>
          <w:rPr>
            <w:lang w:eastAsia="zh-CN"/>
          </w:rPr>
          <w:t xml:space="preserve"> TS23.060.</w:t>
        </w:r>
      </w:ins>
    </w:p>
    <w:p>
      <w:pPr>
        <w:pStyle w:val="Normal"/>
        <w:rPr>
          <w:lang w:eastAsia="zh-CN"/>
          <w:ins w:id="2259" w:author="S2-104341" w:date="2010-09-14T14:06:00Z"/>
        </w:rPr>
      </w:pPr>
      <w:ins w:id="2258" w:author="S2-104341" w:date="2010-09-14T14:06:00Z">
        <w:r>
          <w:rPr>
            <w:lang w:eastAsia="zh-CN"/>
          </w:rPr>
        </w:r>
      </w:ins>
    </w:p>
    <w:p>
      <w:pPr>
        <w:pStyle w:val="Heading5"/>
        <w:tabs>
          <w:tab w:val="clear" w:pos="284"/>
          <w:tab w:val="left" w:pos="2121" w:leader="none"/>
        </w:tabs>
        <w:bidi w:val="0"/>
        <w:ind w:start="0" w:hanging="0"/>
        <w:jc w:val="start"/>
        <w:rPr/>
      </w:pPr>
      <w:ins w:id="2260" w:author="S2-104341" w:date="2010-09-14T14:06:00Z">
        <w:r>
          <w:rPr>
            <w:lang w:val="en-CA"/>
          </w:rPr>
          <w:t>5.</w:t>
        </w:r>
      </w:ins>
      <w:ins w:id="2261" w:author="S2-104341" w:date="2010-09-15T10:45:00Z">
        <w:r>
          <w:rPr>
            <w:lang w:val="en-CA"/>
          </w:rPr>
          <w:t>6</w:t>
        </w:r>
      </w:ins>
      <w:ins w:id="2262" w:author="S2-104341" w:date="2010-09-14T14:06:00Z">
        <w:r>
          <w:rPr>
            <w:lang w:val="en-CA"/>
          </w:rPr>
          <w:t>.2.1.3</w:t>
          <w:tab/>
        </w:r>
      </w:ins>
      <w:ins w:id="2263" w:author="S2-104341" w:date="2010-09-14T14:06:00Z">
        <w:r>
          <w:rPr>
            <w:lang w:eastAsia="zh-CN"/>
          </w:rPr>
          <w:t>B</w:t>
        </w:r>
      </w:ins>
      <w:ins w:id="2264" w:author="S2-104341" w:date="2010-09-14T14:06:00Z">
        <w:r>
          <w:rPr/>
          <w:t xml:space="preserve">earer </w:t>
        </w:r>
      </w:ins>
      <w:ins w:id="2265" w:author="S2-104341" w:date="2010-09-14T14:06:00Z">
        <w:r>
          <w:rPr>
            <w:lang w:eastAsia="zh-CN"/>
          </w:rPr>
          <w:t>Dea</w:t>
        </w:r>
      </w:ins>
      <w:ins w:id="2266" w:author="S2-104341" w:date="2010-09-14T14:06:00Z">
        <w:r>
          <w:rPr/>
          <w:t>ctivation</w:t>
        </w:r>
      </w:ins>
      <w:ins w:id="2267" w:author="S2-104341" w:date="2010-09-14T14:06:00Z">
        <w:r>
          <w:rPr>
            <w:lang w:eastAsia="zh-CN"/>
          </w:rPr>
          <w:t xml:space="preserve"> Procedure</w:t>
        </w:r>
      </w:ins>
    </w:p>
    <w:p>
      <w:pPr>
        <w:pStyle w:val="Heading6"/>
        <w:bidi w:val="0"/>
        <w:jc w:val="start"/>
        <w:rPr>
          <w:lang w:eastAsia="zh-CN"/>
          <w:ins w:id="2281" w:author="S2-104341" w:date="2010-09-14T14:06:00Z"/>
        </w:rPr>
      </w:pPr>
      <w:ins w:id="2269" w:author="S2-104341" w:date="2010-09-14T14:06:00Z">
        <w:r>
          <w:rPr>
            <w:lang w:val="en-CA"/>
          </w:rPr>
          <w:t>5.</w:t>
        </w:r>
      </w:ins>
      <w:ins w:id="2270" w:author="S2-104341" w:date="2010-09-15T10:46:00Z">
        <w:r>
          <w:rPr>
            <w:lang w:val="en-CA"/>
          </w:rPr>
          <w:t>6</w:t>
        </w:r>
      </w:ins>
      <w:ins w:id="2271" w:author="S2-104341" w:date="2010-09-14T14:06:00Z">
        <w:r>
          <w:rPr>
            <w:lang w:val="en-CA"/>
          </w:rPr>
          <w:t>.2.1.3</w:t>
        </w:r>
      </w:ins>
      <w:ins w:id="2272" w:author="S2-104341" w:date="2010-09-14T14:06:00Z">
        <w:r>
          <w:rPr>
            <w:lang w:eastAsia="zh-CN"/>
          </w:rPr>
          <w:t>.1</w:t>
        </w:r>
      </w:ins>
      <w:ins w:id="2273" w:author="S2-104341" w:date="2010-09-14T14:06:00Z">
        <w:r>
          <w:rPr>
            <w:lang w:eastAsia="zh-CN"/>
          </w:rPr>
          <w:t xml:space="preserve"> </w:t>
        </w:r>
      </w:ins>
      <w:ins w:id="2274" w:author="S2-104341" w:date="2010-09-14T14:06:00Z">
        <w:r>
          <w:rPr>
            <w:lang w:eastAsia="zh-CN"/>
          </w:rPr>
          <w:t xml:space="preserve"> B</w:t>
        </w:r>
      </w:ins>
      <w:ins w:id="2275" w:author="S2-104341" w:date="2010-09-14T14:06:00Z">
        <w:r>
          <w:rPr/>
          <w:t xml:space="preserve">earer </w:t>
        </w:r>
      </w:ins>
      <w:ins w:id="2276" w:author="S2-104341" w:date="2010-09-14T14:06:00Z">
        <w:r>
          <w:rPr>
            <w:lang w:eastAsia="zh-CN"/>
          </w:rPr>
          <w:t>dea</w:t>
        </w:r>
      </w:ins>
      <w:ins w:id="2277" w:author="S2-104341" w:date="2010-09-14T14:06:00Z">
        <w:r>
          <w:rPr/>
          <w:t>ctivation</w:t>
        </w:r>
      </w:ins>
      <w:ins w:id="2278" w:author="S2-104341" w:date="2010-09-14T14:06:00Z">
        <w:r>
          <w:rPr>
            <w:lang w:eastAsia="zh-CN"/>
          </w:rPr>
          <w:t xml:space="preserve"> w</w:t>
        </w:r>
      </w:ins>
      <w:ins w:id="2279" w:author="S2-104341" w:date="2010-09-14T14:06:00Z">
        <w:r>
          <w:rPr/>
          <w:t xml:space="preserve">hen a UE attaches to </w:t>
        </w:r>
      </w:ins>
      <w:ins w:id="2280" w:author="S2-104341" w:date="2010-09-14T14:06:00Z">
        <w:r>
          <w:rPr>
            <w:lang w:eastAsia="zh-CN"/>
          </w:rPr>
          <w:t>EUTRAN via HeNB subsystem</w:t>
        </w:r>
      </w:ins>
    </w:p>
    <w:p>
      <w:pPr>
        <w:pStyle w:val="Normal"/>
        <w:rPr/>
      </w:pPr>
      <w:ins w:id="2282" w:author="S2-104341" w:date="2010-09-14T14:06:00Z">
        <w:r>
          <w:rPr/>
          <w:t xml:space="preserve">The bearer </w:t>
        </w:r>
      </w:ins>
      <w:ins w:id="2283" w:author="S2-104341" w:date="2010-09-14T14:06:00Z">
        <w:r>
          <w:rPr>
            <w:lang w:eastAsia="zh-CN"/>
          </w:rPr>
          <w:t>dea</w:t>
        </w:r>
      </w:ins>
      <w:ins w:id="2284" w:author="S2-104341" w:date="2010-09-14T14:06:00Z">
        <w:r>
          <w:rPr/>
          <w:t>ctivation</w:t>
        </w:r>
      </w:ins>
      <w:ins w:id="2285" w:author="S2-104341" w:date="2010-09-14T14:06:00Z">
        <w:r>
          <w:rPr>
            <w:lang w:eastAsia="zh-CN"/>
          </w:rPr>
          <w:t xml:space="preserve"> </w:t>
        </w:r>
      </w:ins>
      <w:ins w:id="2286" w:author="S2-104341" w:date="2010-09-14T14:06:00Z">
        <w:r>
          <w:rPr/>
          <w:t xml:space="preserve">procedure for a UE attaches to </w:t>
        </w:r>
      </w:ins>
      <w:ins w:id="2287" w:author="S2-104341" w:date="2010-09-14T14:06:00Z">
        <w:r>
          <w:rPr>
            <w:lang w:eastAsia="zh-CN"/>
          </w:rPr>
          <w:t>EUTRAN via HeNB subsystem</w:t>
        </w:r>
      </w:ins>
      <w:ins w:id="2288" w:author="S2-104341" w:date="2010-09-14T14:06:00Z">
        <w:r>
          <w:rPr/>
          <w:t xml:space="preserve"> is depicted in figure 5.</w:t>
        </w:r>
      </w:ins>
      <w:ins w:id="2289" w:author="S2-104341" w:date="2010-09-15T10:46:00Z">
        <w:r>
          <w:rPr/>
          <w:t>6</w:t>
        </w:r>
      </w:ins>
      <w:ins w:id="2290" w:author="S2-104341" w:date="2010-09-14T14:06:00Z">
        <w:r>
          <w:rPr/>
          <w:t>.2.1.3</w:t>
          <w:noBreakHyphen/>
          <w:t>1.</w:t>
        </w:r>
      </w:ins>
    </w:p>
    <w:p>
      <w:pPr>
        <w:pStyle w:val="Normal"/>
        <w:rPr>
          <w:lang w:eastAsia="zh-CN"/>
          <w:ins w:id="2293" w:author="S2-104341" w:date="2010-09-14T14:06:00Z"/>
        </w:rPr>
      </w:pPr>
      <w:ins w:id="2292" w:author="S2-104341" w:date="2010-09-14T14:06:00Z">
        <w:bookmarkStart w:id="332" w:name="_1345978274"/>
        <w:bookmarkStart w:id="333" w:name="_1345978266"/>
        <w:bookmarkStart w:id="334" w:name="_1345978255"/>
        <w:bookmarkStart w:id="335" w:name="_1345978244"/>
        <w:bookmarkStart w:id="336" w:name="_1345978223"/>
        <w:bookmarkStart w:id="337" w:name="_1345978212"/>
        <w:bookmarkEnd w:id="332"/>
        <w:bookmarkEnd w:id="333"/>
        <w:bookmarkEnd w:id="334"/>
        <w:bookmarkEnd w:id="335"/>
        <w:bookmarkEnd w:id="336"/>
        <w:bookmarkEnd w:id="337"/>
        <w:r>
          <w:rPr>
            <w:lang w:eastAsia="zh-CN"/>
          </w:rPr>
          <w:object w:dxaOrig="9389" w:dyaOrig="6869">
            <v:shape id="ole_rId182" style="width:469.45pt;height:343.45pt" o:ole="">
              <v:imagedata r:id="rId183" o:title=""/>
            </v:shape>
            <o:OLEObject Type="Embed" ProgID="" ShapeID="ole_rId182" DrawAspect="Content" ObjectID="_371205824" r:id="rId182"/>
          </w:object>
        </w:r>
      </w:ins>
    </w:p>
    <w:p>
      <w:pPr>
        <w:pStyle w:val="TF1"/>
        <w:rPr/>
      </w:pPr>
      <w:ins w:id="2294" w:author="S2-104341" w:date="2010-09-14T14:06:00Z">
        <w:r>
          <w:rPr/>
          <w:t>Figure 5.</w:t>
        </w:r>
      </w:ins>
      <w:ins w:id="2295" w:author="S2-104341" w:date="2010-09-15T10:46:00Z">
        <w:r>
          <w:rPr/>
          <w:t>6</w:t>
        </w:r>
      </w:ins>
      <w:ins w:id="2296" w:author="S2-104341" w:date="2010-09-14T14:06:00Z">
        <w:r>
          <w:rPr/>
          <w:t>.2.1.3</w:t>
          <w:noBreakHyphen/>
          <w:t xml:space="preserve">1: </w:t>
        </w:r>
      </w:ins>
      <w:ins w:id="2297" w:author="S2-104341" w:date="2010-09-14T14:06:00Z">
        <w:r>
          <w:rPr>
            <w:lang w:eastAsia="zh-CN"/>
          </w:rPr>
          <w:t>B</w:t>
        </w:r>
      </w:ins>
      <w:ins w:id="2298" w:author="S2-104341" w:date="2010-09-14T14:06:00Z">
        <w:r>
          <w:rPr/>
          <w:t xml:space="preserve">earer </w:t>
        </w:r>
      </w:ins>
      <w:ins w:id="2299" w:author="S2-104341" w:date="2010-09-14T14:06:00Z">
        <w:r>
          <w:rPr>
            <w:lang w:eastAsia="zh-CN"/>
          </w:rPr>
          <w:t>de</w:t>
        </w:r>
      </w:ins>
      <w:ins w:id="2300" w:author="S2-104341" w:date="2010-09-14T14:06:00Z">
        <w:r>
          <w:rPr/>
          <w:t xml:space="preserve">activation procedure for a UE attaches to </w:t>
        </w:r>
      </w:ins>
      <w:ins w:id="2301" w:author="S2-104341" w:date="2010-09-14T14:06:00Z">
        <w:r>
          <w:rPr>
            <w:lang w:eastAsia="zh-CN"/>
          </w:rPr>
          <w:t>EUTRAN via HeNB subsystem</w:t>
        </w:r>
      </w:ins>
    </w:p>
    <w:p>
      <w:pPr>
        <w:pStyle w:val="NO"/>
        <w:rPr>
          <w:lang w:eastAsia="zh-CN"/>
          <w:ins w:id="2310" w:author="S2-104341" w:date="2010-09-14T14:06:00Z"/>
        </w:rPr>
      </w:pPr>
      <w:ins w:id="2303" w:author="S2-104341" w:date="2010-09-14T14:06:00Z">
        <w:r>
          <w:rPr>
            <w:lang w:eastAsia="zh-CN"/>
          </w:rPr>
          <w:t>N</w:t>
        </w:r>
      </w:ins>
      <w:ins w:id="2304" w:author="S2-104341" w:date="2010-09-15T10:46:00Z">
        <w:r>
          <w:rPr>
            <w:lang w:eastAsia="zh-CN"/>
          </w:rPr>
          <w:t>OTE</w:t>
        </w:r>
      </w:ins>
      <w:ins w:id="2305" w:author="S2-104341" w:date="2010-09-14T14:06:00Z">
        <w:r>
          <w:rPr>
            <w:lang w:eastAsia="zh-CN"/>
          </w:rPr>
          <w:t xml:space="preserve">: </w:t>
        </w:r>
      </w:ins>
      <w:ins w:id="2306" w:author="S2-104341" w:date="2010-09-15T10:46:00Z">
        <w:r>
          <w:rPr>
            <w:lang w:eastAsia="zh-CN"/>
          </w:rPr>
          <w:tab/>
        </w:r>
      </w:ins>
      <w:ins w:id="2307" w:author="S2-104341" w:date="2010-09-14T14:06:00Z">
        <w:r>
          <w:rPr>
            <w:lang w:eastAsia="zh-CN"/>
          </w:rPr>
          <w:t xml:space="preserve">If a HeNB GW is required in the HeNB subsystem, the messages between the HeNB and the MME shall </w:t>
        </w:r>
      </w:ins>
      <w:ins w:id="2308" w:author="S2-104341" w:date="2010-09-14T14:06:00Z">
        <w:r>
          <w:rPr>
            <w:rStyle w:val="Word"/>
          </w:rPr>
          <w:t>traverse</w:t>
        </w:r>
      </w:ins>
      <w:ins w:id="2309" w:author="S2-104341" w:date="2010-09-14T14:06:00Z">
        <w:r>
          <w:rPr>
            <w:rStyle w:val="Word"/>
            <w:lang w:eastAsia="zh-CN"/>
          </w:rPr>
          <w:t xml:space="preserve"> the HeNB GW.</w:t>
        </w:r>
      </w:ins>
    </w:p>
    <w:p>
      <w:pPr>
        <w:pStyle w:val="B1"/>
        <w:numPr>
          <w:ilvl w:val="0"/>
          <w:numId w:val="4"/>
        </w:numPr>
        <w:rPr/>
      </w:pPr>
      <w:ins w:id="2311" w:author="S2-104341" w:date="2010-09-14T14:06:00Z">
        <w:r>
          <w:rPr/>
          <w:t xml:space="preserve">If </w:t>
        </w:r>
      </w:ins>
      <w:ins w:id="2312" w:author="S2-104341" w:date="2010-09-14T14:06:00Z">
        <w:r>
          <w:rPr>
            <w:lang w:eastAsia="zh-CN"/>
          </w:rPr>
          <w:t xml:space="preserve">the EPS bearer deactivation is required (e.g. </w:t>
        </w:r>
      </w:ins>
      <w:ins w:id="2313" w:author="S2-104341" w:date="2010-09-14T14:06:00Z">
        <w:r>
          <w:rPr/>
          <w:t>PDN GW initiated bearer deactivation</w:t>
        </w:r>
      </w:ins>
      <w:ins w:id="2314" w:author="S2-104341" w:date="2010-09-14T14:06:00Z">
        <w:r>
          <w:rPr>
            <w:lang w:eastAsia="zh-CN"/>
          </w:rPr>
          <w:t xml:space="preserve">, </w:t>
        </w:r>
      </w:ins>
      <w:ins w:id="2315" w:author="S2-104341" w:date="2010-09-14T14:06:00Z">
        <w:r>
          <w:rPr/>
          <w:t>MME Initiated Dedicated Bearer Deactivation</w:t>
        </w:r>
      </w:ins>
      <w:ins w:id="2316" w:author="S2-104341" w:date="2010-09-14T14:06:00Z">
        <w:r>
          <w:rPr>
            <w:lang w:eastAsia="zh-CN"/>
          </w:rPr>
          <w:t xml:space="preserve"> detach, </w:t>
        </w:r>
      </w:ins>
      <w:ins w:id="2317" w:author="S2-104341" w:date="2010-09-14T14:06:00Z">
        <w:r>
          <w:rPr/>
          <w:t>S1 release)</w:t>
        </w:r>
      </w:ins>
      <w:ins w:id="2318" w:author="S2-104341" w:date="2010-09-14T14:06:00Z">
        <w:r>
          <w:rPr>
            <w:lang w:eastAsia="zh-CN"/>
          </w:rPr>
          <w:t>, the Serving GW will send a</w:t>
        </w:r>
      </w:ins>
      <w:ins w:id="2319" w:author="S2-104341" w:date="2010-09-14T14:06:00Z">
        <w:r>
          <w:rPr/>
          <w:t xml:space="preserve"> Delete Bearer Request</w:t>
        </w:r>
      </w:ins>
      <w:ins w:id="2320" w:author="S2-104341" w:date="2010-09-14T14:06:00Z">
        <w:r>
          <w:rPr>
            <w:lang w:eastAsia="zh-CN"/>
          </w:rPr>
          <w:t xml:space="preserve"> / </w:t>
        </w:r>
      </w:ins>
      <w:ins w:id="2321" w:author="S2-104341" w:date="2010-09-14T14:06:00Z">
        <w:r>
          <w:rPr/>
          <w:t>Release Access Bearers Response</w:t>
        </w:r>
      </w:ins>
      <w:ins w:id="2322" w:author="S2-104341" w:date="2010-09-14T14:06:00Z">
        <w:r>
          <w:rPr>
            <w:lang w:eastAsia="zh-CN"/>
          </w:rPr>
          <w:t xml:space="preserve"> message to the MME </w:t>
        </w:r>
      </w:ins>
      <w:ins w:id="2323" w:author="S2-104341" w:date="2010-09-14T14:06:00Z">
        <w:r>
          <w:rPr/>
          <w:t>as defined in</w:t>
        </w:r>
      </w:ins>
      <w:ins w:id="2324" w:author="S2-104341" w:date="2010-09-14T14:06:00Z">
        <w:r>
          <w:rPr>
            <w:lang w:eastAsia="zh-CN"/>
          </w:rPr>
          <w:t xml:space="preserve"> TS23.401.</w:t>
        </w:r>
      </w:ins>
    </w:p>
    <w:p>
      <w:pPr>
        <w:pStyle w:val="B1"/>
        <w:numPr>
          <w:ilvl w:val="0"/>
          <w:numId w:val="4"/>
        </w:numPr>
        <w:rPr/>
      </w:pPr>
      <w:ins w:id="2326" w:author="S2-104341" w:date="2010-09-14T14:06:00Z">
        <w:r>
          <w:rPr>
            <w:lang w:eastAsia="zh-CN"/>
          </w:rPr>
          <w:t>A</w:t>
        </w:r>
      </w:ins>
      <w:ins w:id="2327" w:author="S2-104341" w:date="2010-09-14T14:06:00Z">
        <w:r>
          <w:rPr/>
          <w:t>s defined in</w:t>
        </w:r>
      </w:ins>
      <w:ins w:id="2328" w:author="S2-104341" w:date="2010-09-14T14:06:00Z">
        <w:r>
          <w:rPr>
            <w:lang w:eastAsia="zh-CN"/>
          </w:rPr>
          <w:t xml:space="preserve"> TS23.401, the MME sends </w:t>
        </w:r>
      </w:ins>
      <w:ins w:id="2329" w:author="S2-104341" w:date="2010-09-14T14:06:00Z">
        <w:r>
          <w:rPr/>
          <w:t xml:space="preserve">to the </w:t>
        </w:r>
      </w:ins>
      <w:ins w:id="2330" w:author="S2-104341" w:date="2010-09-14T14:06:00Z">
        <w:r>
          <w:rPr>
            <w:lang w:eastAsia="zh-CN"/>
          </w:rPr>
          <w:t xml:space="preserve">HeNB the </w:t>
        </w:r>
      </w:ins>
      <w:ins w:id="2331" w:author="S2-104341" w:date="2010-09-14T14:06:00Z">
        <w:r>
          <w:rPr/>
          <w:t>Delete Bearer Request</w:t>
        </w:r>
      </w:ins>
      <w:ins w:id="2332" w:author="S2-104341" w:date="2010-09-14T14:06:00Z">
        <w:r>
          <w:rPr>
            <w:lang w:eastAsia="zh-CN"/>
          </w:rPr>
          <w:t xml:space="preserve">(the </w:t>
        </w:r>
      </w:ins>
      <w:ins w:id="2333" w:author="S2-104341" w:date="2010-09-14T14:06:00Z">
        <w:r>
          <w:rPr/>
          <w:t>EPS Bearer Identity</w:t>
        </w:r>
      </w:ins>
      <w:ins w:id="2334" w:author="S2-104341" w:date="2010-09-14T14:06:00Z">
        <w:r>
          <w:rPr>
            <w:lang w:eastAsia="zh-CN"/>
          </w:rPr>
          <w:t xml:space="preserve">) </w:t>
        </w:r>
      </w:ins>
      <w:ins w:id="2335" w:author="S2-104341" w:date="2010-09-14T14:06:00Z">
        <w:r>
          <w:rPr/>
          <w:t>message</w:t>
        </w:r>
      </w:ins>
      <w:ins w:id="2336" w:author="S2-104341" w:date="2010-09-14T14:06:00Z">
        <w:r>
          <w:rPr>
            <w:lang w:eastAsia="zh-CN"/>
          </w:rPr>
          <w:t xml:space="preserve"> during</w:t>
        </w:r>
      </w:ins>
      <w:ins w:id="2337" w:author="S2-104341" w:date="2010-09-14T14:06:00Z">
        <w:r>
          <w:rPr/>
          <w:t xml:space="preserve"> PDN GW initiated bearer deactivation</w:t>
        </w:r>
      </w:ins>
      <w:ins w:id="2338" w:author="S2-104341" w:date="2010-09-14T14:06:00Z">
        <w:r>
          <w:rPr>
            <w:lang w:eastAsia="zh-CN"/>
          </w:rPr>
          <w:t xml:space="preserve"> procedure and </w:t>
        </w:r>
      </w:ins>
      <w:ins w:id="2339" w:author="S2-104341" w:date="2010-09-14T14:06:00Z">
        <w:r>
          <w:rPr/>
          <w:t>MME Initiated Dedicated Bearer Deactivation</w:t>
        </w:r>
      </w:ins>
      <w:ins w:id="2340" w:author="S2-104341" w:date="2010-09-14T14:06:00Z">
        <w:r>
          <w:rPr>
            <w:lang w:eastAsia="zh-CN"/>
          </w:rPr>
          <w:t xml:space="preserve"> procedure</w:t>
        </w:r>
      </w:ins>
      <w:ins w:id="2341" w:author="S2-104341" w:date="2010-09-14T14:06:00Z">
        <w:r>
          <w:rPr>
            <w:lang w:eastAsia="zh-CN"/>
          </w:rPr>
          <w:t>,</w:t>
        </w:r>
      </w:ins>
      <w:ins w:id="2342" w:author="S2-104341" w:date="2010-09-14T14:06:00Z">
        <w:r>
          <w:rPr>
            <w:lang w:eastAsia="zh-CN"/>
          </w:rPr>
          <w:t xml:space="preserve"> or sends to the HeNB </w:t>
        </w:r>
      </w:ins>
      <w:ins w:id="2343" w:author="S2-104341" w:date="2010-09-14T14:06:00Z">
        <w:r>
          <w:rPr/>
          <w:t>the S1 UE Context Release Command</w:t>
        </w:r>
      </w:ins>
      <w:ins w:id="2344" w:author="S2-104341" w:date="2010-09-14T14:06:00Z">
        <w:r>
          <w:rPr>
            <w:lang w:eastAsia="zh-CN"/>
          </w:rPr>
          <w:t>(cause)</w:t>
        </w:r>
      </w:ins>
      <w:ins w:id="2345" w:author="S2-104341" w:date="2010-09-14T14:06:00Z">
        <w:r>
          <w:rPr/>
          <w:t xml:space="preserve"> message </w:t>
        </w:r>
      </w:ins>
      <w:ins w:id="2346" w:author="S2-104341" w:date="2010-09-14T14:06:00Z">
        <w:r>
          <w:rPr>
            <w:lang w:eastAsia="zh-CN"/>
          </w:rPr>
          <w:t xml:space="preserve">during the detach procedure and the </w:t>
        </w:r>
      </w:ins>
      <w:ins w:id="2347" w:author="S2-104341" w:date="2010-09-14T14:06:00Z">
        <w:r>
          <w:rPr/>
          <w:t xml:space="preserve">S1 release </w:t>
        </w:r>
      </w:ins>
      <w:ins w:id="2348" w:author="S2-104341" w:date="2010-09-14T14:06:00Z">
        <w:r>
          <w:rPr>
            <w:lang w:eastAsia="zh-CN"/>
          </w:rPr>
          <w:t>procedure.</w:t>
        </w:r>
      </w:ins>
    </w:p>
    <w:p>
      <w:pPr>
        <w:pStyle w:val="B1"/>
        <w:numPr>
          <w:ilvl w:val="0"/>
          <w:numId w:val="4"/>
        </w:numPr>
        <w:rPr>
          <w:lang w:val="en-CA" w:eastAsia="zh-CN"/>
          <w:ins w:id="2353" w:author="S2-104341" w:date="2010-09-14T14:06:00Z"/>
        </w:rPr>
      </w:pPr>
      <w:ins w:id="2350" w:author="S2-104341" w:date="2010-09-14T14:06:00Z">
        <w:r>
          <w:rPr>
            <w:lang w:val="en-CA" w:eastAsia="zh-CN"/>
          </w:rPr>
          <w:t xml:space="preserve">The HeNB </w:t>
        </w:r>
      </w:ins>
      <w:ins w:id="2351" w:author="S2-104341" w:date="2010-09-14T14:06:00Z">
        <w:r>
          <w:rPr/>
          <w:t xml:space="preserve">releases the radio </w:t>
        </w:r>
      </w:ins>
      <w:ins w:id="2352" w:author="S2-104341" w:date="2010-09-14T14:06:00Z">
        <w:r>
          <w:rPr>
            <w:lang w:val="en-CA" w:eastAsia="zh-CN"/>
          </w:rPr>
          <w:t>resource, and initiates radio bearer release.</w:t>
        </w:r>
      </w:ins>
    </w:p>
    <w:p>
      <w:pPr>
        <w:pStyle w:val="B1"/>
        <w:numPr>
          <w:ilvl w:val="0"/>
          <w:numId w:val="4"/>
        </w:numPr>
        <w:rPr/>
      </w:pPr>
      <w:ins w:id="2354" w:author="S2-104341" w:date="2010-09-14T14:06:00Z">
        <w:r>
          <w:rPr>
            <w:lang w:eastAsia="zh-CN"/>
          </w:rPr>
          <w:t>The</w:t>
        </w:r>
      </w:ins>
      <w:ins w:id="2355" w:author="S2-104341" w:date="2010-09-14T14:06:00Z">
        <w:r>
          <w:rPr/>
          <w:t xml:space="preserve"> </w:t>
        </w:r>
      </w:ins>
      <w:ins w:id="2356" w:author="S2-104341" w:date="2010-09-14T14:06:00Z">
        <w:r>
          <w:rPr>
            <w:lang w:eastAsia="zh-CN"/>
          </w:rPr>
          <w:t>HeNB</w:t>
        </w:r>
      </w:ins>
      <w:ins w:id="2357" w:author="S2-104341" w:date="2010-09-14T14:06:00Z">
        <w:r>
          <w:rPr/>
          <w:t xml:space="preserve"> </w:t>
        </w:r>
      </w:ins>
      <w:ins w:id="2358" w:author="S2-104341" w:date="2010-09-14T14:06:00Z">
        <w:r>
          <w:rPr>
            <w:lang w:eastAsia="zh-CN"/>
          </w:rPr>
          <w:t>sends</w:t>
        </w:r>
      </w:ins>
      <w:ins w:id="2359" w:author="S2-104341" w:date="2010-09-14T14:06:00Z">
        <w:r>
          <w:rPr/>
          <w:t xml:space="preserve"> the Resource </w:t>
        </w:r>
      </w:ins>
      <w:ins w:id="2360" w:author="S2-104341" w:date="2010-09-14T14:06:00Z">
        <w:r>
          <w:rPr>
            <w:lang w:eastAsia="zh-CN"/>
          </w:rPr>
          <w:t>Release</w:t>
        </w:r>
      </w:ins>
      <w:ins w:id="2361" w:author="S2-104341" w:date="2010-09-14T14:06:00Z">
        <w:r>
          <w:rPr/>
          <w:t xml:space="preserve"> Request (the </w:t>
        </w:r>
      </w:ins>
      <w:ins w:id="2362" w:author="S2-104341" w:date="2010-09-14T14:06:00Z">
        <w:r>
          <w:rPr/>
          <w:t>EPS Bearer QoS</w:t>
        </w:r>
      </w:ins>
      <w:ins w:id="2363" w:author="S2-104341" w:date="2010-09-14T14:06:00Z">
        <w:r>
          <w:rPr/>
          <w:t xml:space="preserve">) message </w:t>
        </w:r>
      </w:ins>
      <w:ins w:id="2364" w:author="S2-104341" w:date="2010-09-14T14:06:00Z">
        <w:r>
          <w:rPr/>
          <w:t>to the</w:t>
        </w:r>
      </w:ins>
      <w:ins w:id="2365" w:author="S2-104341" w:date="2010-09-14T14:06:00Z">
        <w:r>
          <w:rPr/>
          <w:t xml:space="preserve"> H(e)NB Policy </w:t>
        </w:r>
      </w:ins>
      <w:ins w:id="2366" w:author="S2-104341" w:date="2010-09-14T14:06:00Z">
        <w:r>
          <w:rPr>
            <w:lang w:eastAsia="zh-CN"/>
          </w:rPr>
          <w:t>Function</w:t>
        </w:r>
      </w:ins>
      <w:ins w:id="2367" w:author="S2-104341" w:date="2010-09-14T14:06:00Z">
        <w:r>
          <w:rPr/>
          <w:t xml:space="preserve">. </w:t>
        </w:r>
      </w:ins>
    </w:p>
    <w:p>
      <w:pPr>
        <w:pStyle w:val="B1"/>
        <w:numPr>
          <w:ilvl w:val="0"/>
          <w:numId w:val="4"/>
        </w:numPr>
        <w:rPr/>
      </w:pPr>
      <w:ins w:id="2369" w:author="S2-104341" w:date="2010-09-14T14:06:00Z">
        <w:r>
          <w:rPr>
            <w:lang w:eastAsia="zh-CN"/>
          </w:rPr>
          <w:t>The</w:t>
        </w:r>
      </w:ins>
      <w:ins w:id="2370" w:author="S2-104341" w:date="2010-09-14T14:06:00Z">
        <w:r>
          <w:rPr/>
          <w:t xml:space="preserve"> </w:t>
        </w:r>
      </w:ins>
      <w:ins w:id="2371" w:author="S2-104341" w:date="2010-09-14T14:06:00Z">
        <w:r>
          <w:rPr/>
          <w:t>H(e)</w:t>
        </w:r>
      </w:ins>
      <w:ins w:id="2372" w:author="S2-104341" w:date="2010-09-14T14:06:00Z">
        <w:r>
          <w:rPr>
            <w:lang w:eastAsia="zh-CN"/>
          </w:rPr>
          <w:t>NB</w:t>
        </w:r>
      </w:ins>
      <w:ins w:id="2373" w:author="S2-104341" w:date="2010-09-14T14:06:00Z">
        <w:r>
          <w:rPr/>
          <w:t xml:space="preserve"> Policy Function </w:t>
        </w:r>
      </w:ins>
      <w:ins w:id="2374" w:author="S2-104341" w:date="2010-09-14T14:06:00Z">
        <w:r>
          <w:rPr/>
          <w:t>requests the BPCF to</w:t>
        </w:r>
      </w:ins>
      <w:ins w:id="2375" w:author="S2-104341" w:date="2010-09-14T14:06:00Z">
        <w:r>
          <w:rPr>
            <w:lang w:eastAsia="zh-CN"/>
          </w:rPr>
          <w:t xml:space="preserve"> release the resource indicated in the </w:t>
        </w:r>
      </w:ins>
      <w:ins w:id="2376" w:author="S2-104341" w:date="2010-09-14T14:06:00Z">
        <w:r>
          <w:rPr/>
          <w:t xml:space="preserve">Resource </w:t>
        </w:r>
      </w:ins>
      <w:ins w:id="2377" w:author="S2-104341" w:date="2010-09-14T14:06:00Z">
        <w:r>
          <w:rPr>
            <w:lang w:eastAsia="zh-CN"/>
          </w:rPr>
          <w:t>Release</w:t>
        </w:r>
      </w:ins>
      <w:ins w:id="2378" w:author="S2-104341" w:date="2010-09-14T14:06:00Z">
        <w:r>
          <w:rPr/>
          <w:t xml:space="preserve"> Request </w:t>
        </w:r>
      </w:ins>
      <w:ins w:id="2379" w:author="S2-104341" w:date="2010-09-14T14:06:00Z">
        <w:r>
          <w:rPr>
            <w:lang w:eastAsia="zh-CN"/>
          </w:rPr>
          <w:t>message.</w:t>
        </w:r>
      </w:ins>
      <w:ins w:id="2380" w:author="S2-104341" w:date="2010-09-14T14:06:00Z">
        <w:r>
          <w:rPr/>
          <w:t xml:space="preserve"> </w:t>
        </w:r>
      </w:ins>
      <w:ins w:id="2381" w:author="S2-104341" w:date="2010-09-14T14:06:00Z">
        <w:r>
          <w:rPr/>
          <w:t>The H(e)</w:t>
        </w:r>
      </w:ins>
      <w:ins w:id="2382" w:author="S2-104341" w:date="2010-09-14T14:06:00Z">
        <w:r>
          <w:rPr>
            <w:lang w:eastAsia="zh-CN"/>
          </w:rPr>
          <w:t>NB</w:t>
        </w:r>
      </w:ins>
      <w:ins w:id="2383" w:author="S2-104341" w:date="2010-09-14T14:06:00Z">
        <w:r>
          <w:rPr/>
          <w:t xml:space="preserve"> Policy Function </w:t>
        </w:r>
      </w:ins>
      <w:ins w:id="2384" w:author="S2-104341" w:date="2010-09-14T14:06:00Z">
        <w:r>
          <w:rPr>
            <w:lang w:eastAsia="zh-CN"/>
          </w:rPr>
          <w:t>sends t</w:t>
        </w:r>
      </w:ins>
      <w:ins w:id="2385" w:author="S2-104341" w:date="2010-09-14T14:06:00Z">
        <w:r>
          <w:rPr/>
          <w:t>he GW Control and QoS Rule Provision</w:t>
        </w:r>
      </w:ins>
      <w:ins w:id="2386" w:author="S2-104341" w:date="2010-09-14T14:06:00Z">
        <w:r>
          <w:rPr>
            <w:lang w:eastAsia="zh-CN"/>
          </w:rPr>
          <w:t xml:space="preserve"> (</w:t>
        </w:r>
      </w:ins>
      <w:ins w:id="2387" w:author="S2-104341" w:date="2010-09-14T14:06:00Z">
        <w:r>
          <w:rPr/>
          <w:t>QoS-Rule with the QoS information</w:t>
        </w:r>
      </w:ins>
      <w:ins w:id="2388" w:author="S2-104341" w:date="2010-09-14T14:06:00Z">
        <w:r>
          <w:rPr>
            <w:lang w:eastAsia="zh-CN"/>
          </w:rPr>
          <w:t>) message to BPCF. The BPCF releases the corresponding resources</w:t>
        </w:r>
      </w:ins>
      <w:ins w:id="2389" w:author="S2-104341" w:date="2010-09-14T14:06:00Z">
        <w:r>
          <w:rPr/>
          <w:t xml:space="preserve"> in BBF access</w:t>
        </w:r>
      </w:ins>
      <w:ins w:id="2390" w:author="S2-104341" w:date="2010-09-14T14:06:00Z">
        <w:r>
          <w:rPr>
            <w:lang w:eastAsia="zh-CN"/>
          </w:rPr>
          <w:t xml:space="preserve"> network based on</w:t>
        </w:r>
      </w:ins>
      <w:ins w:id="2391" w:author="S2-104341" w:date="2010-09-14T14:06:00Z">
        <w:r>
          <w:rPr/>
          <w:t xml:space="preserve"> </w:t>
        </w:r>
      </w:ins>
      <w:ins w:id="2392" w:author="S2-104341" w:date="2010-09-14T14:06:00Z">
        <w:r>
          <w:rPr>
            <w:lang w:eastAsia="zh-CN"/>
          </w:rPr>
          <w:t xml:space="preserve">the </w:t>
        </w:r>
      </w:ins>
      <w:ins w:id="2393" w:author="S2-104341" w:date="2010-09-14T14:06:00Z">
        <w:r>
          <w:rPr/>
          <w:t>QoS-Rule with the QoS information</w:t>
        </w:r>
      </w:ins>
      <w:ins w:id="2394" w:author="S2-104341" w:date="2010-09-14T14:06:00Z">
        <w:r>
          <w:rPr>
            <w:lang w:eastAsia="zh-CN"/>
          </w:rPr>
          <w:t xml:space="preserve">. </w:t>
        </w:r>
      </w:ins>
    </w:p>
    <w:p>
      <w:pPr>
        <w:pStyle w:val="B1"/>
        <w:ind w:start="780" w:hanging="0"/>
        <w:rPr/>
      </w:pPr>
      <w:ins w:id="2396" w:author="S2-104341" w:date="2010-09-14T14:06:00Z">
        <w:r>
          <w:rPr>
            <w:lang w:eastAsia="zh-CN"/>
          </w:rPr>
          <w:t xml:space="preserve">If all the </w:t>
        </w:r>
      </w:ins>
      <w:ins w:id="2397" w:author="S2-104341" w:date="2010-09-14T14:06:00Z">
        <w:r>
          <w:rPr>
            <w:lang w:eastAsia="zh-CN"/>
          </w:rPr>
          <w:t>activated</w:t>
        </w:r>
      </w:ins>
      <w:ins w:id="2398" w:author="S2-104341" w:date="2010-09-14T14:06:00Z">
        <w:r>
          <w:rPr>
            <w:lang w:eastAsia="zh-CN"/>
          </w:rPr>
          <w:t xml:space="preserve"> bearers are released, the </w:t>
        </w:r>
      </w:ins>
      <w:ins w:id="2399" w:author="S2-104341" w:date="2010-09-14T14:06:00Z">
        <w:r>
          <w:rPr/>
          <w:t>H(e)</w:t>
        </w:r>
      </w:ins>
      <w:ins w:id="2400" w:author="S2-104341" w:date="2010-09-14T14:06:00Z">
        <w:r>
          <w:rPr>
            <w:lang w:eastAsia="zh-CN"/>
          </w:rPr>
          <w:t>NB</w:t>
        </w:r>
      </w:ins>
      <w:ins w:id="2401" w:author="S2-104341" w:date="2010-09-14T14:06:00Z">
        <w:r>
          <w:rPr/>
          <w:t xml:space="preserve"> Policy Function</w:t>
        </w:r>
      </w:ins>
      <w:ins w:id="2402" w:author="S2-104341" w:date="2010-09-14T14:06:00Z">
        <w:r>
          <w:rPr>
            <w:lang w:eastAsia="zh-CN"/>
          </w:rPr>
          <w:t xml:space="preserve"> should send </w:t>
        </w:r>
      </w:ins>
      <w:ins w:id="2403" w:author="S2-104341" w:date="2010-09-14T14:06:00Z">
        <w:r>
          <w:rPr/>
          <w:t>GW Contro</w:t>
        </w:r>
      </w:ins>
      <w:ins w:id="2404" w:author="S2-104341" w:date="2010-09-14T14:06:00Z">
        <w:r>
          <w:rPr>
            <w:lang w:eastAsia="zh-CN"/>
          </w:rPr>
          <w:t xml:space="preserve">l Session </w:t>
        </w:r>
      </w:ins>
      <w:ins w:id="2405" w:author="S2-104341" w:date="2010-09-14T14:06:00Z">
        <w:r>
          <w:rPr>
            <w:u w:val="single"/>
          </w:rPr>
          <w:t>Termination</w:t>
        </w:r>
      </w:ins>
      <w:ins w:id="2406" w:author="S2-104341" w:date="2010-09-14T14:06:00Z">
        <w:r>
          <w:rPr>
            <w:u w:val="single"/>
            <w:lang w:eastAsia="zh-CN"/>
          </w:rPr>
          <w:t xml:space="preserve"> to BPCF t</w:t>
        </w:r>
      </w:ins>
      <w:ins w:id="2407" w:author="S2-104341" w:date="2010-09-14T14:06:00Z">
        <w:r>
          <w:rPr/>
          <w:t xml:space="preserve">o terminate </w:t>
        </w:r>
      </w:ins>
      <w:ins w:id="2408" w:author="S2-104341" w:date="2010-09-14T14:06:00Z">
        <w:r>
          <w:rPr>
            <w:lang w:eastAsia="zh-CN"/>
          </w:rPr>
          <w:t>the</w:t>
        </w:r>
      </w:ins>
      <w:ins w:id="2409" w:author="S2-104341" w:date="2010-09-14T14:06:00Z">
        <w:r>
          <w:rPr/>
          <w:t xml:space="preserve"> S9* session</w:t>
        </w:r>
      </w:ins>
      <w:ins w:id="2410" w:author="S2-104341" w:date="2010-09-14T14:06:00Z">
        <w:r>
          <w:rPr>
            <w:lang w:eastAsia="zh-CN"/>
          </w:rPr>
          <w:t>.</w:t>
        </w:r>
      </w:ins>
    </w:p>
    <w:p>
      <w:pPr>
        <w:pStyle w:val="B1"/>
        <w:numPr>
          <w:ilvl w:val="0"/>
          <w:numId w:val="4"/>
        </w:numPr>
        <w:rPr>
          <w:lang w:eastAsia="zh-CN"/>
          <w:ins w:id="2421" w:author="S2-104341" w:date="2010-09-14T14:06:00Z"/>
        </w:rPr>
      </w:pPr>
      <w:ins w:id="2412" w:author="S2-104341" w:date="2010-09-14T14:06:00Z">
        <w:r>
          <w:rPr>
            <w:lang w:eastAsia="zh-CN"/>
          </w:rPr>
          <w:t xml:space="preserve">The </w:t>
        </w:r>
      </w:ins>
      <w:ins w:id="2413" w:author="S2-104341" w:date="2010-09-14T14:06:00Z">
        <w:r>
          <w:rPr/>
          <w:t>BPCF</w:t>
        </w:r>
      </w:ins>
      <w:ins w:id="2414" w:author="S2-104341" w:date="2010-09-14T14:06:00Z">
        <w:r>
          <w:rPr>
            <w:lang w:eastAsia="zh-CN"/>
          </w:rPr>
          <w:t xml:space="preserve"> takes into account the information contained in the QoS rule</w:t>
        </w:r>
      </w:ins>
      <w:ins w:id="2415" w:author="S2-104341" w:date="2010-09-14T14:06:00Z">
        <w:r>
          <w:rPr>
            <w:lang w:eastAsia="zh-CN"/>
          </w:rPr>
          <w:t xml:space="preserve"> and release the </w:t>
        </w:r>
      </w:ins>
      <w:ins w:id="2416" w:author="S2-104341" w:date="2010-09-14T14:06:00Z">
        <w:r>
          <w:rPr>
            <w:lang w:eastAsia="zh-CN"/>
          </w:rPr>
          <w:t>corresponding</w:t>
        </w:r>
      </w:ins>
      <w:ins w:id="2417" w:author="S2-104341" w:date="2010-09-14T14:06:00Z">
        <w:r>
          <w:rPr>
            <w:lang w:eastAsia="zh-CN"/>
          </w:rPr>
          <w:t xml:space="preserve"> resources,</w:t>
        </w:r>
      </w:ins>
      <w:ins w:id="2418" w:author="S2-104341" w:date="2010-09-14T14:06:00Z">
        <w:r>
          <w:rPr>
            <w:lang w:eastAsia="zh-CN"/>
          </w:rPr>
          <w:t xml:space="preserve"> but the details for how </w:t>
        </w:r>
      </w:ins>
      <w:ins w:id="2419" w:author="S2-104341" w:date="2010-09-14T14:06:00Z">
        <w:r>
          <w:rPr>
            <w:lang w:eastAsia="zh-CN"/>
          </w:rPr>
          <w:t>to release the resource</w:t>
        </w:r>
      </w:ins>
      <w:ins w:id="2420" w:author="S2-104341" w:date="2010-09-14T14:06:00Z">
        <w:r>
          <w:rPr>
            <w:lang w:eastAsia="zh-CN"/>
          </w:rPr>
          <w:t xml:space="preserve"> in the BBF access is out of scope to 3GPP. </w:t>
        </w:r>
      </w:ins>
    </w:p>
    <w:p>
      <w:pPr>
        <w:pStyle w:val="B1"/>
        <w:ind w:start="780" w:hanging="0"/>
        <w:rPr>
          <w:lang w:eastAsia="zh-CN"/>
          <w:ins w:id="2435" w:author="S2-104341" w:date="2010-09-14T14:06:00Z"/>
        </w:rPr>
      </w:pPr>
      <w:ins w:id="2422" w:author="S2-104341" w:date="2010-09-14T14:06:00Z">
        <w:r>
          <w:rPr>
            <w:lang w:eastAsia="zh-CN"/>
          </w:rPr>
          <w:t>The</w:t>
        </w:r>
      </w:ins>
      <w:ins w:id="2423" w:author="S2-104341" w:date="2010-09-14T14:06:00Z">
        <w:r>
          <w:rPr>
            <w:lang w:val="en-CA" w:eastAsia="zh-CN"/>
          </w:rPr>
          <w:t xml:space="preserve"> BPCF </w:t>
        </w:r>
      </w:ins>
      <w:ins w:id="2424" w:author="S2-104341" w:date="2010-09-14T14:06:00Z">
        <w:r>
          <w:rPr>
            <w:lang w:eastAsia="zh-CN"/>
          </w:rPr>
          <w:t>acknowledge</w:t>
        </w:r>
      </w:ins>
      <w:ins w:id="2425" w:author="S2-104341" w:date="2010-09-14T14:06:00Z">
        <w:r>
          <w:rPr>
            <w:lang w:eastAsia="zh-CN"/>
          </w:rPr>
          <w:t>s</w:t>
        </w:r>
      </w:ins>
      <w:ins w:id="2426" w:author="S2-104341" w:date="2010-09-14T14:06:00Z">
        <w:r>
          <w:rPr/>
          <w:t xml:space="preserve"> the </w:t>
        </w:r>
      </w:ins>
      <w:ins w:id="2427" w:author="S2-104341" w:date="2010-09-14T14:06:00Z">
        <w:r>
          <w:rPr>
            <w:lang w:eastAsia="zh-CN"/>
          </w:rPr>
          <w:t>GW</w:t>
        </w:r>
      </w:ins>
      <w:ins w:id="2428" w:author="S2-104341" w:date="2010-09-14T14:06:00Z">
        <w:r>
          <w:rPr/>
          <w:t xml:space="preserve"> Control and QoS Rule Provision message by sending an G</w:t>
        </w:r>
      </w:ins>
      <w:ins w:id="2429" w:author="S2-104341" w:date="2010-09-14T14:06:00Z">
        <w:r>
          <w:rPr>
            <w:lang w:eastAsia="zh-CN"/>
          </w:rPr>
          <w:t>W</w:t>
        </w:r>
      </w:ins>
      <w:ins w:id="2430" w:author="S2-104341" w:date="2010-09-14T14:06:00Z">
        <w:r>
          <w:rPr/>
          <w:t xml:space="preserve"> Control and QoS Rule Provision Ack</w:t>
        </w:r>
      </w:ins>
      <w:ins w:id="2431" w:author="S2-104341" w:date="2010-09-14T14:06:00Z">
        <w:r>
          <w:rPr>
            <w:lang w:eastAsia="zh-CN"/>
          </w:rPr>
          <w:t xml:space="preserve"> </w:t>
        </w:r>
      </w:ins>
      <w:ins w:id="2432" w:author="S2-104341" w:date="2010-09-14T14:06:00Z">
        <w:r>
          <w:rPr/>
          <w:t xml:space="preserve">message to the </w:t>
        </w:r>
      </w:ins>
      <w:ins w:id="2433" w:author="S2-104341" w:date="2010-09-14T14:06:00Z">
        <w:r>
          <w:rPr>
            <w:lang w:eastAsia="zh-CN"/>
          </w:rPr>
          <w:t>H(e)NB Policy Function</w:t>
        </w:r>
      </w:ins>
      <w:ins w:id="2434" w:author="S2-104341" w:date="2010-09-14T14:06:00Z">
        <w:r>
          <w:rPr/>
          <w:t>.</w:t>
        </w:r>
      </w:ins>
    </w:p>
    <w:p>
      <w:pPr>
        <w:pStyle w:val="B1"/>
        <w:ind w:start="780" w:hanging="0"/>
        <w:rPr>
          <w:lang w:eastAsia="zh-CN"/>
          <w:ins w:id="2454" w:author="S2-104341" w:date="2010-09-14T14:06:00Z"/>
        </w:rPr>
      </w:pPr>
      <w:ins w:id="2436" w:author="S2-104341" w:date="2010-09-14T14:06:00Z">
        <w:r>
          <w:rPr>
            <w:lang w:eastAsia="zh-CN"/>
          </w:rPr>
          <w:t>If t</w:t>
        </w:r>
      </w:ins>
      <w:ins w:id="2437" w:author="S2-104341" w:date="2010-09-14T14:06:00Z">
        <w:r>
          <w:rPr>
            <w:lang w:eastAsia="zh-CN"/>
          </w:rPr>
          <w:t>he</w:t>
        </w:r>
      </w:ins>
      <w:ins w:id="2438" w:author="S2-104341" w:date="2010-09-14T14:06:00Z">
        <w:r>
          <w:rPr/>
          <w:t xml:space="preserve"> </w:t>
        </w:r>
      </w:ins>
      <w:ins w:id="2439" w:author="S2-104341" w:date="2010-09-14T14:06:00Z">
        <w:r>
          <w:rPr/>
          <w:t>H(e)</w:t>
        </w:r>
      </w:ins>
      <w:ins w:id="2440" w:author="S2-104341" w:date="2010-09-14T14:06:00Z">
        <w:r>
          <w:rPr>
            <w:lang w:eastAsia="zh-CN"/>
          </w:rPr>
          <w:t>NB</w:t>
        </w:r>
      </w:ins>
      <w:ins w:id="2441" w:author="S2-104341" w:date="2010-09-14T14:06:00Z">
        <w:r>
          <w:rPr/>
          <w:t xml:space="preserve"> Policy Function</w:t>
        </w:r>
      </w:ins>
      <w:ins w:id="2442" w:author="S2-104341" w:date="2010-09-14T14:06:00Z">
        <w:r>
          <w:rPr>
            <w:lang w:eastAsia="zh-CN"/>
          </w:rPr>
          <w:t xml:space="preserve"> indicates the BPCF to terminate the S9* session, the BPCF release the S9* session context and sends </w:t>
        </w:r>
      </w:ins>
      <w:ins w:id="2443" w:author="S2-104341" w:date="2010-09-14T14:06:00Z">
        <w:r>
          <w:rPr/>
          <w:t>GW Contro</w:t>
        </w:r>
      </w:ins>
      <w:ins w:id="2444" w:author="S2-104341" w:date="2010-09-14T14:06:00Z">
        <w:r>
          <w:rPr>
            <w:lang w:eastAsia="zh-CN"/>
          </w:rPr>
          <w:t xml:space="preserve">l Session </w:t>
        </w:r>
      </w:ins>
      <w:ins w:id="2445" w:author="S2-104341" w:date="2010-09-14T14:06:00Z">
        <w:r>
          <w:rPr>
            <w:u w:val="single"/>
          </w:rPr>
          <w:t>Termination</w:t>
        </w:r>
      </w:ins>
      <w:ins w:id="2446" w:author="S2-104341" w:date="2010-09-14T14:06:00Z">
        <w:r>
          <w:rPr>
            <w:u w:val="single"/>
            <w:lang w:eastAsia="zh-CN"/>
          </w:rPr>
          <w:t xml:space="preserve"> Ack to </w:t>
        </w:r>
      </w:ins>
      <w:ins w:id="2447" w:author="S2-104341" w:date="2010-09-14T14:06:00Z">
        <w:r>
          <w:rPr>
            <w:lang w:eastAsia="zh-CN"/>
          </w:rPr>
          <w:t>t</w:t>
        </w:r>
      </w:ins>
      <w:ins w:id="2448" w:author="S2-104341" w:date="2010-09-14T14:06:00Z">
        <w:r>
          <w:rPr>
            <w:lang w:eastAsia="zh-CN"/>
          </w:rPr>
          <w:t>he</w:t>
        </w:r>
      </w:ins>
      <w:ins w:id="2449" w:author="S2-104341" w:date="2010-09-14T14:06:00Z">
        <w:r>
          <w:rPr/>
          <w:t xml:space="preserve"> </w:t>
        </w:r>
      </w:ins>
      <w:ins w:id="2450" w:author="S2-104341" w:date="2010-09-14T14:06:00Z">
        <w:r>
          <w:rPr/>
          <w:t>H(e)</w:t>
        </w:r>
      </w:ins>
      <w:ins w:id="2451" w:author="S2-104341" w:date="2010-09-14T14:06:00Z">
        <w:r>
          <w:rPr>
            <w:lang w:eastAsia="zh-CN"/>
          </w:rPr>
          <w:t>NB</w:t>
        </w:r>
      </w:ins>
      <w:ins w:id="2452" w:author="S2-104341" w:date="2010-09-14T14:06:00Z">
        <w:r>
          <w:rPr/>
          <w:t xml:space="preserve"> Policy Function</w:t>
        </w:r>
      </w:ins>
      <w:ins w:id="2453" w:author="S2-104341" w:date="2010-09-14T14:06:00Z">
        <w:r>
          <w:rPr>
            <w:lang w:eastAsia="zh-CN"/>
          </w:rPr>
          <w:t>.</w:t>
        </w:r>
      </w:ins>
    </w:p>
    <w:p>
      <w:pPr>
        <w:pStyle w:val="B1"/>
        <w:numPr>
          <w:ilvl w:val="0"/>
          <w:numId w:val="4"/>
        </w:numPr>
        <w:rPr>
          <w:lang w:eastAsia="zh-CN"/>
          <w:ins w:id="2468" w:author="S2-104341" w:date="2010-09-14T14:06:00Z"/>
        </w:rPr>
      </w:pPr>
      <w:ins w:id="2455" w:author="S2-104341" w:date="2010-09-14T14:06:00Z">
        <w:r>
          <w:rPr>
            <w:lang w:eastAsia="zh-CN"/>
          </w:rPr>
          <w:t>The</w:t>
        </w:r>
      </w:ins>
      <w:ins w:id="2456" w:author="S2-104341" w:date="2010-09-14T14:06:00Z">
        <w:r>
          <w:rPr>
            <w:lang w:val="en-CA" w:eastAsia="zh-CN"/>
          </w:rPr>
          <w:t xml:space="preserve"> </w:t>
        </w:r>
      </w:ins>
      <w:ins w:id="2457" w:author="S2-104341" w:date="2010-09-14T14:06:00Z">
        <w:r>
          <w:rPr>
            <w:lang w:eastAsia="zh-CN"/>
          </w:rPr>
          <w:t>H(e)NB Policy Function</w:t>
        </w:r>
      </w:ins>
      <w:ins w:id="2458" w:author="S2-104341" w:date="2010-09-14T14:06:00Z">
        <w:r>
          <w:rPr/>
          <w:t xml:space="preserve"> </w:t>
        </w:r>
      </w:ins>
      <w:ins w:id="2459" w:author="S2-104341" w:date="2010-09-14T14:06:00Z">
        <w:r>
          <w:rPr>
            <w:lang w:eastAsia="zh-CN"/>
          </w:rPr>
          <w:t xml:space="preserve">sends </w:t>
        </w:r>
      </w:ins>
      <w:ins w:id="2460" w:author="S2-104341" w:date="2010-09-14T14:06:00Z">
        <w:r>
          <w:rPr/>
          <w:t xml:space="preserve">Resource </w:t>
        </w:r>
      </w:ins>
      <w:ins w:id="2461" w:author="S2-104341" w:date="2010-09-14T14:06:00Z">
        <w:r>
          <w:rPr>
            <w:lang w:eastAsia="zh-CN"/>
          </w:rPr>
          <w:t>Release</w:t>
        </w:r>
      </w:ins>
      <w:ins w:id="2462" w:author="S2-104341" w:date="2010-09-14T14:06:00Z">
        <w:r>
          <w:rPr/>
          <w:t xml:space="preserve"> Re</w:t>
        </w:r>
      </w:ins>
      <w:ins w:id="2463" w:author="S2-104341" w:date="2010-09-14T14:06:00Z">
        <w:r>
          <w:rPr>
            <w:lang w:eastAsia="zh-CN"/>
          </w:rPr>
          <w:t>sponse</w:t>
        </w:r>
      </w:ins>
      <w:ins w:id="2464" w:author="S2-104341" w:date="2010-09-14T14:06:00Z">
        <w:r>
          <w:rPr/>
          <w:t xml:space="preserve"> to the </w:t>
        </w:r>
      </w:ins>
      <w:ins w:id="2465" w:author="S2-104341" w:date="2010-09-14T14:06:00Z">
        <w:r>
          <w:rPr>
            <w:lang w:eastAsia="zh-CN"/>
          </w:rPr>
          <w:t>correspond</w:t>
        </w:r>
      </w:ins>
      <w:ins w:id="2466" w:author="S2-104341" w:date="2010-09-14T14:06:00Z">
        <w:r>
          <w:rPr>
            <w:lang w:eastAsia="zh-CN"/>
          </w:rPr>
          <w:t xml:space="preserve">ing </w:t>
        </w:r>
      </w:ins>
      <w:ins w:id="2467" w:author="S2-104341" w:date="2010-09-14T14:06:00Z">
        <w:r>
          <w:rPr/>
          <w:t>HeNB.</w:t>
        </w:r>
      </w:ins>
    </w:p>
    <w:p>
      <w:pPr>
        <w:pStyle w:val="B1"/>
        <w:ind w:start="780" w:hanging="0"/>
        <w:rPr>
          <w:lang w:eastAsia="zh-CN"/>
          <w:ins w:id="2480" w:author="S2-104341" w:date="2010-09-14T14:06:00Z"/>
        </w:rPr>
      </w:pPr>
      <w:ins w:id="2469" w:author="S2-104341" w:date="2010-09-14T14:06:00Z">
        <w:r>
          <w:rPr>
            <w:lang w:eastAsia="zh-CN"/>
          </w:rPr>
          <w:t xml:space="preserve">If all the </w:t>
        </w:r>
      </w:ins>
      <w:ins w:id="2470" w:author="S2-104341" w:date="2010-09-14T14:06:00Z">
        <w:r>
          <w:rPr>
            <w:lang w:eastAsia="zh-CN"/>
          </w:rPr>
          <w:t>activated</w:t>
        </w:r>
      </w:ins>
      <w:ins w:id="2471" w:author="S2-104341" w:date="2010-09-14T14:06:00Z">
        <w:r>
          <w:rPr>
            <w:lang w:eastAsia="zh-CN"/>
          </w:rPr>
          <w:t xml:space="preserve"> bearers are released, the </w:t>
        </w:r>
      </w:ins>
      <w:ins w:id="2472" w:author="S2-104341" w:date="2010-09-14T14:06:00Z">
        <w:r>
          <w:rPr/>
          <w:t>H(e)</w:t>
        </w:r>
      </w:ins>
      <w:ins w:id="2473" w:author="S2-104341" w:date="2010-09-14T14:06:00Z">
        <w:r>
          <w:rPr>
            <w:lang w:eastAsia="zh-CN"/>
          </w:rPr>
          <w:t>NB</w:t>
        </w:r>
      </w:ins>
      <w:ins w:id="2474" w:author="S2-104341" w:date="2010-09-14T14:06:00Z">
        <w:r>
          <w:rPr/>
          <w:t xml:space="preserve"> Policy Function</w:t>
        </w:r>
      </w:ins>
      <w:ins w:id="2475" w:author="S2-104341" w:date="2010-09-14T14:06:00Z">
        <w:r>
          <w:rPr>
            <w:lang w:eastAsia="zh-CN"/>
          </w:rPr>
          <w:t xml:space="preserve"> releases</w:t>
        </w:r>
      </w:ins>
      <w:ins w:id="2476" w:author="S2-104341" w:date="2010-09-14T14:06:00Z">
        <w:r>
          <w:rPr/>
          <w:t xml:space="preserve"> </w:t>
        </w:r>
      </w:ins>
      <w:ins w:id="2477" w:author="S2-104341" w:date="2010-09-14T14:06:00Z">
        <w:r>
          <w:rPr>
            <w:lang w:eastAsia="zh-CN"/>
          </w:rPr>
          <w:t>the</w:t>
        </w:r>
      </w:ins>
      <w:ins w:id="2478" w:author="S2-104341" w:date="2010-09-14T14:06:00Z">
        <w:r>
          <w:rPr/>
          <w:t xml:space="preserve"> S9* session</w:t>
        </w:r>
      </w:ins>
      <w:ins w:id="2479" w:author="S2-104341" w:date="2010-09-14T14:06:00Z">
        <w:r>
          <w:rPr>
            <w:lang w:eastAsia="zh-CN"/>
          </w:rPr>
          <w:t>.</w:t>
        </w:r>
      </w:ins>
    </w:p>
    <w:p>
      <w:pPr>
        <w:pStyle w:val="B1"/>
        <w:numPr>
          <w:ilvl w:val="0"/>
          <w:numId w:val="4"/>
        </w:numPr>
        <w:rPr/>
      </w:pPr>
      <w:ins w:id="2481" w:author="S2-104341" w:date="2010-09-14T14:06:00Z">
        <w:r>
          <w:rPr>
            <w:lang w:eastAsia="zh-CN"/>
          </w:rPr>
          <w:t xml:space="preserve">As </w:t>
        </w:r>
      </w:ins>
      <w:ins w:id="2482" w:author="S2-104341" w:date="2010-09-14T14:06:00Z">
        <w:r>
          <w:rPr/>
          <w:t>defined in</w:t>
        </w:r>
      </w:ins>
      <w:ins w:id="2483" w:author="S2-104341" w:date="2010-09-14T14:06:00Z">
        <w:r>
          <w:rPr>
            <w:lang w:eastAsia="zh-CN"/>
          </w:rPr>
          <w:t xml:space="preserve"> TS23.401, the HeNB sends </w:t>
        </w:r>
      </w:ins>
      <w:ins w:id="2484" w:author="S2-104341" w:date="2010-09-14T14:06:00Z">
        <w:r>
          <w:rPr/>
          <w:t xml:space="preserve">to the </w:t>
        </w:r>
      </w:ins>
      <w:ins w:id="2485" w:author="S2-104341" w:date="2010-09-14T14:06:00Z">
        <w:r>
          <w:rPr>
            <w:lang w:eastAsia="zh-CN"/>
          </w:rPr>
          <w:t xml:space="preserve">MME </w:t>
        </w:r>
      </w:ins>
      <w:ins w:id="2486" w:author="S2-104341" w:date="2010-09-14T14:06:00Z">
        <w:r>
          <w:rPr/>
          <w:t xml:space="preserve">the Delete Bearer </w:t>
        </w:r>
      </w:ins>
      <w:ins w:id="2487" w:author="S2-104341" w:date="2010-09-14T14:06:00Z">
        <w:r>
          <w:rPr>
            <w:lang w:eastAsia="zh-CN"/>
          </w:rPr>
          <w:t>Response /</w:t>
        </w:r>
      </w:ins>
      <w:ins w:id="2488" w:author="S2-104341" w:date="2010-09-14T14:06:00Z">
        <w:r>
          <w:rPr/>
          <w:t xml:space="preserve"> S1 UE Context Release Complete</w:t>
        </w:r>
      </w:ins>
      <w:ins w:id="2489" w:author="S2-104341" w:date="2010-09-14T14:06:00Z">
        <w:r>
          <w:rPr>
            <w:lang w:eastAsia="zh-CN"/>
          </w:rPr>
          <w:t xml:space="preserve"> </w:t>
        </w:r>
      </w:ins>
      <w:ins w:id="2490" w:author="S2-104341" w:date="2010-09-14T14:06:00Z">
        <w:r>
          <w:rPr/>
          <w:t>message</w:t>
        </w:r>
      </w:ins>
      <w:ins w:id="2491" w:author="S2-104341" w:date="2010-09-14T14:06:00Z">
        <w:r>
          <w:rPr>
            <w:lang w:eastAsia="zh-CN"/>
          </w:rPr>
          <w:t>.</w:t>
        </w:r>
      </w:ins>
    </w:p>
    <w:p>
      <w:pPr>
        <w:pStyle w:val="Normal"/>
        <w:rPr>
          <w:lang w:eastAsia="zh-CN"/>
          <w:ins w:id="2494" w:author="S2-104341" w:date="2010-09-14T14:06:00Z"/>
        </w:rPr>
      </w:pPr>
      <w:ins w:id="2493" w:author="S2-104341" w:date="2010-09-14T14:06:00Z">
        <w:r>
          <w:rPr>
            <w:lang w:eastAsia="zh-CN"/>
          </w:rPr>
        </w:r>
      </w:ins>
    </w:p>
    <w:p>
      <w:pPr>
        <w:pStyle w:val="Heading6"/>
        <w:bidi w:val="0"/>
        <w:jc w:val="start"/>
        <w:rPr>
          <w:lang w:eastAsia="zh-CN"/>
          <w:ins w:id="2504" w:author="S2-104341" w:date="2010-09-14T14:06:00Z"/>
        </w:rPr>
      </w:pPr>
      <w:ins w:id="2495" w:author="S2-104341" w:date="2010-09-14T14:06:00Z">
        <w:r>
          <w:rPr>
            <w:lang w:val="en-CA"/>
          </w:rPr>
          <w:t>5.</w:t>
        </w:r>
      </w:ins>
      <w:ins w:id="2496" w:author="S2-104341" w:date="2010-09-15T10:46:00Z">
        <w:r>
          <w:rPr>
            <w:lang w:val="en-CA"/>
          </w:rPr>
          <w:t>6</w:t>
        </w:r>
      </w:ins>
      <w:ins w:id="2497" w:author="S2-104341" w:date="2010-09-14T14:06:00Z">
        <w:r>
          <w:rPr>
            <w:lang w:val="en-CA"/>
          </w:rPr>
          <w:t>.2.1.3</w:t>
        </w:r>
      </w:ins>
      <w:ins w:id="2498" w:author="S2-104341" w:date="2010-09-14T14:06:00Z">
        <w:r>
          <w:rPr>
            <w:lang w:eastAsia="zh-CN"/>
          </w:rPr>
          <w:t>.</w:t>
        </w:r>
      </w:ins>
      <w:ins w:id="2499" w:author="S2-104341" w:date="2010-09-14T14:06:00Z">
        <w:r>
          <w:rPr>
            <w:lang w:eastAsia="zh-CN"/>
          </w:rPr>
          <w:t xml:space="preserve">2  </w:t>
        </w:r>
      </w:ins>
      <w:ins w:id="2500" w:author="S2-104341" w:date="2010-09-14T14:06:00Z">
        <w:r>
          <w:rPr/>
          <w:t xml:space="preserve">PDP Context Deactivation </w:t>
        </w:r>
      </w:ins>
      <w:ins w:id="2501" w:author="S2-104341" w:date="2010-09-14T14:06:00Z">
        <w:r>
          <w:rPr>
            <w:lang w:eastAsia="zh-CN"/>
          </w:rPr>
          <w:t>w</w:t>
        </w:r>
      </w:ins>
      <w:ins w:id="2502" w:author="S2-104341" w:date="2010-09-14T14:06:00Z">
        <w:r>
          <w:rPr/>
          <w:t>hen a UE attaches to UTRAN/GERAN</w:t>
        </w:r>
      </w:ins>
      <w:ins w:id="2503" w:author="S2-104341" w:date="2010-09-14T14:06:00Z">
        <w:r>
          <w:rPr>
            <w:lang w:eastAsia="zh-CN"/>
          </w:rPr>
          <w:t xml:space="preserve"> via HNB subsystem</w:t>
        </w:r>
      </w:ins>
    </w:p>
    <w:p>
      <w:pPr>
        <w:pStyle w:val="Normal"/>
        <w:rPr/>
      </w:pPr>
      <w:ins w:id="2505" w:author="S2-104341" w:date="2010-09-14T14:06:00Z">
        <w:r>
          <w:rPr/>
          <w:t>The PDP Context Deactivation procedure for a UE attaches to UTRAN/GERAN</w:t>
        </w:r>
      </w:ins>
      <w:ins w:id="2506" w:author="S2-104341" w:date="2010-09-14T14:06:00Z">
        <w:r>
          <w:rPr>
            <w:lang w:eastAsia="zh-CN"/>
          </w:rPr>
          <w:t xml:space="preserve"> via HNB subsystem</w:t>
        </w:r>
      </w:ins>
      <w:ins w:id="2507" w:author="S2-104341" w:date="2010-09-14T14:06:00Z">
        <w:r>
          <w:rPr/>
          <w:t xml:space="preserve"> is depicted in figure </w:t>
        </w:r>
      </w:ins>
      <w:ins w:id="2508" w:author="S2-104341" w:date="2010-09-14T14:06:00Z">
        <w:r>
          <w:rPr>
            <w:lang w:val="en-CA"/>
          </w:rPr>
          <w:t>5.</w:t>
        </w:r>
      </w:ins>
      <w:ins w:id="2509" w:author="S2-104341" w:date="2010-09-15T10:46:00Z">
        <w:r>
          <w:rPr>
            <w:lang w:val="en-CA"/>
          </w:rPr>
          <w:t>6</w:t>
        </w:r>
      </w:ins>
      <w:ins w:id="2510" w:author="S2-104341" w:date="2010-09-14T14:06:00Z">
        <w:r>
          <w:rPr>
            <w:lang w:val="en-CA"/>
          </w:rPr>
          <w:t>.2.1.3</w:t>
        </w:r>
      </w:ins>
      <w:ins w:id="2511" w:author="S2-104341" w:date="2010-09-14T14:06:00Z">
        <w:r>
          <w:rPr>
            <w:lang w:eastAsia="zh-CN"/>
          </w:rPr>
          <w:t>-2</w:t>
        </w:r>
      </w:ins>
      <w:ins w:id="2512" w:author="S2-104341" w:date="2010-09-14T14:06:00Z">
        <w:r>
          <w:rPr/>
          <w:t>.</w:t>
        </w:r>
      </w:ins>
    </w:p>
    <w:p>
      <w:pPr>
        <w:pStyle w:val="Normal"/>
        <w:rPr>
          <w:lang w:eastAsia="zh-CN"/>
          <w:ins w:id="2515" w:author="S2-104341" w:date="2010-09-14T14:06:00Z"/>
        </w:rPr>
      </w:pPr>
      <w:ins w:id="2514" w:author="S2-104341" w:date="2010-09-14T14:06:00Z">
        <w:bookmarkStart w:id="338" w:name="_1346052791"/>
        <w:bookmarkStart w:id="339" w:name="_1345978612"/>
        <w:bookmarkStart w:id="340" w:name="_1345978362"/>
        <w:bookmarkStart w:id="341" w:name="_1345978331"/>
        <w:bookmarkEnd w:id="338"/>
        <w:bookmarkEnd w:id="339"/>
        <w:bookmarkEnd w:id="340"/>
        <w:bookmarkEnd w:id="341"/>
        <w:r>
          <w:rPr>
            <w:lang w:eastAsia="zh-CN"/>
          </w:rPr>
          <w:object w:dxaOrig="10395" w:dyaOrig="4500">
            <v:shape id="ole_rId184" style="width:519.75pt;height:225pt" o:ole="">
              <v:imagedata r:id="rId185" o:title=""/>
            </v:shape>
            <o:OLEObject Type="Embed" ProgID="" ShapeID="ole_rId184" DrawAspect="Content" ObjectID="_1164045870" r:id="rId184"/>
          </w:object>
        </w:r>
      </w:ins>
    </w:p>
    <w:p>
      <w:pPr>
        <w:pStyle w:val="TF1"/>
        <w:rPr/>
      </w:pPr>
      <w:ins w:id="2516" w:author="S2-104341" w:date="2010-09-14T14:06:00Z">
        <w:r>
          <w:rPr/>
          <w:t xml:space="preserve">Figure </w:t>
        </w:r>
      </w:ins>
      <w:ins w:id="2517" w:author="S2-104341" w:date="2010-09-14T14:06:00Z">
        <w:r>
          <w:rPr>
            <w:lang w:val="en-CA"/>
          </w:rPr>
          <w:t>5.</w:t>
        </w:r>
      </w:ins>
      <w:ins w:id="2518" w:author="S2-104341" w:date="2010-09-15T10:46:00Z">
        <w:r>
          <w:rPr>
            <w:lang w:val="en-CA"/>
          </w:rPr>
          <w:t>6</w:t>
        </w:r>
      </w:ins>
      <w:ins w:id="2519" w:author="S2-104341" w:date="2010-09-14T14:06:00Z">
        <w:r>
          <w:rPr>
            <w:lang w:val="en-CA"/>
          </w:rPr>
          <w:t>.2.1.3</w:t>
        </w:r>
      </w:ins>
      <w:ins w:id="2520" w:author="S2-104341" w:date="2010-09-14T14:06:00Z">
        <w:r>
          <w:rPr>
            <w:lang w:eastAsia="zh-CN"/>
          </w:rPr>
          <w:t>-2</w:t>
        </w:r>
      </w:ins>
      <w:ins w:id="2521" w:author="S2-104341" w:date="2010-09-14T14:06:00Z">
        <w:r>
          <w:rPr/>
          <w:t>: PDP Context Deactivation procedure for a UE attaches to UTRAN/GERAN</w:t>
        </w:r>
      </w:ins>
      <w:ins w:id="2522" w:author="S2-104341" w:date="2010-09-14T14:06:00Z">
        <w:r>
          <w:rPr>
            <w:lang w:eastAsia="zh-CN"/>
          </w:rPr>
          <w:t xml:space="preserve"> via HNB subsystem</w:t>
        </w:r>
      </w:ins>
    </w:p>
    <w:p>
      <w:pPr>
        <w:pStyle w:val="B1"/>
        <w:numPr>
          <w:ilvl w:val="0"/>
          <w:numId w:val="25"/>
        </w:numPr>
        <w:rPr/>
      </w:pPr>
      <w:ins w:id="2524" w:author="S2-104341" w:date="2010-09-14T14:06:00Z">
        <w:r>
          <w:rPr/>
          <w:t xml:space="preserve">If </w:t>
        </w:r>
      </w:ins>
      <w:ins w:id="2525" w:author="S2-104341" w:date="2010-09-14T14:06:00Z">
        <w:r>
          <w:rPr>
            <w:lang w:eastAsia="zh-CN"/>
          </w:rPr>
          <w:t xml:space="preserve">the PDP Context delete is required (e.g. PDP Context Deactivation, </w:t>
        </w:r>
      </w:ins>
      <w:ins w:id="2526" w:author="S2-104341" w:date="2010-09-14T14:06:00Z">
        <w:r>
          <w:rPr/>
          <w:t>Detach</w:t>
        </w:r>
      </w:ins>
      <w:ins w:id="2527" w:author="S2-104341" w:date="2010-09-14T14:06:00Z">
        <w:r>
          <w:rPr>
            <w:lang w:eastAsia="zh-CN"/>
          </w:rPr>
          <w:t xml:space="preserve">, RAB Release), the SGSN will be triggered to release the resources </w:t>
        </w:r>
      </w:ins>
      <w:ins w:id="2528" w:author="S2-104341" w:date="2010-09-14T14:06:00Z">
        <w:r>
          <w:rPr/>
          <w:t>as defined in</w:t>
        </w:r>
      </w:ins>
      <w:ins w:id="2529" w:author="S2-104341" w:date="2010-09-14T14:06:00Z">
        <w:r>
          <w:rPr>
            <w:lang w:eastAsia="zh-CN"/>
          </w:rPr>
          <w:t xml:space="preserve"> TS23.060.</w:t>
        </w:r>
      </w:ins>
    </w:p>
    <w:p>
      <w:pPr>
        <w:pStyle w:val="B1"/>
        <w:numPr>
          <w:ilvl w:val="0"/>
          <w:numId w:val="25"/>
        </w:numPr>
        <w:rPr/>
      </w:pPr>
      <w:ins w:id="2531" w:author="S2-104341" w:date="2010-09-14T14:06:00Z">
        <w:r>
          <w:rPr>
            <w:lang w:eastAsia="zh-CN"/>
          </w:rPr>
          <w:t>A</w:t>
        </w:r>
      </w:ins>
      <w:ins w:id="2532" w:author="S2-104341" w:date="2010-09-14T14:06:00Z">
        <w:r>
          <w:rPr/>
          <w:t>s defined in</w:t>
        </w:r>
      </w:ins>
      <w:ins w:id="2533" w:author="S2-104341" w:date="2010-09-14T14:06:00Z">
        <w:r>
          <w:rPr>
            <w:lang w:eastAsia="zh-CN"/>
          </w:rPr>
          <w:t xml:space="preserve"> TS23.060, the SGSN initiates </w:t>
        </w:r>
      </w:ins>
      <w:ins w:id="2534" w:author="S2-104341" w:date="2010-09-14T14:06:00Z">
        <w:r>
          <w:rPr/>
          <w:t xml:space="preserve">RAB </w:t>
        </w:r>
      </w:ins>
      <w:ins w:id="2535" w:author="S2-104341" w:date="2010-09-14T14:06:00Z">
        <w:r>
          <w:rPr>
            <w:lang w:eastAsia="zh-CN"/>
          </w:rPr>
          <w:t xml:space="preserve">release </w:t>
        </w:r>
      </w:ins>
      <w:ins w:id="2536" w:author="S2-104341" w:date="2010-09-14T14:06:00Z">
        <w:r>
          <w:rPr/>
          <w:t>by the RAB Assignment procedure</w:t>
        </w:r>
      </w:ins>
      <w:ins w:id="2537" w:author="S2-104341" w:date="2010-09-14T14:06:00Z">
        <w:r>
          <w:rPr>
            <w:lang w:eastAsia="zh-CN"/>
          </w:rPr>
          <w:t xml:space="preserve"> sending</w:t>
        </w:r>
      </w:ins>
      <w:ins w:id="2538" w:author="S2-104341" w:date="2010-09-14T14:06:00Z">
        <w:r>
          <w:rPr/>
          <w:t xml:space="preserve"> a RAB Assignment Request message to the </w:t>
        </w:r>
      </w:ins>
      <w:ins w:id="2539" w:author="S2-104341" w:date="2010-09-14T14:06:00Z">
        <w:r>
          <w:rPr>
            <w:lang w:eastAsia="zh-CN"/>
          </w:rPr>
          <w:t>HNB via HNB GW to release</w:t>
        </w:r>
      </w:ins>
      <w:ins w:id="2540" w:author="S2-104341" w:date="2010-09-14T14:06:00Z">
        <w:r>
          <w:rPr/>
          <w:t xml:space="preserve"> one or several RABs</w:t>
        </w:r>
      </w:ins>
      <w:ins w:id="2541" w:author="S2-104341" w:date="2010-09-14T14:06:00Z">
        <w:r>
          <w:rPr>
            <w:lang w:eastAsia="zh-CN"/>
          </w:rPr>
          <w:t xml:space="preserve">. The message shall contain the RAB </w:t>
        </w:r>
      </w:ins>
      <w:ins w:id="2542" w:author="S2-104341" w:date="2010-09-14T14:06:00Z">
        <w:r>
          <w:rPr>
            <w:lang w:eastAsia="zh-CN"/>
          </w:rPr>
          <w:t>information</w:t>
        </w:r>
      </w:ins>
      <w:ins w:id="2543" w:author="S2-104341" w:date="2010-09-14T14:06:00Z">
        <w:r>
          <w:rPr>
            <w:lang w:eastAsia="zh-CN"/>
          </w:rPr>
          <w:t xml:space="preserve"> to be released.</w:t>
        </w:r>
      </w:ins>
    </w:p>
    <w:p>
      <w:pPr>
        <w:pStyle w:val="B1"/>
        <w:numPr>
          <w:ilvl w:val="0"/>
          <w:numId w:val="25"/>
        </w:numPr>
        <w:rPr/>
      </w:pPr>
      <w:ins w:id="2545" w:author="S2-104341" w:date="2010-09-14T14:06:00Z">
        <w:r>
          <w:rPr>
            <w:lang w:val="en-CA"/>
          </w:rPr>
          <w:t xml:space="preserve">The description of these steps are the same as for steps </w:t>
        </w:r>
      </w:ins>
      <w:ins w:id="2546" w:author="S2-104341" w:date="2010-09-14T14:06:00Z">
        <w:r>
          <w:rPr>
            <w:lang w:val="en-CA" w:eastAsia="zh-CN"/>
          </w:rPr>
          <w:t>3</w:t>
        </w:r>
      </w:ins>
      <w:ins w:id="2547" w:author="S2-104341" w:date="2010-09-14T14:06:00Z">
        <w:r>
          <w:rPr>
            <w:lang w:val="en-CA"/>
          </w:rPr>
          <w:t>-</w:t>
        </w:r>
      </w:ins>
      <w:ins w:id="2548" w:author="S2-104341" w:date="2010-09-14T14:06:00Z">
        <w:r>
          <w:rPr>
            <w:lang w:val="en-CA" w:eastAsia="zh-CN"/>
          </w:rPr>
          <w:t>7</w:t>
        </w:r>
      </w:ins>
      <w:ins w:id="2549" w:author="S2-104341" w:date="2010-09-14T14:06:00Z">
        <w:r>
          <w:rPr>
            <w:lang w:val="en-CA"/>
          </w:rPr>
          <w:t xml:space="preserve"> in </w:t>
        </w:r>
      </w:ins>
      <w:ins w:id="2550" w:author="S2-104341" w:date="2010-09-14T14:06:00Z">
        <w:r>
          <w:rPr>
            <w:lang w:val="en-CA" w:eastAsia="zh-CN"/>
          </w:rPr>
          <w:t>the clause</w:t>
        </w:r>
      </w:ins>
      <w:ins w:id="2551" w:author="S2-104341" w:date="2010-09-14T14:06:00Z">
        <w:r>
          <w:rPr>
            <w:lang w:val="en-CA" w:eastAsia="zh-CN"/>
          </w:rPr>
          <w:t xml:space="preserve"> </w:t>
        </w:r>
      </w:ins>
      <w:ins w:id="2552" w:author="S2-104341" w:date="2010-09-14T14:06:00Z">
        <w:r>
          <w:rPr/>
          <w:t>5.</w:t>
        </w:r>
      </w:ins>
      <w:ins w:id="2553" w:author="S2-104341" w:date="2010-09-15T10:46:00Z">
        <w:r>
          <w:rPr/>
          <w:t>6</w:t>
        </w:r>
      </w:ins>
      <w:ins w:id="2554" w:author="S2-104341" w:date="2010-09-14T14:06:00Z">
        <w:r>
          <w:rPr/>
          <w:t>.2.1.3.1</w:t>
        </w:r>
      </w:ins>
      <w:ins w:id="2555" w:author="S2-104341" w:date="2010-09-14T14:06:00Z">
        <w:r>
          <w:rPr>
            <w:lang w:eastAsia="zh-CN"/>
          </w:rPr>
          <w:t>.</w:t>
        </w:r>
      </w:ins>
    </w:p>
    <w:p>
      <w:pPr>
        <w:pStyle w:val="B1"/>
        <w:numPr>
          <w:ilvl w:val="0"/>
          <w:numId w:val="25"/>
        </w:numPr>
        <w:rPr/>
      </w:pPr>
      <w:ins w:id="2557" w:author="S2-104341" w:date="2010-09-14T14:06:00Z">
        <w:r>
          <w:rPr>
            <w:lang w:eastAsia="zh-CN"/>
          </w:rPr>
          <w:t xml:space="preserve">The HNB sends </w:t>
        </w:r>
      </w:ins>
      <w:ins w:id="2558" w:author="S2-104341" w:date="2010-09-14T14:06:00Z">
        <w:r>
          <w:rPr/>
          <w:t xml:space="preserve">to the </w:t>
        </w:r>
      </w:ins>
      <w:ins w:id="2559" w:author="S2-104341" w:date="2010-09-14T14:06:00Z">
        <w:r>
          <w:rPr>
            <w:lang w:eastAsia="zh-CN"/>
          </w:rPr>
          <w:t xml:space="preserve">SGSN the </w:t>
        </w:r>
      </w:ins>
      <w:ins w:id="2560" w:author="S2-104341" w:date="2010-09-14T14:06:00Z">
        <w:r>
          <w:rPr/>
          <w:t>RAB Assignment</w:t>
        </w:r>
      </w:ins>
      <w:ins w:id="2561" w:author="S2-104341" w:date="2010-09-14T14:06:00Z">
        <w:r>
          <w:rPr>
            <w:lang w:eastAsia="zh-CN"/>
          </w:rPr>
          <w:t xml:space="preserve"> Response </w:t>
        </w:r>
      </w:ins>
      <w:ins w:id="2562" w:author="S2-104341" w:date="2010-09-14T14:06:00Z">
        <w:r>
          <w:rPr/>
          <w:t>message</w:t>
        </w:r>
      </w:ins>
      <w:ins w:id="2563" w:author="S2-104341" w:date="2010-09-14T14:06:00Z">
        <w:r>
          <w:rPr>
            <w:lang w:eastAsia="zh-CN"/>
          </w:rPr>
          <w:t xml:space="preserve"> via HNB GW, as</w:t>
        </w:r>
      </w:ins>
      <w:ins w:id="2564" w:author="S2-104341" w:date="2010-09-14T14:06:00Z">
        <w:r>
          <w:rPr/>
          <w:t xml:space="preserve"> defined in</w:t>
        </w:r>
      </w:ins>
      <w:ins w:id="2565" w:author="S2-104341" w:date="2010-09-14T14:06:00Z">
        <w:r>
          <w:rPr>
            <w:lang w:eastAsia="zh-CN"/>
          </w:rPr>
          <w:t xml:space="preserve"> TS23.060.</w:t>
        </w:r>
      </w:ins>
    </w:p>
    <w:p>
      <w:pPr>
        <w:pStyle w:val="Heading6"/>
        <w:bidi w:val="0"/>
        <w:jc w:val="start"/>
        <w:rPr>
          <w:lang w:eastAsia="zh-CN"/>
          <w:ins w:id="2578" w:author="S2-104341" w:date="2010-09-14T14:06:00Z"/>
        </w:rPr>
      </w:pPr>
      <w:ins w:id="2567" w:author="S2-104341" w:date="2010-09-14T14:06:00Z">
        <w:r>
          <w:rPr>
            <w:lang w:val="en-CA"/>
          </w:rPr>
          <w:t>5.</w:t>
        </w:r>
      </w:ins>
      <w:ins w:id="2568" w:author="S2-104341" w:date="2010-09-15T10:46:00Z">
        <w:r>
          <w:rPr>
            <w:lang w:val="en-CA"/>
          </w:rPr>
          <w:t>6</w:t>
        </w:r>
      </w:ins>
      <w:ins w:id="2569" w:author="S2-104341" w:date="2010-09-14T14:06:00Z">
        <w:r>
          <w:rPr>
            <w:lang w:val="en-CA"/>
          </w:rPr>
          <w:t>.2.1.3</w:t>
        </w:r>
      </w:ins>
      <w:ins w:id="2570" w:author="S2-104341" w:date="2010-09-14T14:06:00Z">
        <w:r>
          <w:rPr>
            <w:lang w:eastAsia="zh-CN"/>
          </w:rPr>
          <w:t>.</w:t>
        </w:r>
      </w:ins>
      <w:ins w:id="2571" w:author="S2-104341" w:date="2010-09-14T14:06:00Z">
        <w:r>
          <w:rPr>
            <w:lang w:eastAsia="zh-CN"/>
          </w:rPr>
          <w:t>3</w:t>
        </w:r>
      </w:ins>
      <w:ins w:id="2572" w:author="S2-104341" w:date="2010-09-15T10:47:00Z">
        <w:r>
          <w:rPr>
            <w:lang w:eastAsia="zh-CN"/>
          </w:rPr>
          <w:t xml:space="preserve"> </w:t>
          <w:tab/>
        </w:r>
      </w:ins>
      <w:ins w:id="2573" w:author="S2-104341" w:date="2010-09-14T14:06:00Z">
        <w:r>
          <w:rPr>
            <w:lang w:eastAsia="zh-CN"/>
          </w:rPr>
          <w:t>Iu Release</w:t>
        </w:r>
      </w:ins>
      <w:ins w:id="2574" w:author="S2-104341" w:date="2010-09-14T14:06:00Z">
        <w:r>
          <w:rPr/>
          <w:t xml:space="preserve"> </w:t>
        </w:r>
      </w:ins>
      <w:ins w:id="2575" w:author="S2-104341" w:date="2010-09-14T14:06:00Z">
        <w:r>
          <w:rPr>
            <w:lang w:eastAsia="zh-CN"/>
          </w:rPr>
          <w:t>w</w:t>
        </w:r>
      </w:ins>
      <w:ins w:id="2576" w:author="S2-104341" w:date="2010-09-14T14:06:00Z">
        <w:r>
          <w:rPr/>
          <w:t>hen a UE attaches to UTRAN/GERAN</w:t>
        </w:r>
      </w:ins>
      <w:ins w:id="2577" w:author="S2-104341" w:date="2010-09-14T14:06:00Z">
        <w:r>
          <w:rPr>
            <w:lang w:eastAsia="zh-CN"/>
          </w:rPr>
          <w:t xml:space="preserve"> via HNB subsystem</w:t>
        </w:r>
      </w:ins>
    </w:p>
    <w:p>
      <w:pPr>
        <w:pStyle w:val="Normal"/>
        <w:rPr/>
      </w:pPr>
      <w:ins w:id="2579" w:author="S2-104341" w:date="2010-09-14T14:06:00Z">
        <w:r>
          <w:rPr/>
          <w:t xml:space="preserve">The </w:t>
        </w:r>
      </w:ins>
      <w:ins w:id="2580" w:author="S2-104341" w:date="2010-09-14T14:06:00Z">
        <w:r>
          <w:rPr>
            <w:lang w:eastAsia="zh-CN"/>
          </w:rPr>
          <w:t xml:space="preserve">Iu Release </w:t>
        </w:r>
      </w:ins>
      <w:ins w:id="2581" w:author="S2-104341" w:date="2010-09-14T14:06:00Z">
        <w:r>
          <w:rPr/>
          <w:t>procedure for a UE attaches to UTRAN/GERAN</w:t>
        </w:r>
      </w:ins>
      <w:ins w:id="2582" w:author="S2-104341" w:date="2010-09-14T14:06:00Z">
        <w:r>
          <w:rPr>
            <w:lang w:eastAsia="zh-CN"/>
          </w:rPr>
          <w:t xml:space="preserve"> via HNB subsystem</w:t>
        </w:r>
      </w:ins>
      <w:ins w:id="2583" w:author="S2-104341" w:date="2010-09-14T14:06:00Z">
        <w:r>
          <w:rPr/>
          <w:t xml:space="preserve"> is depicted in figure</w:t>
        </w:r>
      </w:ins>
      <w:ins w:id="2584" w:author="S2-104341" w:date="2010-09-14T14:06:00Z">
        <w:r>
          <w:rPr>
            <w:lang w:eastAsia="zh-CN"/>
          </w:rPr>
          <w:t xml:space="preserve"> </w:t>
        </w:r>
      </w:ins>
      <w:ins w:id="2585" w:author="S2-104341" w:date="2010-09-14T14:06:00Z">
        <w:r>
          <w:rPr>
            <w:lang w:val="en-CA"/>
          </w:rPr>
          <w:t>5.</w:t>
        </w:r>
      </w:ins>
      <w:ins w:id="2586" w:author="S2-104341" w:date="2010-09-15T10:46:00Z">
        <w:r>
          <w:rPr>
            <w:lang w:val="en-CA"/>
          </w:rPr>
          <w:t>6</w:t>
        </w:r>
      </w:ins>
      <w:ins w:id="2587" w:author="S2-104341" w:date="2010-09-14T14:06:00Z">
        <w:r>
          <w:rPr>
            <w:lang w:val="en-CA"/>
          </w:rPr>
          <w:t>.2.1.3</w:t>
        </w:r>
      </w:ins>
      <w:ins w:id="2588" w:author="S2-104341" w:date="2010-09-14T14:06:00Z">
        <w:r>
          <w:rPr>
            <w:lang w:eastAsia="zh-CN"/>
          </w:rPr>
          <w:noBreakHyphen/>
          <w:t>3</w:t>
        </w:r>
      </w:ins>
      <w:ins w:id="2589" w:author="S2-104341" w:date="2010-09-14T14:06:00Z">
        <w:r>
          <w:rPr/>
          <w:t>.</w:t>
        </w:r>
      </w:ins>
    </w:p>
    <w:p>
      <w:pPr>
        <w:pStyle w:val="Normal"/>
        <w:rPr>
          <w:lang w:eastAsia="zh-CN"/>
          <w:ins w:id="2592" w:author="S2-104341" w:date="2010-09-14T14:06:00Z"/>
        </w:rPr>
      </w:pPr>
      <w:ins w:id="2591" w:author="S2-104341" w:date="2010-09-14T14:06:00Z">
        <w:bookmarkStart w:id="342" w:name="_1346052776"/>
        <w:bookmarkStart w:id="343" w:name="_1345978431"/>
        <w:bookmarkStart w:id="344" w:name="_1345978402"/>
        <w:bookmarkEnd w:id="342"/>
        <w:bookmarkEnd w:id="343"/>
        <w:bookmarkEnd w:id="344"/>
        <w:r>
          <w:rPr>
            <w:lang w:eastAsia="zh-CN"/>
          </w:rPr>
          <w:object w:dxaOrig="10395" w:dyaOrig="4694">
            <v:shape id="ole_rId186" style="width:519.75pt;height:234.7pt" o:ole="">
              <v:imagedata r:id="rId187" o:title=""/>
            </v:shape>
            <o:OLEObject Type="Embed" ProgID="" ShapeID="ole_rId186" DrawAspect="Content" ObjectID="_1828346635" r:id="rId186"/>
          </w:object>
        </w:r>
      </w:ins>
    </w:p>
    <w:p>
      <w:pPr>
        <w:pStyle w:val="TF1"/>
        <w:rPr>
          <w:lang w:eastAsia="zh-CN"/>
          <w:ins w:id="2602" w:author="S2-104341" w:date="2010-09-14T14:06:00Z"/>
        </w:rPr>
      </w:pPr>
      <w:ins w:id="2593" w:author="S2-104341" w:date="2010-09-14T14:06:00Z">
        <w:r>
          <w:rPr/>
          <w:t xml:space="preserve">Figure </w:t>
        </w:r>
      </w:ins>
      <w:ins w:id="2594" w:author="S2-104341" w:date="2010-09-14T14:06:00Z">
        <w:r>
          <w:rPr>
            <w:lang w:val="en-CA"/>
          </w:rPr>
          <w:t>5.</w:t>
        </w:r>
      </w:ins>
      <w:ins w:id="2595" w:author="S2-104341" w:date="2010-09-15T10:46:00Z">
        <w:r>
          <w:rPr>
            <w:lang w:val="en-CA"/>
          </w:rPr>
          <w:t>6</w:t>
        </w:r>
      </w:ins>
      <w:ins w:id="2596" w:author="S2-104341" w:date="2010-09-14T14:06:00Z">
        <w:r>
          <w:rPr>
            <w:lang w:val="en-CA"/>
          </w:rPr>
          <w:t>.2.1.3</w:t>
        </w:r>
      </w:ins>
      <w:ins w:id="2597" w:author="S2-104341" w:date="2010-09-14T14:06:00Z">
        <w:r>
          <w:rPr>
            <w:lang w:eastAsia="zh-CN"/>
          </w:rPr>
          <w:t>-3</w:t>
        </w:r>
      </w:ins>
      <w:ins w:id="2598" w:author="S2-104341" w:date="2010-09-14T14:06:00Z">
        <w:r>
          <w:rPr/>
          <w:t xml:space="preserve">: </w:t>
        </w:r>
      </w:ins>
      <w:ins w:id="2599" w:author="S2-104341" w:date="2010-09-14T14:06:00Z">
        <w:r>
          <w:rPr>
            <w:lang w:eastAsia="zh-CN"/>
          </w:rPr>
          <w:t>Iu Release</w:t>
        </w:r>
      </w:ins>
      <w:ins w:id="2600" w:author="S2-104341" w:date="2010-09-14T14:06:00Z">
        <w:r>
          <w:rPr/>
          <w:t xml:space="preserve"> procedure for a UE attaches to UTRAN/GERAN</w:t>
        </w:r>
      </w:ins>
      <w:ins w:id="2601" w:author="S2-104341" w:date="2010-09-14T14:06:00Z">
        <w:r>
          <w:rPr>
            <w:lang w:eastAsia="zh-CN"/>
          </w:rPr>
          <w:t xml:space="preserve"> via HNB subsystem</w:t>
        </w:r>
      </w:ins>
    </w:p>
    <w:p>
      <w:pPr>
        <w:pStyle w:val="B1"/>
        <w:numPr>
          <w:ilvl w:val="0"/>
          <w:numId w:val="12"/>
        </w:numPr>
        <w:rPr/>
      </w:pPr>
      <w:ins w:id="2603" w:author="S2-104341" w:date="2010-09-14T14:06:00Z">
        <w:r>
          <w:rPr>
            <w:lang w:eastAsia="zh-CN"/>
          </w:rPr>
          <w:t xml:space="preserve">HNB initiates Iu Release Procedure, and sends Iu Release Request message to SGSN via HNB GW </w:t>
        </w:r>
      </w:ins>
      <w:ins w:id="2604" w:author="S2-104341" w:date="2010-09-14T14:06:00Z">
        <w:r>
          <w:rPr/>
          <w:t>as defined in</w:t>
        </w:r>
      </w:ins>
      <w:ins w:id="2605" w:author="S2-104341" w:date="2010-09-14T14:06:00Z">
        <w:r>
          <w:rPr>
            <w:lang w:eastAsia="zh-CN"/>
          </w:rPr>
          <w:t xml:space="preserve"> TS23.060.</w:t>
        </w:r>
      </w:ins>
    </w:p>
    <w:p>
      <w:pPr>
        <w:pStyle w:val="B1"/>
        <w:numPr>
          <w:ilvl w:val="0"/>
          <w:numId w:val="12"/>
        </w:numPr>
        <w:rPr/>
      </w:pPr>
      <w:ins w:id="2607" w:author="S2-104341" w:date="2010-09-14T14:06:00Z">
        <w:r>
          <w:rPr>
            <w:lang w:eastAsia="zh-CN"/>
          </w:rPr>
          <w:t>A</w:t>
        </w:r>
      </w:ins>
      <w:ins w:id="2608" w:author="S2-104341" w:date="2010-09-14T14:06:00Z">
        <w:r>
          <w:rPr/>
          <w:t>s defined in</w:t>
        </w:r>
      </w:ins>
      <w:ins w:id="2609" w:author="S2-104341" w:date="2010-09-14T14:06:00Z">
        <w:r>
          <w:rPr>
            <w:lang w:eastAsia="zh-CN"/>
          </w:rPr>
          <w:t xml:space="preserve"> TS23.060, the SGSN acknowledges the Iu Release Command message by sending Iu Release Command message.</w:t>
        </w:r>
      </w:ins>
    </w:p>
    <w:p>
      <w:pPr>
        <w:pStyle w:val="B1"/>
        <w:numPr>
          <w:ilvl w:val="0"/>
          <w:numId w:val="12"/>
        </w:numPr>
        <w:rPr>
          <w:lang w:eastAsia="zh-CN"/>
          <w:ins w:id="2614" w:author="S2-104341" w:date="2010-09-14T14:06:00Z"/>
        </w:rPr>
      </w:pPr>
      <w:ins w:id="2611" w:author="S2-104341" w:date="2010-09-14T14:06:00Z">
        <w:r>
          <w:rPr>
            <w:lang w:val="en-CA" w:eastAsia="zh-CN"/>
          </w:rPr>
          <w:t xml:space="preserve">The HNB may </w:t>
        </w:r>
      </w:ins>
      <w:ins w:id="2612" w:author="S2-104341" w:date="2010-09-14T14:06:00Z">
        <w:r>
          <w:rPr/>
          <w:t xml:space="preserve">release the radio </w:t>
        </w:r>
      </w:ins>
      <w:ins w:id="2613" w:author="S2-104341" w:date="2010-09-14T14:06:00Z">
        <w:r>
          <w:rPr>
            <w:lang w:val="en-CA" w:eastAsia="zh-CN"/>
          </w:rPr>
          <w:t>resource, and initiates radio bearer release as defined in TS23.060.</w:t>
        </w:r>
      </w:ins>
    </w:p>
    <w:p>
      <w:pPr>
        <w:pStyle w:val="B1"/>
        <w:numPr>
          <w:ilvl w:val="0"/>
          <w:numId w:val="12"/>
        </w:numPr>
        <w:rPr/>
      </w:pPr>
      <w:ins w:id="2615" w:author="S2-104341" w:date="2010-09-14T14:06:00Z">
        <w:r>
          <w:rPr>
            <w:lang w:val="en-CA" w:eastAsia="zh-CN"/>
          </w:rPr>
          <w:t>Procedures</w:t>
        </w:r>
      </w:ins>
      <w:ins w:id="2616" w:author="S2-104341" w:date="2010-09-14T14:06:00Z">
        <w:r>
          <w:rPr>
            <w:lang w:val="en-CA"/>
          </w:rPr>
          <w:t xml:space="preserve"> are the same as for steps </w:t>
        </w:r>
      </w:ins>
      <w:ins w:id="2617" w:author="S2-104341" w:date="2010-09-14T14:06:00Z">
        <w:r>
          <w:rPr>
            <w:lang w:val="en-CA" w:eastAsia="zh-CN"/>
          </w:rPr>
          <w:t>4</w:t>
        </w:r>
      </w:ins>
      <w:ins w:id="2618" w:author="S2-104341" w:date="2010-09-14T14:06:00Z">
        <w:r>
          <w:rPr>
            <w:lang w:val="en-CA"/>
          </w:rPr>
          <w:t>-</w:t>
        </w:r>
      </w:ins>
      <w:ins w:id="2619" w:author="S2-104341" w:date="2010-09-14T14:06:00Z">
        <w:r>
          <w:rPr>
            <w:lang w:val="en-CA" w:eastAsia="zh-CN"/>
          </w:rPr>
          <w:t>7</w:t>
        </w:r>
      </w:ins>
      <w:ins w:id="2620" w:author="S2-104341" w:date="2010-09-14T14:06:00Z">
        <w:r>
          <w:rPr>
            <w:lang w:val="en-CA"/>
          </w:rPr>
          <w:t xml:space="preserve"> in </w:t>
        </w:r>
      </w:ins>
      <w:ins w:id="2621" w:author="S2-104341" w:date="2010-09-14T14:06:00Z">
        <w:r>
          <w:rPr>
            <w:lang w:val="en-CA" w:eastAsia="zh-CN"/>
          </w:rPr>
          <w:t>the clause</w:t>
        </w:r>
      </w:ins>
      <w:ins w:id="2622" w:author="S2-104341" w:date="2010-09-14T14:06:00Z">
        <w:r>
          <w:rPr>
            <w:lang w:val="en-CA" w:eastAsia="zh-CN"/>
          </w:rPr>
          <w:t xml:space="preserve"> </w:t>
        </w:r>
      </w:ins>
      <w:ins w:id="2623" w:author="S2-104341" w:date="2010-09-14T14:06:00Z">
        <w:r>
          <w:rPr/>
          <w:t>5.</w:t>
        </w:r>
      </w:ins>
      <w:ins w:id="2624" w:author="S2-104341" w:date="2010-09-15T10:48:00Z">
        <w:r>
          <w:rPr/>
          <w:t>6</w:t>
        </w:r>
      </w:ins>
      <w:ins w:id="2625" w:author="S2-104341" w:date="2010-09-14T14:06:00Z">
        <w:r>
          <w:rPr/>
          <w:t>.2.1.3.1</w:t>
        </w:r>
      </w:ins>
      <w:ins w:id="2626" w:author="S2-104341" w:date="2010-09-14T14:06:00Z">
        <w:r>
          <w:rPr>
            <w:lang w:eastAsia="zh-CN"/>
          </w:rPr>
          <w:t>.</w:t>
        </w:r>
      </w:ins>
    </w:p>
    <w:p>
      <w:pPr>
        <w:pStyle w:val="B1"/>
        <w:numPr>
          <w:ilvl w:val="0"/>
          <w:numId w:val="12"/>
        </w:numPr>
        <w:rPr/>
      </w:pPr>
      <w:ins w:id="2628" w:author="S2-104341" w:date="2010-09-14T14:06:00Z">
        <w:r>
          <w:rPr>
            <w:lang w:eastAsia="zh-CN"/>
          </w:rPr>
          <w:t xml:space="preserve">The HNB sends </w:t>
        </w:r>
      </w:ins>
      <w:ins w:id="2629" w:author="S2-104341" w:date="2010-09-14T14:06:00Z">
        <w:r>
          <w:rPr/>
          <w:t xml:space="preserve">to the </w:t>
        </w:r>
      </w:ins>
      <w:ins w:id="2630" w:author="S2-104341" w:date="2010-09-14T14:06:00Z">
        <w:r>
          <w:rPr>
            <w:lang w:eastAsia="zh-CN"/>
          </w:rPr>
          <w:t xml:space="preserve">SGSN the Iu Release complete </w:t>
        </w:r>
      </w:ins>
      <w:ins w:id="2631" w:author="S2-104341" w:date="2010-09-14T14:06:00Z">
        <w:r>
          <w:rPr/>
          <w:t>message</w:t>
        </w:r>
      </w:ins>
      <w:ins w:id="2632" w:author="S2-104341" w:date="2010-09-14T14:06:00Z">
        <w:r>
          <w:rPr>
            <w:lang w:eastAsia="zh-CN"/>
          </w:rPr>
          <w:t xml:space="preserve"> via HNB GW, as</w:t>
        </w:r>
      </w:ins>
      <w:ins w:id="2633" w:author="S2-104341" w:date="2010-09-14T14:06:00Z">
        <w:r>
          <w:rPr/>
          <w:t xml:space="preserve"> defined in</w:t>
        </w:r>
      </w:ins>
      <w:ins w:id="2634" w:author="S2-104341" w:date="2010-09-14T14:06:00Z">
        <w:r>
          <w:rPr>
            <w:lang w:eastAsia="zh-CN"/>
          </w:rPr>
          <w:t xml:space="preserve"> TS23.060.</w:t>
        </w:r>
      </w:ins>
    </w:p>
    <w:p>
      <w:pPr>
        <w:pStyle w:val="Normal"/>
        <w:rPr>
          <w:lang w:eastAsia="zh-CN"/>
          <w:ins w:id="2637" w:author="S2-104341" w:date="2010-09-14T14:06:00Z"/>
        </w:rPr>
      </w:pPr>
      <w:ins w:id="2636" w:author="S2-104341" w:date="2010-09-14T14:06:00Z">
        <w:r>
          <w:rPr>
            <w:lang w:eastAsia="zh-CN"/>
          </w:rPr>
        </w:r>
      </w:ins>
    </w:p>
    <w:p>
      <w:pPr>
        <w:pStyle w:val="Heading5"/>
        <w:bidi w:val="0"/>
        <w:ind w:start="0" w:hanging="0"/>
        <w:jc w:val="start"/>
        <w:rPr/>
      </w:pPr>
      <w:ins w:id="2638" w:author="S2-104341" w:date="2010-09-14T14:06:00Z">
        <w:r>
          <w:rPr>
            <w:lang w:val="en-CA"/>
          </w:rPr>
          <w:t>5.</w:t>
        </w:r>
      </w:ins>
      <w:ins w:id="2639" w:author="S2-104341" w:date="2010-09-15T10:48:00Z">
        <w:r>
          <w:rPr>
            <w:lang w:val="en-CA"/>
          </w:rPr>
          <w:t>6</w:t>
        </w:r>
      </w:ins>
      <w:ins w:id="2640" w:author="S2-104341" w:date="2010-09-14T14:06:00Z">
        <w:r>
          <w:rPr>
            <w:lang w:val="en-CA"/>
          </w:rPr>
          <w:t>.2.1.4</w:t>
          <w:tab/>
        </w:r>
      </w:ins>
      <w:ins w:id="2641" w:author="S2-104341" w:date="2010-09-14T14:06:00Z">
        <w:r>
          <w:rPr>
            <w:lang w:eastAsia="zh-CN"/>
          </w:rPr>
          <w:t>B</w:t>
        </w:r>
      </w:ins>
      <w:ins w:id="2642" w:author="S2-104341" w:date="2010-09-14T14:06:00Z">
        <w:r>
          <w:rPr/>
          <w:t xml:space="preserve">earer </w:t>
        </w:r>
      </w:ins>
      <w:ins w:id="2643" w:author="S2-104341" w:date="2010-09-14T14:06:00Z">
        <w:r>
          <w:rPr>
            <w:lang w:eastAsia="zh-CN"/>
          </w:rPr>
          <w:t>Modification Procedure</w:t>
        </w:r>
      </w:ins>
    </w:p>
    <w:p>
      <w:pPr>
        <w:pStyle w:val="Heading6"/>
        <w:bidi w:val="0"/>
        <w:ind w:start="0" w:hanging="0"/>
        <w:jc w:val="start"/>
        <w:rPr/>
      </w:pPr>
      <w:ins w:id="2645" w:author="S2-104341" w:date="2010-09-14T14:06:00Z">
        <w:r>
          <w:rPr>
            <w:lang w:eastAsia="zh-CN"/>
          </w:rPr>
          <w:t>5.</w:t>
        </w:r>
      </w:ins>
      <w:ins w:id="2646" w:author="S2-104341" w:date="2010-09-15T10:48:00Z">
        <w:r>
          <w:rPr>
            <w:lang w:eastAsia="zh-CN"/>
          </w:rPr>
          <w:t>6</w:t>
        </w:r>
      </w:ins>
      <w:ins w:id="2647" w:author="S2-104341" w:date="2010-09-14T14:06:00Z">
        <w:r>
          <w:rPr>
            <w:lang w:eastAsia="zh-CN"/>
          </w:rPr>
          <w:t xml:space="preserve">.2.1.4.1  </w:t>
        </w:r>
      </w:ins>
      <w:ins w:id="2648" w:author="S2-104341" w:date="2010-09-14T14:06:00Z">
        <w:r>
          <w:rPr>
            <w:lang w:eastAsia="zh-CN"/>
          </w:rPr>
          <w:t>B</w:t>
        </w:r>
      </w:ins>
      <w:ins w:id="2649" w:author="S2-104341" w:date="2010-09-14T14:06:00Z">
        <w:r>
          <w:rPr/>
          <w:t xml:space="preserve">earer </w:t>
        </w:r>
      </w:ins>
      <w:ins w:id="2650" w:author="S2-104341" w:date="2010-09-14T14:06:00Z">
        <w:r>
          <w:rPr>
            <w:lang w:eastAsia="zh-CN"/>
          </w:rPr>
          <w:t>Modification w</w:t>
        </w:r>
      </w:ins>
      <w:ins w:id="2651" w:author="S2-104341" w:date="2010-09-14T14:06:00Z">
        <w:r>
          <w:rPr/>
          <w:t xml:space="preserve">hen a UE attaches to </w:t>
        </w:r>
      </w:ins>
      <w:ins w:id="2652" w:author="S2-104341" w:date="2010-09-14T14:06:00Z">
        <w:r>
          <w:rPr>
            <w:lang w:eastAsia="zh-CN"/>
          </w:rPr>
          <w:t>EUTRAN via HeNB subsystem</w:t>
        </w:r>
      </w:ins>
    </w:p>
    <w:p>
      <w:pPr>
        <w:pStyle w:val="Normal"/>
        <w:rPr/>
      </w:pPr>
      <w:ins w:id="2654" w:author="S2-104341" w:date="2010-09-14T14:06:00Z">
        <w:r>
          <w:rPr/>
          <w:t xml:space="preserve">The bearer </w:t>
        </w:r>
      </w:ins>
      <w:ins w:id="2655" w:author="S2-104341" w:date="2010-09-14T14:06:00Z">
        <w:r>
          <w:rPr>
            <w:lang w:eastAsia="zh-CN"/>
          </w:rPr>
          <w:t xml:space="preserve">modification </w:t>
        </w:r>
      </w:ins>
      <w:ins w:id="2656" w:author="S2-104341" w:date="2010-09-14T14:06:00Z">
        <w:r>
          <w:rPr/>
          <w:t xml:space="preserve">procedure for a UE attaches to </w:t>
        </w:r>
      </w:ins>
      <w:ins w:id="2657" w:author="S2-104341" w:date="2010-09-14T14:06:00Z">
        <w:r>
          <w:rPr>
            <w:lang w:eastAsia="zh-CN"/>
          </w:rPr>
          <w:t>EUTRAN via HeNB subsystem</w:t>
        </w:r>
      </w:ins>
      <w:ins w:id="2658" w:author="S2-104341" w:date="2010-09-14T14:06:00Z">
        <w:r>
          <w:rPr/>
          <w:t xml:space="preserve"> is depicted in figure </w:t>
        </w:r>
      </w:ins>
      <w:ins w:id="2659" w:author="S2-104341" w:date="2010-09-14T14:06:00Z">
        <w:r>
          <w:rPr>
            <w:lang w:eastAsia="zh-CN"/>
          </w:rPr>
          <w:t>5.</w:t>
        </w:r>
      </w:ins>
      <w:ins w:id="2660" w:author="S2-104341" w:date="2010-09-15T10:48:00Z">
        <w:r>
          <w:rPr>
            <w:lang w:eastAsia="zh-CN"/>
          </w:rPr>
          <w:t>6</w:t>
        </w:r>
      </w:ins>
      <w:ins w:id="2661" w:author="S2-104341" w:date="2010-09-14T14:06:00Z">
        <w:r>
          <w:rPr>
            <w:lang w:eastAsia="zh-CN"/>
          </w:rPr>
          <w:t>.2.1.4</w:t>
          <w:noBreakHyphen/>
          <w:t>1</w:t>
        </w:r>
      </w:ins>
      <w:ins w:id="2662" w:author="S2-104341" w:date="2010-09-14T14:06:00Z">
        <w:r>
          <w:rPr/>
          <w:t>.</w:t>
        </w:r>
      </w:ins>
    </w:p>
    <w:p>
      <w:pPr>
        <w:pStyle w:val="Normal"/>
        <w:rPr>
          <w:lang w:eastAsia="zh-CN"/>
          <w:ins w:id="2665" w:author="S2-104341" w:date="2010-09-14T14:06:00Z"/>
        </w:rPr>
      </w:pPr>
      <w:ins w:id="2664" w:author="S2-104341" w:date="2010-09-14T14:06:00Z">
        <w:bookmarkStart w:id="345" w:name="_1345978608"/>
        <w:bookmarkStart w:id="346" w:name="_1345978521"/>
        <w:bookmarkStart w:id="347" w:name="_1345978519"/>
        <w:bookmarkStart w:id="348" w:name="_1345978491"/>
        <w:bookmarkStart w:id="349" w:name="_1345978463"/>
        <w:bookmarkEnd w:id="345"/>
        <w:bookmarkEnd w:id="346"/>
        <w:bookmarkEnd w:id="347"/>
        <w:bookmarkEnd w:id="348"/>
        <w:bookmarkEnd w:id="349"/>
        <w:r>
          <w:rPr>
            <w:lang w:eastAsia="zh-CN"/>
          </w:rPr>
          <w:object w:dxaOrig="9389" w:dyaOrig="6869">
            <v:shape id="ole_rId188" style="width:469.45pt;height:343.45pt" o:ole="">
              <v:imagedata r:id="rId189" o:title=""/>
            </v:shape>
            <o:OLEObject Type="Embed" ProgID="" ShapeID="ole_rId188" DrawAspect="Content" ObjectID="_1228510659" r:id="rId188"/>
          </w:object>
        </w:r>
      </w:ins>
    </w:p>
    <w:p>
      <w:pPr>
        <w:pStyle w:val="Normal"/>
        <w:rPr>
          <w:lang w:eastAsia="zh-CN"/>
          <w:ins w:id="2667" w:author="S2-104341" w:date="2010-09-14T14:06:00Z"/>
        </w:rPr>
      </w:pPr>
      <w:ins w:id="2666" w:author="S2-104341" w:date="2010-09-14T14:06:00Z">
        <w:r>
          <w:rPr>
            <w:lang w:eastAsia="zh-CN"/>
          </w:rPr>
        </w:r>
      </w:ins>
    </w:p>
    <w:p>
      <w:pPr>
        <w:pStyle w:val="TF1"/>
        <w:rPr>
          <w:lang w:eastAsia="zh-CN"/>
          <w:ins w:id="2678" w:author="S2-104341" w:date="2010-09-14T14:06:00Z"/>
        </w:rPr>
      </w:pPr>
      <w:ins w:id="2668" w:author="S2-104341" w:date="2010-09-14T14:06:00Z">
        <w:r>
          <w:rPr/>
          <w:t xml:space="preserve">Figure </w:t>
        </w:r>
      </w:ins>
      <w:ins w:id="2669" w:author="S2-104341" w:date="2010-09-14T14:06:00Z">
        <w:r>
          <w:rPr>
            <w:lang w:eastAsia="zh-CN"/>
          </w:rPr>
          <w:t>5.</w:t>
        </w:r>
      </w:ins>
      <w:ins w:id="2670" w:author="S2-104341" w:date="2010-09-15T10:48:00Z">
        <w:r>
          <w:rPr>
            <w:lang w:eastAsia="zh-CN"/>
          </w:rPr>
          <w:t>6</w:t>
        </w:r>
      </w:ins>
      <w:ins w:id="2671" w:author="S2-104341" w:date="2010-09-14T14:06:00Z">
        <w:r>
          <w:rPr>
            <w:lang w:eastAsia="zh-CN"/>
          </w:rPr>
          <w:t>.2.1.4</w:t>
          <w:noBreakHyphen/>
          <w:t>1</w:t>
        </w:r>
      </w:ins>
      <w:ins w:id="2672" w:author="S2-104341" w:date="2010-09-14T14:06:00Z">
        <w:r>
          <w:rPr/>
          <w:t xml:space="preserve">: </w:t>
        </w:r>
      </w:ins>
      <w:ins w:id="2673" w:author="S2-104341" w:date="2010-09-14T14:06:00Z">
        <w:r>
          <w:rPr>
            <w:lang w:eastAsia="zh-CN"/>
          </w:rPr>
          <w:t>B</w:t>
        </w:r>
      </w:ins>
      <w:ins w:id="2674" w:author="S2-104341" w:date="2010-09-14T14:06:00Z">
        <w:r>
          <w:rPr/>
          <w:t xml:space="preserve">earer </w:t>
        </w:r>
      </w:ins>
      <w:ins w:id="2675" w:author="S2-104341" w:date="2010-09-14T14:06:00Z">
        <w:r>
          <w:rPr>
            <w:lang w:eastAsia="zh-CN"/>
          </w:rPr>
          <w:t>modification</w:t>
        </w:r>
      </w:ins>
      <w:ins w:id="2676" w:author="S2-104341" w:date="2010-09-14T14:06:00Z">
        <w:r>
          <w:rPr/>
          <w:t xml:space="preserve"> procedure for a UE attaches to </w:t>
        </w:r>
      </w:ins>
      <w:ins w:id="2677" w:author="S2-104341" w:date="2010-09-14T14:06:00Z">
        <w:r>
          <w:rPr>
            <w:lang w:eastAsia="zh-CN"/>
          </w:rPr>
          <w:t>EUTRAN via HeNB subsystem</w:t>
        </w:r>
      </w:ins>
    </w:p>
    <w:p>
      <w:pPr>
        <w:pStyle w:val="NO"/>
        <w:rPr>
          <w:lang w:eastAsia="zh-CN"/>
          <w:ins w:id="2684" w:author="S2-104341" w:date="2010-09-14T14:06:00Z"/>
        </w:rPr>
      </w:pPr>
      <w:ins w:id="2679" w:author="S2-104341" w:date="2010-09-14T14:06:00Z">
        <w:r>
          <w:rPr>
            <w:lang w:eastAsia="zh-CN"/>
          </w:rPr>
          <w:t>N</w:t>
        </w:r>
      </w:ins>
      <w:ins w:id="2680" w:author="S2-104341" w:date="2010-09-15T10:48:00Z">
        <w:r>
          <w:rPr>
            <w:lang w:eastAsia="zh-CN"/>
          </w:rPr>
          <w:t>OTE</w:t>
        </w:r>
      </w:ins>
      <w:ins w:id="2681" w:author="S2-104341" w:date="2010-09-14T14:06:00Z">
        <w:r>
          <w:rPr>
            <w:lang w:eastAsia="zh-CN"/>
          </w:rPr>
          <w:t xml:space="preserve">: If a HeNB GW is required in the HeNB subsystem, the messages between the HeNB and the MME shall </w:t>
        </w:r>
      </w:ins>
      <w:ins w:id="2682" w:author="S2-104341" w:date="2010-09-14T14:06:00Z">
        <w:r>
          <w:rPr>
            <w:rStyle w:val="Word"/>
          </w:rPr>
          <w:t>traverse</w:t>
        </w:r>
      </w:ins>
      <w:ins w:id="2683" w:author="S2-104341" w:date="2010-09-14T14:06:00Z">
        <w:r>
          <w:rPr>
            <w:rStyle w:val="Word"/>
            <w:lang w:eastAsia="zh-CN"/>
          </w:rPr>
          <w:t xml:space="preserve"> the HeNB GW.</w:t>
        </w:r>
      </w:ins>
    </w:p>
    <w:p>
      <w:pPr>
        <w:pStyle w:val="B1"/>
        <w:numPr>
          <w:ilvl w:val="0"/>
          <w:numId w:val="24"/>
        </w:numPr>
        <w:rPr/>
      </w:pPr>
      <w:ins w:id="2685" w:author="S2-104341" w:date="2010-09-14T14:06:00Z">
        <w:r>
          <w:rPr/>
          <w:t xml:space="preserve">If </w:t>
        </w:r>
      </w:ins>
      <w:ins w:id="2686" w:author="S2-104341" w:date="2010-09-14T14:06:00Z">
        <w:r>
          <w:rPr>
            <w:lang w:eastAsia="zh-CN"/>
          </w:rPr>
          <w:t xml:space="preserve">the EPS bearer modification is required (e.g. </w:t>
        </w:r>
      </w:ins>
      <w:ins w:id="2687" w:author="S2-104341" w:date="2010-09-14T14:06:00Z">
        <w:r>
          <w:rPr>
            <w:lang w:eastAsia="zh-CN"/>
          </w:rPr>
          <w:t>PDN GW initiated b</w:t>
        </w:r>
      </w:ins>
      <w:ins w:id="2688" w:author="S2-104341" w:date="2010-09-14T14:06:00Z">
        <w:r>
          <w:rPr/>
          <w:t>earer modification</w:t>
        </w:r>
      </w:ins>
      <w:ins w:id="2689" w:author="S2-104341" w:date="2010-09-14T14:06:00Z">
        <w:r>
          <w:rPr>
            <w:lang w:eastAsia="zh-CN"/>
          </w:rPr>
          <w:t xml:space="preserve"> </w:t>
        </w:r>
      </w:ins>
      <w:ins w:id="2690" w:author="S2-104341" w:date="2010-09-14T14:06:00Z">
        <w:r>
          <w:rPr/>
          <w:t>with bearer QoS update</w:t>
        </w:r>
      </w:ins>
      <w:ins w:id="2691" w:author="S2-104341" w:date="2010-09-14T14:06:00Z">
        <w:r>
          <w:rPr>
            <w:lang w:eastAsia="zh-CN"/>
          </w:rPr>
          <w:t xml:space="preserve">, </w:t>
        </w:r>
      </w:ins>
      <w:ins w:id="2692" w:author="S2-104341" w:date="2010-09-14T14:06:00Z">
        <w:r>
          <w:rPr/>
          <w:t>HSS Initiated Subscribed QoS Modification</w:t>
        </w:r>
      </w:ins>
      <w:ins w:id="2693" w:author="S2-104341" w:date="2010-09-14T14:06:00Z">
        <w:r>
          <w:rPr>
            <w:lang w:eastAsia="zh-CN"/>
          </w:rPr>
          <w:t>), the PDN GW will send a</w:t>
        </w:r>
      </w:ins>
      <w:ins w:id="2694" w:author="S2-104341" w:date="2010-09-14T14:06:00Z">
        <w:r>
          <w:rPr/>
          <w:t xml:space="preserve"> </w:t>
        </w:r>
      </w:ins>
      <w:ins w:id="2695" w:author="S2-104341" w:date="2010-09-14T14:06:00Z">
        <w:r>
          <w:rPr>
            <w:lang w:eastAsia="zh-CN"/>
          </w:rPr>
          <w:t>Update</w:t>
        </w:r>
      </w:ins>
      <w:ins w:id="2696" w:author="S2-104341" w:date="2010-09-14T14:06:00Z">
        <w:r>
          <w:rPr/>
          <w:t xml:space="preserve"> Bearer Request</w:t>
        </w:r>
      </w:ins>
      <w:ins w:id="2697" w:author="S2-104341" w:date="2010-09-14T14:06:00Z">
        <w:r>
          <w:rPr>
            <w:lang w:eastAsia="zh-CN"/>
          </w:rPr>
          <w:t xml:space="preserve"> message to the MME through the Serving GW </w:t>
        </w:r>
      </w:ins>
      <w:ins w:id="2698" w:author="S2-104341" w:date="2010-09-14T14:06:00Z">
        <w:r>
          <w:rPr/>
          <w:t>as defined in</w:t>
        </w:r>
      </w:ins>
      <w:ins w:id="2699" w:author="S2-104341" w:date="2010-09-14T14:06:00Z">
        <w:r>
          <w:rPr>
            <w:lang w:eastAsia="zh-CN"/>
          </w:rPr>
          <w:t xml:space="preserve"> TS23.401.</w:t>
        </w:r>
      </w:ins>
    </w:p>
    <w:p>
      <w:pPr>
        <w:pStyle w:val="B1"/>
        <w:numPr>
          <w:ilvl w:val="0"/>
          <w:numId w:val="24"/>
        </w:numPr>
        <w:rPr/>
      </w:pPr>
      <w:ins w:id="2701" w:author="S2-104341" w:date="2010-09-14T14:06:00Z">
        <w:r>
          <w:rPr>
            <w:lang w:eastAsia="zh-CN"/>
          </w:rPr>
          <w:t>A</w:t>
        </w:r>
      </w:ins>
      <w:ins w:id="2702" w:author="S2-104341" w:date="2010-09-14T14:06:00Z">
        <w:r>
          <w:rPr/>
          <w:t>s defined in</w:t>
        </w:r>
      </w:ins>
      <w:ins w:id="2703" w:author="S2-104341" w:date="2010-09-14T14:06:00Z">
        <w:r>
          <w:rPr>
            <w:lang w:eastAsia="zh-CN"/>
          </w:rPr>
          <w:t xml:space="preserve"> TS23.401, the MME sends the </w:t>
        </w:r>
      </w:ins>
      <w:ins w:id="2704" w:author="S2-104341" w:date="2010-09-14T14:06:00Z">
        <w:r>
          <w:rPr/>
          <w:t xml:space="preserve">Bearer </w:t>
        </w:r>
      </w:ins>
      <w:ins w:id="2705" w:author="S2-104341" w:date="2010-09-14T14:06:00Z">
        <w:r>
          <w:rPr>
            <w:lang w:eastAsia="zh-CN"/>
          </w:rPr>
          <w:t xml:space="preserve">Modification </w:t>
        </w:r>
      </w:ins>
      <w:ins w:id="2706" w:author="S2-104341" w:date="2010-09-14T14:06:00Z">
        <w:r>
          <w:rPr/>
          <w:t>Request</w:t>
        </w:r>
      </w:ins>
      <w:ins w:id="2707" w:author="S2-104341" w:date="2010-09-14T14:06:00Z">
        <w:r>
          <w:rPr>
            <w:lang w:eastAsia="zh-CN"/>
          </w:rPr>
          <w:t>/</w:t>
        </w:r>
      </w:ins>
      <w:ins w:id="2708" w:author="S2-104341" w:date="2010-09-14T14:06:00Z">
        <w:r>
          <w:rPr/>
          <w:t>Session Management Reques</w:t>
        </w:r>
      </w:ins>
      <w:ins w:id="2709" w:author="S2-104341" w:date="2010-09-14T14:06:00Z">
        <w:r>
          <w:rPr>
            <w:lang w:eastAsia="zh-CN"/>
          </w:rPr>
          <w:t xml:space="preserve">t (the </w:t>
        </w:r>
      </w:ins>
      <w:ins w:id="2710" w:author="S2-104341" w:date="2010-09-14T14:06:00Z">
        <w:r>
          <w:rPr/>
          <w:t>EPS Bearer Identity</w:t>
        </w:r>
      </w:ins>
      <w:ins w:id="2711" w:author="S2-104341" w:date="2010-09-14T14:06:00Z">
        <w:r>
          <w:rPr>
            <w:lang w:eastAsia="zh-CN"/>
          </w:rPr>
          <w:t xml:space="preserve">, </w:t>
        </w:r>
      </w:ins>
      <w:ins w:id="2712" w:author="S2-104341" w:date="2010-09-14T14:06:00Z">
        <w:r>
          <w:rPr>
            <w:lang w:eastAsia="zh-CN"/>
          </w:rPr>
          <w:t xml:space="preserve">EPS </w:t>
        </w:r>
      </w:ins>
      <w:ins w:id="2713" w:author="S2-104341" w:date="2010-09-14T14:06:00Z">
        <w:r>
          <w:rPr/>
          <w:t>Bearer QoS</w:t>
        </w:r>
      </w:ins>
      <w:ins w:id="2714" w:author="S2-104341" w:date="2010-09-14T14:06:00Z">
        <w:r>
          <w:rPr>
            <w:lang w:eastAsia="zh-CN"/>
          </w:rPr>
          <w:t xml:space="preserve">) </w:t>
        </w:r>
      </w:ins>
      <w:ins w:id="2715" w:author="S2-104341" w:date="2010-09-14T14:06:00Z">
        <w:r>
          <w:rPr/>
          <w:t xml:space="preserve">message to the </w:t>
        </w:r>
      </w:ins>
      <w:ins w:id="2716" w:author="S2-104341" w:date="2010-09-14T14:06:00Z">
        <w:r>
          <w:rPr>
            <w:lang w:eastAsia="zh-CN"/>
          </w:rPr>
          <w:t>HeNB.</w:t>
        </w:r>
      </w:ins>
    </w:p>
    <w:p>
      <w:pPr>
        <w:pStyle w:val="B1"/>
        <w:numPr>
          <w:ilvl w:val="0"/>
          <w:numId w:val="24"/>
        </w:numPr>
        <w:rPr/>
      </w:pPr>
      <w:ins w:id="2718" w:author="S2-104341" w:date="2010-09-14T14:06:00Z">
        <w:r>
          <w:rPr>
            <w:lang w:eastAsia="zh-CN"/>
          </w:rPr>
          <w:t>The</w:t>
        </w:r>
      </w:ins>
      <w:ins w:id="2719" w:author="S2-104341" w:date="2010-09-14T14:06:00Z">
        <w:r>
          <w:rPr/>
          <w:t xml:space="preserve"> </w:t>
        </w:r>
      </w:ins>
      <w:ins w:id="2720" w:author="S2-104341" w:date="2010-09-14T14:06:00Z">
        <w:r>
          <w:rPr>
            <w:lang w:eastAsia="zh-CN"/>
          </w:rPr>
          <w:t>HeNB</w:t>
        </w:r>
      </w:ins>
      <w:ins w:id="2721" w:author="S2-104341" w:date="2010-09-14T14:06:00Z">
        <w:r>
          <w:rPr/>
          <w:t xml:space="preserve"> </w:t>
        </w:r>
      </w:ins>
      <w:ins w:id="2722" w:author="S2-104341" w:date="2010-09-14T14:06:00Z">
        <w:r>
          <w:rPr>
            <w:lang w:eastAsia="zh-CN"/>
          </w:rPr>
          <w:t>sends</w:t>
        </w:r>
      </w:ins>
      <w:ins w:id="2723" w:author="S2-104341" w:date="2010-09-14T14:06:00Z">
        <w:r>
          <w:rPr/>
          <w:t xml:space="preserve"> the Resource </w:t>
        </w:r>
      </w:ins>
      <w:ins w:id="2724" w:author="S2-104341" w:date="2010-09-14T14:06:00Z">
        <w:r>
          <w:rPr>
            <w:lang w:eastAsia="zh-CN"/>
          </w:rPr>
          <w:t>Modification</w:t>
        </w:r>
      </w:ins>
      <w:ins w:id="2725" w:author="S2-104341" w:date="2010-09-14T14:06:00Z">
        <w:r>
          <w:rPr/>
          <w:t xml:space="preserve"> Request (the </w:t>
        </w:r>
      </w:ins>
      <w:ins w:id="2726" w:author="S2-104341" w:date="2010-09-14T14:06:00Z">
        <w:r>
          <w:rPr/>
          <w:t>EPS Bearer QoS</w:t>
        </w:r>
      </w:ins>
      <w:ins w:id="2727" w:author="S2-104341" w:date="2010-09-14T14:06:00Z">
        <w:r>
          <w:rPr/>
          <w:t xml:space="preserve">) message </w:t>
        </w:r>
      </w:ins>
      <w:ins w:id="2728" w:author="S2-104341" w:date="2010-09-14T14:06:00Z">
        <w:r>
          <w:rPr/>
          <w:t>to the</w:t>
        </w:r>
      </w:ins>
      <w:ins w:id="2729" w:author="S2-104341" w:date="2010-09-14T14:06:00Z">
        <w:r>
          <w:rPr/>
          <w:t xml:space="preserve"> H(e)NB Policy </w:t>
        </w:r>
      </w:ins>
      <w:ins w:id="2730" w:author="S2-104341" w:date="2010-09-14T14:06:00Z">
        <w:r>
          <w:rPr>
            <w:lang w:eastAsia="zh-CN"/>
          </w:rPr>
          <w:t>Founction</w:t>
        </w:r>
      </w:ins>
      <w:ins w:id="2731" w:author="S2-104341" w:date="2010-09-14T14:06:00Z">
        <w:r>
          <w:rPr/>
          <w:t xml:space="preserve"> through the SeGW. </w:t>
        </w:r>
      </w:ins>
    </w:p>
    <w:p>
      <w:pPr>
        <w:pStyle w:val="B1"/>
        <w:numPr>
          <w:ilvl w:val="0"/>
          <w:numId w:val="24"/>
        </w:numPr>
        <w:rPr/>
      </w:pPr>
      <w:ins w:id="2733" w:author="S2-104341" w:date="2010-09-14T14:06:00Z">
        <w:r>
          <w:rPr>
            <w:lang w:eastAsia="zh-CN"/>
          </w:rPr>
          <w:t>The</w:t>
        </w:r>
      </w:ins>
      <w:ins w:id="2734" w:author="S2-104341" w:date="2010-09-14T14:06:00Z">
        <w:r>
          <w:rPr/>
          <w:t xml:space="preserve"> </w:t>
        </w:r>
      </w:ins>
      <w:ins w:id="2735" w:author="S2-104341" w:date="2010-09-14T14:06:00Z">
        <w:r>
          <w:rPr/>
          <w:t>H(e)</w:t>
        </w:r>
      </w:ins>
      <w:ins w:id="2736" w:author="S2-104341" w:date="2010-09-14T14:06:00Z">
        <w:r>
          <w:rPr>
            <w:lang w:eastAsia="zh-CN"/>
          </w:rPr>
          <w:t>NB</w:t>
        </w:r>
      </w:ins>
      <w:ins w:id="2737" w:author="S2-104341" w:date="2010-09-14T14:06:00Z">
        <w:r>
          <w:rPr/>
          <w:t xml:space="preserve"> Policy Function </w:t>
        </w:r>
      </w:ins>
      <w:ins w:id="2738" w:author="S2-104341" w:date="2010-09-14T14:06:00Z">
        <w:r>
          <w:rPr/>
          <w:t>requests the BPCF to</w:t>
        </w:r>
      </w:ins>
      <w:ins w:id="2739" w:author="S2-104341" w:date="2010-09-14T14:06:00Z">
        <w:r>
          <w:rPr>
            <w:lang w:eastAsia="zh-CN"/>
          </w:rPr>
          <w:t xml:space="preserve"> modify the resource indicated in the </w:t>
        </w:r>
      </w:ins>
      <w:ins w:id="2740" w:author="S2-104341" w:date="2010-09-14T14:06:00Z">
        <w:r>
          <w:rPr/>
          <w:t xml:space="preserve">Resource </w:t>
        </w:r>
      </w:ins>
      <w:ins w:id="2741" w:author="S2-104341" w:date="2010-09-14T14:06:00Z">
        <w:r>
          <w:rPr>
            <w:lang w:eastAsia="zh-CN"/>
          </w:rPr>
          <w:t>Modification</w:t>
        </w:r>
      </w:ins>
      <w:ins w:id="2742" w:author="S2-104341" w:date="2010-09-14T14:06:00Z">
        <w:r>
          <w:rPr/>
          <w:t xml:space="preserve"> Request </w:t>
        </w:r>
      </w:ins>
      <w:ins w:id="2743" w:author="S2-104341" w:date="2010-09-14T14:06:00Z">
        <w:r>
          <w:rPr>
            <w:lang w:eastAsia="zh-CN"/>
          </w:rPr>
          <w:t>message.</w:t>
        </w:r>
      </w:ins>
      <w:ins w:id="2744" w:author="S2-104341" w:date="2010-09-14T14:06:00Z">
        <w:r>
          <w:rPr/>
          <w:t xml:space="preserve"> </w:t>
        </w:r>
      </w:ins>
      <w:ins w:id="2745" w:author="S2-104341" w:date="2010-09-14T14:06:00Z">
        <w:r>
          <w:rPr/>
          <w:t>The H(e)</w:t>
        </w:r>
      </w:ins>
      <w:ins w:id="2746" w:author="S2-104341" w:date="2010-09-14T14:06:00Z">
        <w:r>
          <w:rPr>
            <w:lang w:eastAsia="zh-CN"/>
          </w:rPr>
          <w:t>NB</w:t>
        </w:r>
      </w:ins>
      <w:ins w:id="2747" w:author="S2-104341" w:date="2010-09-14T14:06:00Z">
        <w:r>
          <w:rPr/>
          <w:t xml:space="preserve"> Policy Function </w:t>
        </w:r>
      </w:ins>
      <w:ins w:id="2748" w:author="S2-104341" w:date="2010-09-14T14:06:00Z">
        <w:r>
          <w:rPr>
            <w:lang w:eastAsia="zh-CN"/>
          </w:rPr>
          <w:t>sends t</w:t>
        </w:r>
      </w:ins>
      <w:ins w:id="2749" w:author="S2-104341" w:date="2010-09-14T14:06:00Z">
        <w:r>
          <w:rPr/>
          <w:t>he GW Control and QoS Rule Provision</w:t>
        </w:r>
      </w:ins>
      <w:ins w:id="2750" w:author="S2-104341" w:date="2010-09-14T14:06:00Z">
        <w:r>
          <w:rPr>
            <w:lang w:eastAsia="zh-CN"/>
          </w:rPr>
          <w:t xml:space="preserve"> (</w:t>
        </w:r>
      </w:ins>
      <w:ins w:id="2751" w:author="S2-104341" w:date="2010-09-14T14:06:00Z">
        <w:r>
          <w:rPr/>
          <w:t>QoS-Rule with the QoS information</w:t>
        </w:r>
      </w:ins>
      <w:ins w:id="2752" w:author="S2-104341" w:date="2010-09-14T14:06:00Z">
        <w:r>
          <w:rPr>
            <w:lang w:eastAsia="zh-CN"/>
          </w:rPr>
          <w:t xml:space="preserve">) message to BPCF. The </w:t>
        </w:r>
      </w:ins>
      <w:ins w:id="2753" w:author="S2-104341" w:date="2010-09-14T14:06:00Z">
        <w:r>
          <w:rPr/>
          <w:t>QoS-Rule with the QoS information</w:t>
        </w:r>
      </w:ins>
      <w:ins w:id="2754" w:author="S2-104341" w:date="2010-09-14T14:06:00Z">
        <w:r>
          <w:rPr>
            <w:lang w:eastAsia="zh-CN"/>
          </w:rPr>
          <w:t xml:space="preserve"> indicates the BPCF how to modify the corresponding resources</w:t>
        </w:r>
      </w:ins>
      <w:ins w:id="2755" w:author="S2-104341" w:date="2010-09-14T14:06:00Z">
        <w:r>
          <w:rPr/>
          <w:t xml:space="preserve"> in BBF access</w:t>
        </w:r>
      </w:ins>
      <w:ins w:id="2756" w:author="S2-104341" w:date="2010-09-14T14:06:00Z">
        <w:r>
          <w:rPr>
            <w:lang w:eastAsia="zh-CN"/>
          </w:rPr>
          <w:t xml:space="preserve"> network. </w:t>
        </w:r>
      </w:ins>
    </w:p>
    <w:p>
      <w:pPr>
        <w:pStyle w:val="B1"/>
        <w:numPr>
          <w:ilvl w:val="0"/>
          <w:numId w:val="24"/>
        </w:numPr>
        <w:rPr>
          <w:lang w:eastAsia="zh-CN"/>
          <w:ins w:id="2767" w:author="S2-104341" w:date="2010-09-14T14:06:00Z"/>
        </w:rPr>
      </w:pPr>
      <w:ins w:id="2758" w:author="S2-104341" w:date="2010-09-14T14:06:00Z">
        <w:r>
          <w:rPr>
            <w:lang w:eastAsia="zh-CN"/>
          </w:rPr>
          <w:t xml:space="preserve">The </w:t>
        </w:r>
      </w:ins>
      <w:ins w:id="2759" w:author="S2-104341" w:date="2010-09-14T14:06:00Z">
        <w:r>
          <w:rPr/>
          <w:t>BPCF</w:t>
        </w:r>
      </w:ins>
      <w:ins w:id="2760" w:author="S2-104341" w:date="2010-09-14T14:06:00Z">
        <w:r>
          <w:rPr>
            <w:lang w:eastAsia="zh-CN"/>
          </w:rPr>
          <w:t xml:space="preserve"> takes into account the information contained in the QoS rule</w:t>
        </w:r>
      </w:ins>
      <w:ins w:id="2761" w:author="S2-104341" w:date="2010-09-14T14:06:00Z">
        <w:r>
          <w:rPr>
            <w:lang w:eastAsia="zh-CN"/>
          </w:rPr>
          <w:t xml:space="preserve"> and modifies the </w:t>
        </w:r>
      </w:ins>
      <w:ins w:id="2762" w:author="S2-104341" w:date="2010-09-14T14:06:00Z">
        <w:r>
          <w:rPr>
            <w:lang w:eastAsia="zh-CN"/>
          </w:rPr>
          <w:t>corresponding</w:t>
        </w:r>
      </w:ins>
      <w:ins w:id="2763" w:author="S2-104341" w:date="2010-09-14T14:06:00Z">
        <w:r>
          <w:rPr>
            <w:lang w:eastAsia="zh-CN"/>
          </w:rPr>
          <w:t xml:space="preserve"> resources,</w:t>
        </w:r>
      </w:ins>
      <w:ins w:id="2764" w:author="S2-104341" w:date="2010-09-14T14:06:00Z">
        <w:r>
          <w:rPr>
            <w:lang w:eastAsia="zh-CN"/>
          </w:rPr>
          <w:t xml:space="preserve"> but the details for how </w:t>
        </w:r>
      </w:ins>
      <w:ins w:id="2765" w:author="S2-104341" w:date="2010-09-14T14:06:00Z">
        <w:r>
          <w:rPr>
            <w:lang w:eastAsia="zh-CN"/>
          </w:rPr>
          <w:t>to modify the resource</w:t>
        </w:r>
      </w:ins>
      <w:ins w:id="2766" w:author="S2-104341" w:date="2010-09-14T14:06:00Z">
        <w:r>
          <w:rPr>
            <w:lang w:eastAsia="zh-CN"/>
          </w:rPr>
          <w:t xml:space="preserve"> in the BBF access is out of scope to 3GPP. </w:t>
        </w:r>
      </w:ins>
    </w:p>
    <w:p>
      <w:pPr>
        <w:pStyle w:val="B1"/>
        <w:ind w:start="780" w:hanging="0"/>
        <w:rPr>
          <w:lang w:eastAsia="zh-CN"/>
          <w:ins w:id="2781" w:author="S2-104341" w:date="2010-09-14T14:06:00Z"/>
        </w:rPr>
      </w:pPr>
      <w:ins w:id="2768" w:author="S2-104341" w:date="2010-09-14T14:06:00Z">
        <w:r>
          <w:rPr>
            <w:lang w:eastAsia="zh-CN"/>
          </w:rPr>
          <w:t>The</w:t>
        </w:r>
      </w:ins>
      <w:ins w:id="2769" w:author="S2-104341" w:date="2010-09-14T14:06:00Z">
        <w:r>
          <w:rPr>
            <w:lang w:val="en-CA" w:eastAsia="zh-CN"/>
          </w:rPr>
          <w:t xml:space="preserve"> BPCF </w:t>
        </w:r>
      </w:ins>
      <w:ins w:id="2770" w:author="S2-104341" w:date="2010-09-14T14:06:00Z">
        <w:r>
          <w:rPr>
            <w:lang w:eastAsia="zh-CN"/>
          </w:rPr>
          <w:t>acknowledge</w:t>
        </w:r>
      </w:ins>
      <w:ins w:id="2771" w:author="S2-104341" w:date="2010-09-14T14:06:00Z">
        <w:r>
          <w:rPr>
            <w:lang w:eastAsia="zh-CN"/>
          </w:rPr>
          <w:t>s</w:t>
        </w:r>
      </w:ins>
      <w:ins w:id="2772" w:author="S2-104341" w:date="2010-09-14T14:06:00Z">
        <w:r>
          <w:rPr/>
          <w:t xml:space="preserve"> the </w:t>
        </w:r>
      </w:ins>
      <w:ins w:id="2773" w:author="S2-104341" w:date="2010-09-14T14:06:00Z">
        <w:r>
          <w:rPr>
            <w:lang w:eastAsia="zh-CN"/>
          </w:rPr>
          <w:t>GW</w:t>
        </w:r>
      </w:ins>
      <w:ins w:id="2774" w:author="S2-104341" w:date="2010-09-14T14:06:00Z">
        <w:r>
          <w:rPr/>
          <w:t xml:space="preserve"> Control and QoS Rule Provision message by sending an G</w:t>
        </w:r>
      </w:ins>
      <w:ins w:id="2775" w:author="S2-104341" w:date="2010-09-14T14:06:00Z">
        <w:r>
          <w:rPr>
            <w:lang w:eastAsia="zh-CN"/>
          </w:rPr>
          <w:t>W</w:t>
        </w:r>
      </w:ins>
      <w:ins w:id="2776" w:author="S2-104341" w:date="2010-09-14T14:06:00Z">
        <w:r>
          <w:rPr/>
          <w:t xml:space="preserve"> Control and QoS Rule Provision Ack</w:t>
        </w:r>
      </w:ins>
      <w:ins w:id="2777" w:author="S2-104341" w:date="2010-09-14T14:06:00Z">
        <w:r>
          <w:rPr>
            <w:lang w:eastAsia="zh-CN"/>
          </w:rPr>
          <w:t xml:space="preserve"> </w:t>
        </w:r>
      </w:ins>
      <w:ins w:id="2778" w:author="S2-104341" w:date="2010-09-14T14:06:00Z">
        <w:r>
          <w:rPr/>
          <w:t xml:space="preserve">message to the </w:t>
        </w:r>
      </w:ins>
      <w:ins w:id="2779" w:author="S2-104341" w:date="2010-09-14T14:06:00Z">
        <w:r>
          <w:rPr>
            <w:lang w:eastAsia="zh-CN"/>
          </w:rPr>
          <w:t>H(e)NB Policy Function</w:t>
        </w:r>
      </w:ins>
      <w:ins w:id="2780" w:author="S2-104341" w:date="2010-09-14T14:06:00Z">
        <w:r>
          <w:rPr/>
          <w:t>.</w:t>
        </w:r>
      </w:ins>
    </w:p>
    <w:p>
      <w:pPr>
        <w:pStyle w:val="B1"/>
        <w:numPr>
          <w:ilvl w:val="0"/>
          <w:numId w:val="24"/>
        </w:numPr>
        <w:rPr>
          <w:lang w:eastAsia="zh-CN"/>
          <w:ins w:id="2799" w:author="S2-104341" w:date="2010-09-14T14:06:00Z"/>
        </w:rPr>
      </w:pPr>
      <w:ins w:id="2782" w:author="S2-104341" w:date="2010-09-14T14:06:00Z">
        <w:r>
          <w:rPr>
            <w:lang w:eastAsia="zh-CN"/>
          </w:rPr>
          <w:t>The</w:t>
        </w:r>
      </w:ins>
      <w:ins w:id="2783" w:author="S2-104341" w:date="2010-09-14T14:06:00Z">
        <w:r>
          <w:rPr>
            <w:lang w:val="en-CA" w:eastAsia="zh-CN"/>
          </w:rPr>
          <w:t xml:space="preserve"> </w:t>
        </w:r>
      </w:ins>
      <w:ins w:id="2784" w:author="S2-104341" w:date="2010-09-14T14:06:00Z">
        <w:r>
          <w:rPr>
            <w:lang w:eastAsia="zh-CN"/>
          </w:rPr>
          <w:t>H(e)NB Policy Function</w:t>
        </w:r>
      </w:ins>
      <w:ins w:id="2785" w:author="S2-104341" w:date="2010-09-14T14:06:00Z">
        <w:r>
          <w:rPr/>
          <w:t xml:space="preserve"> </w:t>
        </w:r>
      </w:ins>
      <w:ins w:id="2786" w:author="S2-104341" w:date="2010-09-14T14:06:00Z">
        <w:r>
          <w:rPr>
            <w:lang w:eastAsia="zh-CN"/>
          </w:rPr>
          <w:t xml:space="preserve">sends </w:t>
        </w:r>
      </w:ins>
      <w:ins w:id="2787" w:author="S2-104341" w:date="2010-09-14T14:06:00Z">
        <w:r>
          <w:rPr/>
          <w:t xml:space="preserve">Resource </w:t>
        </w:r>
      </w:ins>
      <w:ins w:id="2788" w:author="S2-104341" w:date="2010-09-14T14:06:00Z">
        <w:r>
          <w:rPr>
            <w:lang w:eastAsia="zh-CN"/>
          </w:rPr>
          <w:t>Modification</w:t>
        </w:r>
      </w:ins>
      <w:ins w:id="2789" w:author="S2-104341" w:date="2010-09-14T14:06:00Z">
        <w:r>
          <w:rPr/>
          <w:t xml:space="preserve"> Re</w:t>
        </w:r>
      </w:ins>
      <w:ins w:id="2790" w:author="S2-104341" w:date="2010-09-14T14:06:00Z">
        <w:r>
          <w:rPr>
            <w:lang w:eastAsia="zh-CN"/>
          </w:rPr>
          <w:t>sponse</w:t>
        </w:r>
      </w:ins>
      <w:ins w:id="2791" w:author="S2-104341" w:date="2010-09-14T14:06:00Z">
        <w:r>
          <w:rPr/>
          <w:t xml:space="preserve"> to the </w:t>
        </w:r>
      </w:ins>
      <w:ins w:id="2792" w:author="S2-104341" w:date="2010-09-14T14:06:00Z">
        <w:r>
          <w:rPr>
            <w:lang w:eastAsia="zh-CN"/>
          </w:rPr>
          <w:t>correspond</w:t>
        </w:r>
      </w:ins>
      <w:ins w:id="2793" w:author="S2-104341" w:date="2010-09-14T14:06:00Z">
        <w:r>
          <w:rPr>
            <w:lang w:eastAsia="zh-CN"/>
          </w:rPr>
          <w:t xml:space="preserve">ing </w:t>
        </w:r>
      </w:ins>
      <w:ins w:id="2794" w:author="S2-104341" w:date="2010-09-14T14:06:00Z">
        <w:r>
          <w:rPr/>
          <w:t>HeNB</w:t>
        </w:r>
      </w:ins>
      <w:ins w:id="2795" w:author="S2-104341" w:date="2010-09-14T14:06:00Z">
        <w:r>
          <w:rPr>
            <w:lang w:eastAsia="zh-CN"/>
          </w:rPr>
          <w:t xml:space="preserve"> according to the </w:t>
        </w:r>
      </w:ins>
      <w:ins w:id="2796" w:author="S2-104341" w:date="2010-09-14T14:06:00Z">
        <w:r>
          <w:rPr/>
          <w:t>Tunnel header information</w:t>
        </w:r>
      </w:ins>
      <w:ins w:id="2797" w:author="S2-104341" w:date="2010-09-14T14:06:00Z">
        <w:r>
          <w:rPr>
            <w:lang w:eastAsia="zh-CN"/>
          </w:rPr>
          <w:t xml:space="preserve"> in the S9* Session context</w:t>
        </w:r>
      </w:ins>
      <w:ins w:id="2798" w:author="S2-104341" w:date="2010-09-14T14:06:00Z">
        <w:r>
          <w:rPr/>
          <w:t>.</w:t>
        </w:r>
      </w:ins>
    </w:p>
    <w:p>
      <w:pPr>
        <w:pStyle w:val="B1"/>
        <w:numPr>
          <w:ilvl w:val="0"/>
          <w:numId w:val="24"/>
        </w:numPr>
        <w:rPr>
          <w:lang w:eastAsia="zh-CN"/>
          <w:ins w:id="2804" w:author="S2-104341" w:date="2010-09-14T14:06:00Z"/>
        </w:rPr>
      </w:pPr>
      <w:ins w:id="2800" w:author="S2-104341" w:date="2010-09-14T14:06:00Z">
        <w:r>
          <w:rPr>
            <w:lang w:val="en-CA" w:eastAsia="zh-CN"/>
          </w:rPr>
          <w:t xml:space="preserve">The HeNB </w:t>
        </w:r>
      </w:ins>
      <w:ins w:id="2801" w:author="S2-104341" w:date="2010-09-14T14:06:00Z">
        <w:r>
          <w:rPr>
            <w:lang w:eastAsia="zh-CN"/>
          </w:rPr>
          <w:t>initiates</w:t>
        </w:r>
      </w:ins>
      <w:ins w:id="2802" w:author="S2-104341" w:date="2010-09-14T14:06:00Z">
        <w:r>
          <w:rPr/>
          <w:t xml:space="preserve"> the radio </w:t>
        </w:r>
      </w:ins>
      <w:ins w:id="2803" w:author="S2-104341" w:date="2010-09-14T14:06:00Z">
        <w:r>
          <w:rPr>
            <w:lang w:val="en-CA" w:eastAsia="zh-CN"/>
          </w:rPr>
          <w:t>resource reconfiguration.</w:t>
        </w:r>
      </w:ins>
    </w:p>
    <w:p>
      <w:pPr>
        <w:pStyle w:val="B1"/>
        <w:numPr>
          <w:ilvl w:val="0"/>
          <w:numId w:val="24"/>
        </w:numPr>
        <w:rPr/>
      </w:pPr>
      <w:ins w:id="2805" w:author="S2-104341" w:date="2010-09-14T14:06:00Z">
        <w:r>
          <w:rPr>
            <w:lang w:eastAsia="zh-CN"/>
          </w:rPr>
          <w:t xml:space="preserve">As </w:t>
        </w:r>
      </w:ins>
      <w:ins w:id="2806" w:author="S2-104341" w:date="2010-09-14T14:06:00Z">
        <w:r>
          <w:rPr/>
          <w:t>defined in</w:t>
        </w:r>
      </w:ins>
      <w:ins w:id="2807" w:author="S2-104341" w:date="2010-09-14T14:06:00Z">
        <w:r>
          <w:rPr>
            <w:lang w:eastAsia="zh-CN"/>
          </w:rPr>
          <w:t xml:space="preserve"> TS23.401, the HeNB sends </w:t>
        </w:r>
      </w:ins>
      <w:ins w:id="2808" w:author="S2-104341" w:date="2010-09-14T14:06:00Z">
        <w:r>
          <w:rPr/>
          <w:t xml:space="preserve">to the </w:t>
        </w:r>
      </w:ins>
      <w:ins w:id="2809" w:author="S2-104341" w:date="2010-09-14T14:06:00Z">
        <w:r>
          <w:rPr>
            <w:lang w:eastAsia="zh-CN"/>
          </w:rPr>
          <w:t xml:space="preserve">MME the </w:t>
        </w:r>
      </w:ins>
      <w:ins w:id="2810" w:author="S2-104341" w:date="2010-09-14T14:06:00Z">
        <w:r>
          <w:rPr/>
          <w:t xml:space="preserve">Bearer </w:t>
        </w:r>
      </w:ins>
      <w:ins w:id="2811" w:author="S2-104341" w:date="2010-09-14T14:06:00Z">
        <w:r>
          <w:rPr>
            <w:lang w:eastAsia="zh-CN"/>
          </w:rPr>
          <w:t>Modification Response/</w:t>
        </w:r>
      </w:ins>
      <w:ins w:id="2812" w:author="S2-104341" w:date="2010-09-14T14:06:00Z">
        <w:r>
          <w:rPr/>
          <w:t xml:space="preserve">Session Management </w:t>
        </w:r>
      </w:ins>
      <w:ins w:id="2813" w:author="S2-104341" w:date="2010-09-14T14:06:00Z">
        <w:r>
          <w:rPr>
            <w:lang w:eastAsia="zh-CN"/>
          </w:rPr>
          <w:t>Response</w:t>
        </w:r>
      </w:ins>
      <w:ins w:id="2814" w:author="S2-104341" w:date="2010-09-14T14:06:00Z">
        <w:r>
          <w:rPr/>
          <w:t xml:space="preserve"> message</w:t>
        </w:r>
      </w:ins>
      <w:ins w:id="2815" w:author="S2-104341" w:date="2010-09-14T14:06:00Z">
        <w:r>
          <w:rPr>
            <w:lang w:eastAsia="zh-CN"/>
          </w:rPr>
          <w:t>.</w:t>
        </w:r>
      </w:ins>
    </w:p>
    <w:p>
      <w:pPr>
        <w:pStyle w:val="Heading6"/>
        <w:bidi w:val="0"/>
        <w:jc w:val="start"/>
        <w:rPr>
          <w:lang w:eastAsia="zh-CN"/>
          <w:ins w:id="2829" w:author="S2-104341" w:date="2010-09-14T14:06:00Z"/>
        </w:rPr>
      </w:pPr>
      <w:ins w:id="2817" w:author="S2-104341" w:date="2010-09-14T14:06:00Z">
        <w:r>
          <w:rPr>
            <w:lang w:eastAsia="zh-CN"/>
          </w:rPr>
          <w:t>5.</w:t>
        </w:r>
      </w:ins>
      <w:ins w:id="2818" w:author="S2-104341" w:date="2010-09-15T10:49:00Z">
        <w:r>
          <w:rPr>
            <w:lang w:eastAsia="zh-CN"/>
          </w:rPr>
          <w:t>6</w:t>
        </w:r>
      </w:ins>
      <w:ins w:id="2819" w:author="S2-104341" w:date="2010-09-14T14:06:00Z">
        <w:r>
          <w:rPr>
            <w:lang w:eastAsia="zh-CN"/>
          </w:rPr>
          <w:t>.2.</w:t>
        </w:r>
      </w:ins>
      <w:ins w:id="2820" w:author="S2-104341" w:date="2010-09-14T14:06:00Z">
        <w:r>
          <w:rPr>
            <w:lang w:eastAsia="zh-CN"/>
          </w:rPr>
          <w:t>1</w:t>
        </w:r>
      </w:ins>
      <w:ins w:id="2821" w:author="S2-104341" w:date="2010-09-14T14:06:00Z">
        <w:r>
          <w:rPr>
            <w:lang w:eastAsia="zh-CN"/>
          </w:rPr>
          <w:t xml:space="preserve">.4.2 </w:t>
        </w:r>
      </w:ins>
      <w:ins w:id="2822" w:author="S2-104341" w:date="2010-09-14T14:06:00Z">
        <w:r>
          <w:rPr>
            <w:lang w:eastAsia="zh-CN"/>
          </w:rPr>
          <w:t xml:space="preserve"> </w:t>
        </w:r>
      </w:ins>
      <w:ins w:id="2823" w:author="S2-104341" w:date="2010-09-14T14:06:00Z">
        <w:r>
          <w:rPr/>
          <w:t xml:space="preserve">PDP Context </w:t>
        </w:r>
      </w:ins>
      <w:ins w:id="2824" w:author="S2-104341" w:date="2010-09-14T14:06:00Z">
        <w:r>
          <w:rPr>
            <w:lang w:eastAsia="zh-CN"/>
          </w:rPr>
          <w:t>Modification</w:t>
        </w:r>
      </w:ins>
      <w:ins w:id="2825" w:author="S2-104341" w:date="2010-09-14T14:06:00Z">
        <w:r>
          <w:rPr/>
          <w:t xml:space="preserve"> </w:t>
        </w:r>
      </w:ins>
      <w:ins w:id="2826" w:author="S2-104341" w:date="2010-09-14T14:06:00Z">
        <w:r>
          <w:rPr>
            <w:lang w:eastAsia="zh-CN"/>
          </w:rPr>
          <w:t>w</w:t>
        </w:r>
      </w:ins>
      <w:ins w:id="2827" w:author="S2-104341" w:date="2010-09-14T14:06:00Z">
        <w:r>
          <w:rPr/>
          <w:t>hen a UE attaches to UTRAN/GERAN</w:t>
        </w:r>
      </w:ins>
      <w:ins w:id="2828" w:author="S2-104341" w:date="2010-09-14T14:06:00Z">
        <w:r>
          <w:rPr>
            <w:lang w:eastAsia="zh-CN"/>
          </w:rPr>
          <w:t xml:space="preserve"> via HNB subsystem</w:t>
        </w:r>
      </w:ins>
    </w:p>
    <w:p>
      <w:pPr>
        <w:pStyle w:val="Normal"/>
        <w:rPr/>
      </w:pPr>
      <w:ins w:id="2830" w:author="S2-104341" w:date="2010-09-14T14:06:00Z">
        <w:r>
          <w:rPr/>
          <w:t xml:space="preserve">The PDP Context </w:t>
        </w:r>
      </w:ins>
      <w:ins w:id="2831" w:author="S2-104341" w:date="2010-09-14T14:06:00Z">
        <w:r>
          <w:rPr>
            <w:lang w:eastAsia="zh-CN"/>
          </w:rPr>
          <w:t>Modification</w:t>
        </w:r>
      </w:ins>
      <w:ins w:id="2832" w:author="S2-104341" w:date="2010-09-14T14:06:00Z">
        <w:r>
          <w:rPr/>
          <w:t xml:space="preserve"> procedure for a UE attaches to UTRAN/GERAN</w:t>
        </w:r>
      </w:ins>
      <w:ins w:id="2833" w:author="S2-104341" w:date="2010-09-14T14:06:00Z">
        <w:r>
          <w:rPr>
            <w:lang w:eastAsia="zh-CN"/>
          </w:rPr>
          <w:t xml:space="preserve"> via HNB subsystem</w:t>
        </w:r>
      </w:ins>
      <w:ins w:id="2834" w:author="S2-104341" w:date="2010-09-14T14:06:00Z">
        <w:r>
          <w:rPr/>
          <w:t xml:space="preserve"> is depicted in figure </w:t>
        </w:r>
      </w:ins>
      <w:ins w:id="2835" w:author="S2-104341" w:date="2010-09-14T14:06:00Z">
        <w:r>
          <w:rPr>
            <w:lang w:eastAsia="zh-CN"/>
          </w:rPr>
          <w:t>5.</w:t>
        </w:r>
      </w:ins>
      <w:ins w:id="2836" w:author="S2-104341" w:date="2010-09-15T10:49:00Z">
        <w:r>
          <w:rPr>
            <w:lang w:eastAsia="zh-CN"/>
          </w:rPr>
          <w:t>6</w:t>
        </w:r>
      </w:ins>
      <w:ins w:id="2837" w:author="S2-104341" w:date="2010-09-14T14:06:00Z">
        <w:r>
          <w:rPr>
            <w:lang w:eastAsia="zh-CN"/>
          </w:rPr>
          <w:t>.2.</w:t>
        </w:r>
      </w:ins>
      <w:ins w:id="2838" w:author="S2-104341" w:date="2010-09-14T14:06:00Z">
        <w:r>
          <w:rPr>
            <w:lang w:eastAsia="zh-CN"/>
          </w:rPr>
          <w:t>1</w:t>
        </w:r>
      </w:ins>
      <w:ins w:id="2839" w:author="S2-104341" w:date="2010-09-14T14:06:00Z">
        <w:r>
          <w:rPr>
            <w:lang w:eastAsia="zh-CN"/>
          </w:rPr>
          <w:t>.4</w:t>
        </w:r>
      </w:ins>
      <w:ins w:id="2840" w:author="S2-104341" w:date="2010-09-14T14:06:00Z">
        <w:r>
          <w:rPr>
            <w:lang w:eastAsia="zh-CN"/>
          </w:rPr>
          <w:t>-2</w:t>
        </w:r>
      </w:ins>
      <w:ins w:id="2841" w:author="S2-104341" w:date="2010-09-14T14:06:00Z">
        <w:r>
          <w:rPr/>
          <w:t>.</w:t>
        </w:r>
      </w:ins>
    </w:p>
    <w:p>
      <w:pPr>
        <w:pStyle w:val="Normal"/>
        <w:rPr>
          <w:lang w:eastAsia="zh-CN"/>
          <w:ins w:id="2844" w:author="S2-104341" w:date="2010-09-14T14:06:00Z"/>
        </w:rPr>
      </w:pPr>
      <w:ins w:id="2843" w:author="S2-104341" w:date="2010-09-14T14:06:00Z">
        <w:bookmarkStart w:id="350" w:name="_1346052969"/>
        <w:bookmarkStart w:id="351" w:name="_1345978613"/>
        <w:bookmarkStart w:id="352" w:name="_1345978548"/>
        <w:bookmarkEnd w:id="350"/>
        <w:bookmarkEnd w:id="351"/>
        <w:bookmarkEnd w:id="352"/>
        <w:r>
          <w:rPr>
            <w:lang w:eastAsia="zh-CN"/>
          </w:rPr>
          <w:object w:dxaOrig="10395" w:dyaOrig="4500">
            <v:shape id="ole_rId190" style="width:519.75pt;height:225pt" o:ole="">
              <v:imagedata r:id="rId191" o:title=""/>
            </v:shape>
            <o:OLEObject Type="Embed" ProgID="" ShapeID="ole_rId190" DrawAspect="Content" ObjectID="_495903457" r:id="rId190"/>
          </w:object>
        </w:r>
      </w:ins>
    </w:p>
    <w:p>
      <w:pPr>
        <w:pStyle w:val="TF1"/>
        <w:rPr/>
      </w:pPr>
      <w:ins w:id="2845" w:author="S2-104341" w:date="2010-09-14T14:06:00Z">
        <w:r>
          <w:rPr/>
          <w:t xml:space="preserve">Figure </w:t>
        </w:r>
      </w:ins>
      <w:ins w:id="2846" w:author="S2-104341" w:date="2010-09-14T14:06:00Z">
        <w:r>
          <w:rPr>
            <w:lang w:eastAsia="zh-CN"/>
          </w:rPr>
          <w:t>5.</w:t>
        </w:r>
      </w:ins>
      <w:ins w:id="2847" w:author="S2-104341" w:date="2010-09-15T10:49:00Z">
        <w:r>
          <w:rPr>
            <w:lang w:eastAsia="zh-CN"/>
          </w:rPr>
          <w:t>6</w:t>
        </w:r>
      </w:ins>
      <w:ins w:id="2848" w:author="S2-104341" w:date="2010-09-14T14:06:00Z">
        <w:r>
          <w:rPr>
            <w:lang w:eastAsia="zh-CN"/>
          </w:rPr>
          <w:t>.2.</w:t>
        </w:r>
      </w:ins>
      <w:ins w:id="2849" w:author="S2-104341" w:date="2010-09-14T14:06:00Z">
        <w:r>
          <w:rPr>
            <w:lang w:eastAsia="zh-CN"/>
          </w:rPr>
          <w:t>1</w:t>
        </w:r>
      </w:ins>
      <w:ins w:id="2850" w:author="S2-104341" w:date="2010-09-14T14:06:00Z">
        <w:r>
          <w:rPr>
            <w:lang w:eastAsia="zh-CN"/>
          </w:rPr>
          <w:t>.4</w:t>
        </w:r>
      </w:ins>
      <w:ins w:id="2851" w:author="S2-104341" w:date="2010-09-14T14:06:00Z">
        <w:r>
          <w:rPr>
            <w:lang w:eastAsia="zh-CN"/>
          </w:rPr>
          <w:t>-2</w:t>
        </w:r>
      </w:ins>
      <w:ins w:id="2852" w:author="S2-104341" w:date="2010-09-14T14:06:00Z">
        <w:r>
          <w:rPr/>
          <w:t xml:space="preserve">: PDP Context </w:t>
        </w:r>
      </w:ins>
      <w:ins w:id="2853" w:author="S2-104341" w:date="2010-09-14T14:06:00Z">
        <w:r>
          <w:rPr>
            <w:lang w:eastAsia="zh-CN"/>
          </w:rPr>
          <w:t>Modification</w:t>
        </w:r>
      </w:ins>
      <w:ins w:id="2854" w:author="S2-104341" w:date="2010-09-14T14:06:00Z">
        <w:r>
          <w:rPr/>
          <w:t xml:space="preserve"> procedure for a UE attaches to UTRAN/GERAN</w:t>
        </w:r>
      </w:ins>
      <w:ins w:id="2855" w:author="S2-104341" w:date="2010-09-14T14:06:00Z">
        <w:r>
          <w:rPr>
            <w:lang w:eastAsia="zh-CN"/>
          </w:rPr>
          <w:t xml:space="preserve"> via HNB subsystem</w:t>
        </w:r>
      </w:ins>
    </w:p>
    <w:p>
      <w:pPr>
        <w:pStyle w:val="B1"/>
        <w:numPr>
          <w:ilvl w:val="0"/>
          <w:numId w:val="3"/>
        </w:numPr>
        <w:rPr/>
      </w:pPr>
      <w:ins w:id="2857" w:author="S2-104341" w:date="2010-09-14T14:06:00Z">
        <w:r>
          <w:rPr/>
          <w:t xml:space="preserve">If </w:t>
        </w:r>
      </w:ins>
      <w:ins w:id="2858" w:author="S2-104341" w:date="2010-09-14T14:06:00Z">
        <w:r>
          <w:rPr>
            <w:lang w:eastAsia="zh-CN"/>
          </w:rPr>
          <w:t xml:space="preserve">the PDP Context modification is required (e.g. </w:t>
        </w:r>
      </w:ins>
      <w:ins w:id="2859" w:author="S2-104341" w:date="2010-09-14T14:06:00Z">
        <w:r>
          <w:rPr/>
          <w:t>SGSN-Initiated PDP Context Modification</w:t>
        </w:r>
      </w:ins>
      <w:ins w:id="2860" w:author="S2-104341" w:date="2010-09-14T14:06:00Z">
        <w:r>
          <w:rPr>
            <w:lang w:eastAsia="zh-CN"/>
          </w:rPr>
          <w:t xml:space="preserve">, </w:t>
        </w:r>
      </w:ins>
      <w:ins w:id="2861" w:author="S2-104341" w:date="2010-09-14T14:06:00Z">
        <w:r>
          <w:rPr/>
          <w:t>GGSN-Initiated PDP Context Modification</w:t>
        </w:r>
      </w:ins>
      <w:ins w:id="2862" w:author="S2-104341" w:date="2010-09-14T14:06:00Z">
        <w:r>
          <w:rPr>
            <w:lang w:eastAsia="zh-CN"/>
          </w:rPr>
          <w:t xml:space="preserve">, </w:t>
        </w:r>
      </w:ins>
      <w:ins w:id="2863" w:author="S2-104341" w:date="2010-09-14T14:06:00Z">
        <w:r>
          <w:rPr/>
          <w:t>MS-Initiated PDP Context Modification</w:t>
        </w:r>
      </w:ins>
      <w:ins w:id="2864" w:author="S2-104341" w:date="2010-09-14T14:06:00Z">
        <w:r>
          <w:rPr>
            <w:lang w:eastAsia="zh-CN"/>
          </w:rPr>
          <w:t>,</w:t>
        </w:r>
      </w:ins>
      <w:ins w:id="2865" w:author="S2-104341" w:date="2010-09-14T14:06:00Z">
        <w:r>
          <w:rPr/>
          <w:t xml:space="preserve"> RAN-initiated RAB Modification</w:t>
        </w:r>
      </w:ins>
      <w:ins w:id="2866" w:author="S2-104341" w:date="2010-09-14T14:06:00Z">
        <w:r>
          <w:rPr>
            <w:lang w:eastAsia="zh-CN"/>
          </w:rPr>
          <w:t xml:space="preserve">), the SGSN will be triggered to modify the RAB parameters </w:t>
        </w:r>
      </w:ins>
      <w:ins w:id="2867" w:author="S2-104341" w:date="2010-09-14T14:06:00Z">
        <w:r>
          <w:rPr/>
          <w:t>as defined in</w:t>
        </w:r>
      </w:ins>
      <w:ins w:id="2868" w:author="S2-104341" w:date="2010-09-14T14:06:00Z">
        <w:r>
          <w:rPr>
            <w:lang w:eastAsia="zh-CN"/>
          </w:rPr>
          <w:t xml:space="preserve"> TS23.060.</w:t>
        </w:r>
      </w:ins>
    </w:p>
    <w:p>
      <w:pPr>
        <w:pStyle w:val="B1"/>
        <w:numPr>
          <w:ilvl w:val="0"/>
          <w:numId w:val="3"/>
        </w:numPr>
        <w:rPr/>
      </w:pPr>
      <w:ins w:id="2870" w:author="S2-104341" w:date="2010-09-14T14:06:00Z">
        <w:r>
          <w:rPr>
            <w:lang w:eastAsia="zh-CN"/>
          </w:rPr>
          <w:t>A</w:t>
        </w:r>
      </w:ins>
      <w:ins w:id="2871" w:author="S2-104341" w:date="2010-09-14T14:06:00Z">
        <w:r>
          <w:rPr/>
          <w:t>s defined in</w:t>
        </w:r>
      </w:ins>
      <w:ins w:id="2872" w:author="S2-104341" w:date="2010-09-14T14:06:00Z">
        <w:r>
          <w:rPr>
            <w:lang w:eastAsia="zh-CN"/>
          </w:rPr>
          <w:t xml:space="preserve"> TS23.060, the SGSN initiates </w:t>
        </w:r>
      </w:ins>
      <w:ins w:id="2873" w:author="S2-104341" w:date="2010-09-14T14:06:00Z">
        <w:r>
          <w:rPr/>
          <w:t xml:space="preserve">RAB </w:t>
        </w:r>
      </w:ins>
      <w:ins w:id="2874" w:author="S2-104341" w:date="2010-09-14T14:06:00Z">
        <w:r>
          <w:rPr>
            <w:lang w:eastAsia="zh-CN"/>
          </w:rPr>
          <w:t xml:space="preserve">modification </w:t>
        </w:r>
      </w:ins>
      <w:ins w:id="2875" w:author="S2-104341" w:date="2010-09-14T14:06:00Z">
        <w:r>
          <w:rPr/>
          <w:t>by the RAB Assignment procedure</w:t>
        </w:r>
      </w:ins>
      <w:ins w:id="2876" w:author="S2-104341" w:date="2010-09-14T14:06:00Z">
        <w:r>
          <w:rPr>
            <w:lang w:eastAsia="zh-CN"/>
          </w:rPr>
          <w:t>. sending</w:t>
        </w:r>
      </w:ins>
      <w:ins w:id="2877" w:author="S2-104341" w:date="2010-09-14T14:06:00Z">
        <w:r>
          <w:rPr/>
          <w:t xml:space="preserve"> a RAB Assignment Request message to the </w:t>
        </w:r>
      </w:ins>
      <w:ins w:id="2878" w:author="S2-104341" w:date="2010-09-14T14:06:00Z">
        <w:r>
          <w:rPr>
            <w:lang w:eastAsia="zh-CN"/>
          </w:rPr>
          <w:t>HNB via HNB GW to release</w:t>
        </w:r>
      </w:ins>
      <w:ins w:id="2879" w:author="S2-104341" w:date="2010-09-14T14:06:00Z">
        <w:r>
          <w:rPr/>
          <w:t xml:space="preserve"> one or several RABs</w:t>
        </w:r>
      </w:ins>
      <w:ins w:id="2880" w:author="S2-104341" w:date="2010-09-14T14:06:00Z">
        <w:r>
          <w:rPr>
            <w:lang w:eastAsia="zh-CN"/>
          </w:rPr>
          <w:t xml:space="preserve">. The message shall contain the RAB </w:t>
        </w:r>
      </w:ins>
      <w:ins w:id="2881" w:author="S2-104341" w:date="2010-09-14T14:06:00Z">
        <w:r>
          <w:rPr>
            <w:lang w:eastAsia="zh-CN"/>
          </w:rPr>
          <w:t>information</w:t>
        </w:r>
      </w:ins>
      <w:ins w:id="2882" w:author="S2-104341" w:date="2010-09-14T14:06:00Z">
        <w:r>
          <w:rPr>
            <w:lang w:eastAsia="zh-CN"/>
          </w:rPr>
          <w:t xml:space="preserve"> to be modified.</w:t>
        </w:r>
      </w:ins>
    </w:p>
    <w:p>
      <w:pPr>
        <w:pStyle w:val="B1"/>
        <w:numPr>
          <w:ilvl w:val="0"/>
          <w:numId w:val="3"/>
        </w:numPr>
        <w:rPr/>
      </w:pPr>
      <w:ins w:id="2884" w:author="S2-104341" w:date="2010-09-14T14:06:00Z">
        <w:r>
          <w:rPr>
            <w:lang w:val="en-CA"/>
          </w:rPr>
          <w:t xml:space="preserve">The description of these steps are the same as for steps </w:t>
        </w:r>
      </w:ins>
      <w:ins w:id="2885" w:author="S2-104341" w:date="2010-09-14T14:06:00Z">
        <w:r>
          <w:rPr>
            <w:lang w:val="en-CA" w:eastAsia="zh-CN"/>
          </w:rPr>
          <w:t>3</w:t>
        </w:r>
      </w:ins>
      <w:ins w:id="2886" w:author="S2-104341" w:date="2010-09-14T14:06:00Z">
        <w:r>
          <w:rPr>
            <w:lang w:val="en-CA"/>
          </w:rPr>
          <w:t>-</w:t>
        </w:r>
      </w:ins>
      <w:ins w:id="2887" w:author="S2-104341" w:date="2010-09-14T14:06:00Z">
        <w:r>
          <w:rPr>
            <w:lang w:val="en-CA" w:eastAsia="zh-CN"/>
          </w:rPr>
          <w:t>7</w:t>
        </w:r>
      </w:ins>
      <w:ins w:id="2888" w:author="S2-104341" w:date="2010-09-14T14:06:00Z">
        <w:r>
          <w:rPr>
            <w:lang w:val="en-CA"/>
          </w:rPr>
          <w:t xml:space="preserve"> in </w:t>
        </w:r>
      </w:ins>
      <w:ins w:id="2889" w:author="S2-104341" w:date="2010-09-14T14:06:00Z">
        <w:r>
          <w:rPr>
            <w:lang w:val="en-CA" w:eastAsia="zh-CN"/>
          </w:rPr>
          <w:t>the clause</w:t>
        </w:r>
      </w:ins>
      <w:ins w:id="2890" w:author="S2-104341" w:date="2010-09-14T14:06:00Z">
        <w:r>
          <w:rPr>
            <w:lang w:val="en-CA" w:eastAsia="zh-CN"/>
          </w:rPr>
          <w:t xml:space="preserve"> </w:t>
        </w:r>
      </w:ins>
      <w:ins w:id="2891" w:author="S2-104341" w:date="2010-09-14T14:06:00Z">
        <w:r>
          <w:rPr>
            <w:lang w:eastAsia="zh-CN"/>
          </w:rPr>
          <w:t>5..2.1.4.1</w:t>
        </w:r>
      </w:ins>
      <w:ins w:id="2892" w:author="S2-104341" w:date="2010-09-14T14:06:00Z">
        <w:r>
          <w:rPr>
            <w:lang w:eastAsia="zh-CN"/>
          </w:rPr>
          <w:t>.</w:t>
        </w:r>
      </w:ins>
    </w:p>
    <w:p>
      <w:pPr>
        <w:pStyle w:val="B1"/>
        <w:numPr>
          <w:ilvl w:val="0"/>
          <w:numId w:val="3"/>
        </w:numPr>
        <w:rPr/>
      </w:pPr>
      <w:ins w:id="2894" w:author="S2-104341" w:date="2010-09-14T14:06:00Z">
        <w:r>
          <w:rPr>
            <w:lang w:eastAsia="zh-CN"/>
          </w:rPr>
          <w:t xml:space="preserve">The HNB sends </w:t>
        </w:r>
      </w:ins>
      <w:ins w:id="2895" w:author="S2-104341" w:date="2010-09-14T14:06:00Z">
        <w:r>
          <w:rPr/>
          <w:t xml:space="preserve">to the </w:t>
        </w:r>
      </w:ins>
      <w:ins w:id="2896" w:author="S2-104341" w:date="2010-09-14T14:06:00Z">
        <w:r>
          <w:rPr>
            <w:lang w:eastAsia="zh-CN"/>
          </w:rPr>
          <w:t xml:space="preserve">SGSN the </w:t>
        </w:r>
      </w:ins>
      <w:ins w:id="2897" w:author="S2-104341" w:date="2010-09-14T14:06:00Z">
        <w:r>
          <w:rPr/>
          <w:t>RAB Assignment</w:t>
        </w:r>
      </w:ins>
      <w:ins w:id="2898" w:author="S2-104341" w:date="2010-09-14T14:06:00Z">
        <w:r>
          <w:rPr>
            <w:lang w:eastAsia="zh-CN"/>
          </w:rPr>
          <w:t xml:space="preserve"> Response </w:t>
        </w:r>
      </w:ins>
      <w:ins w:id="2899" w:author="S2-104341" w:date="2010-09-14T14:06:00Z">
        <w:r>
          <w:rPr/>
          <w:t>message</w:t>
        </w:r>
      </w:ins>
      <w:ins w:id="2900" w:author="S2-104341" w:date="2010-09-14T14:06:00Z">
        <w:r>
          <w:rPr>
            <w:lang w:eastAsia="zh-CN"/>
          </w:rPr>
          <w:t xml:space="preserve"> via HNB GW, as</w:t>
        </w:r>
      </w:ins>
      <w:ins w:id="2901" w:author="S2-104341" w:date="2010-09-14T14:06:00Z">
        <w:r>
          <w:rPr/>
          <w:t xml:space="preserve"> defined in</w:t>
        </w:r>
      </w:ins>
      <w:ins w:id="2902" w:author="S2-104341" w:date="2010-09-14T14:06:00Z">
        <w:r>
          <w:rPr>
            <w:lang w:eastAsia="zh-CN"/>
          </w:rPr>
          <w:t xml:space="preserve"> TS23.060.</w:t>
        </w:r>
      </w:ins>
    </w:p>
    <w:p>
      <w:pPr>
        <w:pStyle w:val="Normal"/>
        <w:rPr>
          <w:lang w:eastAsia="zh-CN"/>
          <w:ins w:id="2905" w:author="S2-104332" w:date="2010-09-14T14:12:00Z"/>
        </w:rPr>
      </w:pPr>
      <w:ins w:id="2904" w:author="S2-104332" w:date="2010-09-14T14:12:00Z">
        <w:r>
          <w:rPr>
            <w:lang w:eastAsia="zh-CN"/>
          </w:rPr>
        </w:r>
      </w:ins>
    </w:p>
    <w:p>
      <w:pPr>
        <w:pStyle w:val="Heading2"/>
        <w:bidi w:val="0"/>
        <w:jc w:val="start"/>
        <w:rPr/>
      </w:pPr>
      <w:ins w:id="2906" w:author="S2-104332" w:date="2010-09-14T14:12:00Z">
        <w:bookmarkStart w:id="353" w:name="__RefHeading___Toc26141_3320553937"/>
        <w:bookmarkStart w:id="354" w:name="__RefHeading___Toc272317302"/>
        <w:bookmarkEnd w:id="353"/>
        <w:r>
          <w:rPr/>
          <w:t>5.</w:t>
        </w:r>
      </w:ins>
      <w:ins w:id="2907" w:author="S2-104332" w:date="2010-09-15T10:55:00Z">
        <w:r>
          <w:rPr/>
          <w:t>7</w:t>
        </w:r>
      </w:ins>
      <w:ins w:id="2908" w:author="S2-104332" w:date="2010-09-14T14:12:00Z">
        <w:r>
          <w:rPr/>
          <w:t xml:space="preserve"> </w:t>
          <w:tab/>
          <w:t>Comparison of 3GPP LTE Femto Architecture Options</w:t>
        </w:r>
      </w:ins>
      <w:ins w:id="2909" w:author="S2-104332" w:date="2010-09-14T14:12:00Z">
        <w:bookmarkEnd w:id="354"/>
        <w:r>
          <w:rPr/>
          <w:t xml:space="preserve">   </w:t>
        </w:r>
      </w:ins>
    </w:p>
    <w:p>
      <w:pPr>
        <w:pStyle w:val="Heading3"/>
        <w:bidi w:val="0"/>
        <w:jc w:val="start"/>
        <w:rPr/>
      </w:pPr>
      <w:ins w:id="2911" w:author="S2-104332" w:date="2010-09-14T14:12:00Z">
        <w:bookmarkStart w:id="355" w:name="__RefHeading___Toc272317303"/>
        <w:bookmarkEnd w:id="355"/>
        <w:r>
          <w:rPr/>
          <w:t>5.</w:t>
        </w:r>
      </w:ins>
      <w:ins w:id="2912" w:author="S2-104332" w:date="2010-09-15T10:55:00Z">
        <w:r>
          <w:rPr/>
          <w:t>7</w:t>
        </w:r>
      </w:ins>
      <w:ins w:id="2913" w:author="S2-104332" w:date="2010-09-14T14:12:00Z">
        <w:r>
          <w:rPr/>
          <w:t xml:space="preserve">.1 </w:t>
        </w:r>
      </w:ins>
      <w:ins w:id="2914" w:author="S2-104332" w:date="2010-09-15T10:58:00Z">
        <w:r>
          <w:rPr/>
          <w:tab/>
        </w:r>
      </w:ins>
      <w:ins w:id="2915" w:author="S2-104332" w:date="2010-09-14T14:12:00Z">
        <w:r>
          <w:rPr/>
          <w:t>General</w:t>
        </w:r>
      </w:ins>
    </w:p>
    <w:p>
      <w:pPr>
        <w:pStyle w:val="Normal"/>
        <w:rPr/>
      </w:pPr>
      <w:ins w:id="2917" w:author="S2-104332" w:date="2010-09-14T14:12:00Z">
        <w:r>
          <w:rPr/>
          <w:t>The rows in the comparison table include the solutions and the columns the attributes addressing various aspects of the impact on the network. The table also identifies the NE/s impacted by a particular solution.</w:t>
        </w:r>
      </w:ins>
    </w:p>
    <w:p>
      <w:pPr>
        <w:pStyle w:val="Normal"/>
        <w:rPr/>
      </w:pPr>
      <w:ins w:id="2919" w:author="S2-104332" w:date="2010-09-14T14:12:00Z">
        <w:r>
          <w:rPr/>
          <w:t xml:space="preserve">The attributes are meant to answer the questions in the following areas:  </w:t>
        </w:r>
      </w:ins>
    </w:p>
    <w:p>
      <w:pPr>
        <w:pStyle w:val="Normal"/>
        <w:rPr>
          <w:b/>
          <w:b/>
          <w:ins w:id="2922" w:author="S2-104332" w:date="2010-09-14T14:12:00Z"/>
        </w:rPr>
      </w:pPr>
      <w:ins w:id="2921" w:author="S2-104332" w:date="2010-09-14T14:12:00Z">
        <w:r>
          <w:rPr>
            <w:b/>
          </w:rPr>
          <w:t>Roaming transparency</w:t>
        </w:r>
      </w:ins>
    </w:p>
    <w:p>
      <w:pPr>
        <w:pStyle w:val="Normal"/>
        <w:rPr/>
      </w:pPr>
      <w:ins w:id="2923" w:author="S2-104332" w:date="2010-09-14T14:12:00Z">
        <w:r>
          <w:rPr/>
          <w:t>Is the home network aware that the roaming user access the VPLMN via a 3GPP Femto connected to BBF access?</w:t>
        </w:r>
      </w:ins>
    </w:p>
    <w:p>
      <w:pPr>
        <w:pStyle w:val="Normal"/>
        <w:rPr>
          <w:b/>
          <w:b/>
          <w:ins w:id="2926" w:author="S2-104332" w:date="2010-09-14T14:12:00Z"/>
        </w:rPr>
      </w:pPr>
      <w:ins w:id="2925" w:author="S2-104332" w:date="2010-09-14T14:12:00Z">
        <w:r>
          <w:rPr>
            <w:b/>
          </w:rPr>
          <w:t>BBF QoS Negotiation</w:t>
        </w:r>
      </w:ins>
    </w:p>
    <w:p>
      <w:pPr>
        <w:pStyle w:val="Normal"/>
        <w:jc w:val="both"/>
        <w:rPr/>
      </w:pPr>
      <w:ins w:id="2927" w:author="S2-104332" w:date="2010-09-14T14:12:00Z">
        <w:r>
          <w:rPr/>
          <w:t>Are Radio Resources allocated to the UE in before it is known whether resources are available in the BBF access?</w:t>
        </w:r>
      </w:ins>
    </w:p>
    <w:p>
      <w:pPr>
        <w:pStyle w:val="Normal"/>
        <w:rPr>
          <w:b/>
          <w:b/>
          <w:ins w:id="2930" w:author="S2-104332" w:date="2010-09-14T14:12:00Z"/>
        </w:rPr>
      </w:pPr>
      <w:ins w:id="2929" w:author="S2-104332" w:date="2010-09-14T14:12:00Z">
        <w:r>
          <w:rPr>
            <w:b/>
          </w:rPr>
          <w:t xml:space="preserve">New Interface/Signaling Sequence in 3GPP (besides S9*)  </w:t>
        </w:r>
      </w:ins>
    </w:p>
    <w:p>
      <w:pPr>
        <w:pStyle w:val="Normal"/>
        <w:rPr/>
      </w:pPr>
      <w:ins w:id="2931" w:author="S2-104332" w:date="2010-09-14T14:12:00Z">
        <w:r>
          <w:rPr/>
          <w:t>Does the solution require a 3GPP NE to support a new interface and protocol?</w:t>
        </w:r>
      </w:ins>
    </w:p>
    <w:p>
      <w:pPr>
        <w:pStyle w:val="Normal"/>
        <w:rPr>
          <w:b/>
          <w:b/>
          <w:ins w:id="2934" w:author="S2-104332" w:date="2010-09-14T14:12:00Z"/>
        </w:rPr>
      </w:pPr>
      <w:ins w:id="2933" w:author="S2-104332" w:date="2010-09-14T14:12:00Z">
        <w:r>
          <w:rPr>
            <w:b/>
          </w:rPr>
          <w:t xml:space="preserve">Correlation of UE PCC &amp; S9* QoS sessions  </w:t>
        </w:r>
      </w:ins>
    </w:p>
    <w:p>
      <w:pPr>
        <w:pStyle w:val="Normal"/>
        <w:rPr/>
      </w:pPr>
      <w:ins w:id="2935" w:author="S2-104332" w:date="2010-09-14T14:12:00Z">
        <w:r>
          <w:rPr/>
          <w:t xml:space="preserve">Is the S9* session is independent of the UE PCC session?  </w:t>
        </w:r>
      </w:ins>
    </w:p>
    <w:p>
      <w:pPr>
        <w:pStyle w:val="Normal"/>
        <w:rPr>
          <w:b/>
          <w:b/>
          <w:ins w:id="2938" w:author="S2-104332" w:date="2010-09-14T14:12:00Z"/>
        </w:rPr>
      </w:pPr>
      <w:ins w:id="2937" w:author="S2-104332" w:date="2010-09-14T14:12:00Z">
        <w:r>
          <w:rPr>
            <w:b/>
          </w:rPr>
          <w:t>Overlay Architecture</w:t>
        </w:r>
      </w:ins>
    </w:p>
    <w:p>
      <w:pPr>
        <w:pStyle w:val="Normal"/>
        <w:rPr/>
      </w:pPr>
      <w:ins w:id="2939" w:author="S2-104332" w:date="2010-09-14T14:12:00Z">
        <w:r>
          <w:rPr/>
          <w:t>Does the solution enhance the existing PCC architecture to handle the S9* session or requires an overlay architecture with new reference point/s and a new policy server (i.e. Femto-PCRF)?</w:t>
        </w:r>
      </w:ins>
    </w:p>
    <w:p>
      <w:pPr>
        <w:pStyle w:val="Normal"/>
        <w:rPr>
          <w:b/>
          <w:b/>
          <w:ins w:id="2942" w:author="S2-104332" w:date="2010-09-14T14:12:00Z"/>
        </w:rPr>
      </w:pPr>
      <w:ins w:id="2941" w:author="S2-104332" w:date="2010-09-14T14:12:00Z">
        <w:r>
          <w:rPr>
            <w:b/>
          </w:rPr>
          <w:t>Additional Signaling Load</w:t>
        </w:r>
      </w:ins>
    </w:p>
    <w:p>
      <w:pPr>
        <w:pStyle w:val="Normal"/>
        <w:rPr/>
      </w:pPr>
      <w:ins w:id="2943" w:author="S2-104332" w:date="2010-09-14T14:12:00Z">
        <w:r>
          <w:rPr/>
          <w:t>Does the solution generate additional signaling load in the network? (The S9* signaling is excluded from the comparisons as it is common with all solutions.)</w:t>
        </w:r>
      </w:ins>
    </w:p>
    <w:p>
      <w:pPr>
        <w:pStyle w:val="Normal"/>
        <w:rPr>
          <w:b/>
          <w:b/>
          <w:ins w:id="2946" w:author="S2-104332" w:date="2010-09-14T14:12:00Z"/>
        </w:rPr>
      </w:pPr>
      <w:ins w:id="2945" w:author="S2-104332" w:date="2010-09-14T14:12:00Z">
        <w:r>
          <w:rPr>
            <w:b/>
          </w:rPr>
          <w:t>Commonality with WLAN PCRF-BBCP IWK</w:t>
        </w:r>
      </w:ins>
    </w:p>
    <w:p>
      <w:pPr>
        <w:pStyle w:val="Normal"/>
        <w:rPr/>
      </w:pPr>
      <w:ins w:id="2947" w:author="S2-104332" w:date="2010-09-14T14:12:00Z">
        <w:r>
          <w:rPr/>
          <w:t>Is the 3GPP Femto solution compatible with the WLAN solution?</w:t>
        </w:r>
      </w:ins>
    </w:p>
    <w:p>
      <w:pPr>
        <w:pStyle w:val="Normal"/>
        <w:rPr>
          <w:b/>
          <w:b/>
          <w:ins w:id="2950" w:author="S2-104332" w:date="2010-09-14T14:12:00Z"/>
        </w:rPr>
      </w:pPr>
      <w:ins w:id="2949" w:author="S2-104332" w:date="2010-09-14T14:12:00Z">
        <w:r>
          <w:rPr>
            <w:b/>
          </w:rPr>
          <w:t>Impact on 3GPP NEs</w:t>
        </w:r>
      </w:ins>
    </w:p>
    <w:p>
      <w:pPr>
        <w:pStyle w:val="Normal"/>
        <w:rPr/>
      </w:pPr>
      <w:ins w:id="2951" w:author="S2-104332" w:date="2010-09-14T14:12:00Z">
        <w:r>
          <w:rPr/>
          <w:t>A NE is said to be impacted when the solution requires that the NE supports a new reference point. For instance, the HeNB GW solution requires that the HeNB GW supports a new diameter interface to the F-PCRF and therefore the NE is impacted.</w:t>
        </w:r>
      </w:ins>
    </w:p>
    <w:p>
      <w:pPr>
        <w:pStyle w:val="Normal"/>
        <w:rPr/>
      </w:pPr>
      <w:ins w:id="2953" w:author="S2-104332" w:date="2010-09-14T14:12:00Z">
        <w:r>
          <w:rPr/>
          <w:t>A NE is said not be impacted by the solution when it is required to support only a new IE in he message set and procedures it already supports. For instance, the PCRF based solution does not require the MME, S-GW or P-GW to support a new interface/protocol but a new IE to carry the Tunnel-INFO from the MME to the PCRF using existing messages and signalling sequences. Therefore, the PCRF based solution does not impact these NEs</w:t>
        </w:r>
      </w:ins>
    </w:p>
    <w:p>
      <w:pPr>
        <w:pStyle w:val="Normal"/>
        <w:rPr>
          <w:b/>
          <w:b/>
          <w:ins w:id="2956" w:author="S2-104332" w:date="2010-09-14T14:12:00Z"/>
        </w:rPr>
      </w:pPr>
      <w:ins w:id="2955" w:author="S2-104332" w:date="2010-09-14T14:12:00Z">
        <w:r>
          <w:rPr>
            <w:b/>
          </w:rPr>
          <w:t>Interpretation of the arrows:</w:t>
        </w:r>
      </w:ins>
    </w:p>
    <w:p>
      <w:pPr>
        <w:pStyle w:val="Normal"/>
        <w:rPr/>
      </w:pPr>
      <w:ins w:id="2957" w:author="S2-104332" w:date="2010-09-14T14:12:00Z">
        <w:r>
          <w:rPr/>
          <w:t xml:space="preserve">The arrows in each cell are meant to indicate relative advantage/or disadvantage of a particular solution. </w:t>
        </w:r>
      </w:ins>
      <w:ins w:id="2958" w:author="S2-104332" w:date="2010-09-14T14:29:00Z">
        <w:r>
          <w:rPr/>
          <w:t>A plus sign (+)</w:t>
        </w:r>
      </w:ins>
      <w:ins w:id="2959" w:author="S2-104332" w:date="2010-09-14T14:12:00Z">
        <w:r>
          <w:rPr/>
          <w:t xml:space="preserve"> indicates advantage while a minus sign (-) indicates a disadvantage.</w:t>
        </w:r>
      </w:ins>
    </w:p>
    <w:p>
      <w:pPr>
        <w:pStyle w:val="Heading3"/>
        <w:bidi w:val="0"/>
        <w:jc w:val="start"/>
        <w:rPr/>
      </w:pPr>
      <w:ins w:id="2961" w:author="S2-104332" w:date="2010-09-14T14:12:00Z">
        <w:bookmarkStart w:id="356" w:name="__RefHeading___Toc26143_3320553937"/>
        <w:bookmarkStart w:id="357" w:name="__RefHeading___Toc272317304"/>
        <w:bookmarkEnd w:id="356"/>
        <w:r>
          <w:rPr>
            <w:lang w:val="en-US"/>
          </w:rPr>
          <w:t>5.</w:t>
        </w:r>
      </w:ins>
      <w:ins w:id="2962" w:author="S2-104332" w:date="2010-09-15T10:58:00Z">
        <w:r>
          <w:rPr>
            <w:lang w:val="en-US"/>
          </w:rPr>
          <w:t>7</w:t>
        </w:r>
      </w:ins>
      <w:ins w:id="2963" w:author="S2-104332" w:date="2010-09-14T14:12:00Z">
        <w:r>
          <w:rPr>
            <w:lang w:val="en-US"/>
          </w:rPr>
          <w:t xml:space="preserve">.2 </w:t>
        </w:r>
      </w:ins>
      <w:ins w:id="2964" w:author="S2-104332" w:date="2010-09-15T10:58:00Z">
        <w:r>
          <w:rPr>
            <w:lang w:val="en-US"/>
          </w:rPr>
          <w:tab/>
        </w:r>
      </w:ins>
      <w:ins w:id="2965" w:author="S2-104332" w:date="2010-09-14T14:12:00Z">
        <w:r>
          <w:rPr>
            <w:lang w:val="en-US"/>
          </w:rPr>
          <w:t>Comparison</w:t>
        </w:r>
      </w:ins>
      <w:ins w:id="2966" w:author="S2-104332" w:date="2010-09-14T14:12:00Z">
        <w:bookmarkEnd w:id="357"/>
        <w:r>
          <w:rPr>
            <w:lang w:val="en-US"/>
          </w:rPr>
          <w:t xml:space="preserve"> </w:t>
        </w:r>
      </w:ins>
    </w:p>
    <w:p>
      <w:pPr>
        <w:pStyle w:val="Heading4"/>
        <w:bidi w:val="0"/>
        <w:ind w:start="1418" w:hanging="1418"/>
        <w:jc w:val="start"/>
        <w:rPr>
          <w:lang w:val="en-US"/>
          <w:ins w:id="2975" w:author="S2-104332" w:date="2010-09-15T10:58:00Z"/>
        </w:rPr>
      </w:pPr>
      <w:ins w:id="2968" w:author="S2-104332" w:date="2010-09-14T14:12:00Z">
        <w:r>
          <w:rPr>
            <w:lang w:val="en-US"/>
          </w:rPr>
          <w:t>5.</w:t>
        </w:r>
      </w:ins>
      <w:ins w:id="2969" w:author="S2-104332" w:date="2010-09-15T10:58:00Z">
        <w:r>
          <w:rPr>
            <w:lang w:val="en-US"/>
          </w:rPr>
          <w:t>7</w:t>
        </w:r>
      </w:ins>
      <w:ins w:id="2970" w:author="S2-104332" w:date="2010-09-14T14:12:00Z">
        <w:r>
          <w:rPr>
            <w:lang w:val="en-US"/>
          </w:rPr>
          <w:t>.</w:t>
        </w:r>
      </w:ins>
      <w:ins w:id="2971" w:author="S2-104332" w:date="2010-09-15T10:58:00Z">
        <w:r>
          <w:rPr>
            <w:lang w:val="en-US"/>
          </w:rPr>
          <w:t>2</w:t>
        </w:r>
      </w:ins>
      <w:ins w:id="2972" w:author="S2-104332" w:date="2010-09-14T14:12:00Z">
        <w:r>
          <w:rPr>
            <w:lang w:val="en-US"/>
          </w:rPr>
          <w:t xml:space="preserve">.1 </w:t>
        </w:r>
      </w:ins>
      <w:ins w:id="2973" w:author="S2-104332" w:date="2010-09-15T10:58:00Z">
        <w:r>
          <w:rPr>
            <w:lang w:val="en-US"/>
          </w:rPr>
          <w:tab/>
        </w:r>
      </w:ins>
      <w:ins w:id="2974" w:author="S2-104332" w:date="2010-09-14T14:12:00Z">
        <w:r>
          <w:rPr>
            <w:lang w:val="en-US"/>
          </w:rPr>
          <w:t xml:space="preserve">LTE Architecture options </w:t>
        </w:r>
      </w:ins>
    </w:p>
    <w:p>
      <w:pPr>
        <w:pStyle w:val="Normal"/>
        <w:rPr>
          <w:lang w:val="en-US"/>
        </w:rPr>
      </w:pPr>
      <w:r>
        <w:rPr>
          <w:lang w:val="en-US"/>
        </w:rPr>
      </w:r>
    </w:p>
    <w:tbl>
      <w:tblPr>
        <w:tblW w:w="9649" w:type="dxa"/>
        <w:jc w:val="start"/>
        <w:tblInd w:w="-5" w:type="dxa"/>
        <w:tblCellMar>
          <w:top w:w="0" w:type="dxa"/>
          <w:start w:w="108" w:type="dxa"/>
          <w:bottom w:w="0" w:type="dxa"/>
          <w:end w:w="108" w:type="dxa"/>
        </w:tblCellMar>
      </w:tblPr>
      <w:tblGrid>
        <w:gridCol w:w="899"/>
        <w:gridCol w:w="842"/>
        <w:gridCol w:w="642"/>
        <w:gridCol w:w="1006"/>
        <w:gridCol w:w="886"/>
        <w:gridCol w:w="762"/>
        <w:gridCol w:w="885"/>
        <w:gridCol w:w="1006"/>
        <w:gridCol w:w="492"/>
        <w:gridCol w:w="574"/>
        <w:gridCol w:w="497"/>
        <w:gridCol w:w="574"/>
        <w:gridCol w:w="584"/>
      </w:tblGrid>
      <w:tr>
        <w:trPr/>
        <w:tc>
          <w:tcPr>
            <w:tcW w:w="899" w:type="dxa"/>
            <w:vMerge w:val="restart"/>
            <w:tcBorders>
              <w:top w:val="single" w:sz="4" w:space="0" w:color="000000"/>
              <w:start w:val="single" w:sz="4" w:space="0" w:color="000000"/>
              <w:bottom w:val="single" w:sz="4" w:space="0" w:color="000000"/>
            </w:tcBorders>
          </w:tcPr>
          <w:p>
            <w:pPr>
              <w:pStyle w:val="TAH"/>
              <w:rPr/>
            </w:pPr>
            <w:ins w:id="2976" w:author="S2-104332" w:date="2010-09-15T10:59:00Z">
              <w:r>
                <w:rPr/>
                <w:t>Architecture Alternative</w:t>
              </w:r>
            </w:ins>
          </w:p>
          <w:p>
            <w:pPr>
              <w:pStyle w:val="TAH"/>
              <w:rPr/>
            </w:pPr>
            <w:r>
              <w:rPr/>
            </w:r>
          </w:p>
        </w:tc>
        <w:tc>
          <w:tcPr>
            <w:tcW w:w="8750" w:type="dxa"/>
            <w:gridSpan w:val="12"/>
            <w:tcBorders>
              <w:top w:val="single" w:sz="4" w:space="0" w:color="000000"/>
              <w:start w:val="single" w:sz="4" w:space="0" w:color="000000"/>
              <w:bottom w:val="single" w:sz="4" w:space="0" w:color="000000"/>
              <w:end w:val="single" w:sz="4" w:space="0" w:color="000000"/>
            </w:tcBorders>
          </w:tcPr>
          <w:p>
            <w:pPr>
              <w:pStyle w:val="TAH"/>
              <w:rPr>
                <w:lang w:val="en-US"/>
              </w:rPr>
            </w:pPr>
            <w:ins w:id="2977" w:author="S2-104332" w:date="2010-09-14T14:28:00Z">
              <w:r>
                <w:rPr>
                  <w:lang w:val="en-US"/>
                </w:rPr>
                <w:t>Attribute</w:t>
              </w:r>
            </w:ins>
          </w:p>
        </w:tc>
      </w:tr>
      <w:tr>
        <w:trPr/>
        <w:tc>
          <w:tcPr>
            <w:tcW w:w="899" w:type="dxa"/>
            <w:vMerge w:val="continue"/>
            <w:tcBorders>
              <w:top w:val="single" w:sz="4" w:space="0" w:color="000000"/>
              <w:start w:val="single" w:sz="4" w:space="0" w:color="000000"/>
              <w:bottom w:val="single" w:sz="4" w:space="0" w:color="000000"/>
            </w:tcBorders>
          </w:tcPr>
          <w:p>
            <w:pPr>
              <w:pStyle w:val="TAH"/>
              <w:snapToGrid w:val="false"/>
              <w:rPr>
                <w:b/>
                <w:b/>
                <w:lang w:val="en-US"/>
              </w:rPr>
            </w:pPr>
            <w:r>
              <w:rPr>
                <w:b/>
                <w:lang w:val="en-US"/>
              </w:rPr>
            </w:r>
          </w:p>
        </w:tc>
        <w:tc>
          <w:tcPr>
            <w:tcW w:w="842" w:type="dxa"/>
            <w:tcBorders>
              <w:top w:val="single" w:sz="4" w:space="0" w:color="000000"/>
              <w:start w:val="single" w:sz="4" w:space="0" w:color="000000"/>
              <w:bottom w:val="single" w:sz="4" w:space="0" w:color="000000"/>
            </w:tcBorders>
          </w:tcPr>
          <w:p>
            <w:pPr>
              <w:pStyle w:val="TAH"/>
              <w:rPr/>
            </w:pPr>
            <w:ins w:id="2978" w:author="S2-104332" w:date="2010-09-14T14:28:00Z">
              <w:r>
                <w:rPr/>
                <w:t>Roaming Trans-parency?</w:t>
              </w:r>
            </w:ins>
          </w:p>
        </w:tc>
        <w:tc>
          <w:tcPr>
            <w:tcW w:w="642" w:type="dxa"/>
            <w:tcBorders>
              <w:top w:val="single" w:sz="4" w:space="0" w:color="000000"/>
              <w:start w:val="single" w:sz="4" w:space="0" w:color="000000"/>
              <w:bottom w:val="single" w:sz="4" w:space="0" w:color="000000"/>
            </w:tcBorders>
          </w:tcPr>
          <w:p>
            <w:pPr>
              <w:pStyle w:val="TAH"/>
              <w:rPr/>
            </w:pPr>
            <w:ins w:id="2979" w:author="S2-104332" w:date="2010-09-14T14:28:00Z">
              <w:r>
                <w:rPr/>
                <w:t>BBF QoS Negotiation</w:t>
              </w:r>
            </w:ins>
          </w:p>
        </w:tc>
        <w:tc>
          <w:tcPr>
            <w:tcW w:w="1006" w:type="dxa"/>
            <w:tcBorders>
              <w:top w:val="single" w:sz="4" w:space="0" w:color="000000"/>
              <w:start w:val="single" w:sz="4" w:space="0" w:color="000000"/>
              <w:bottom w:val="single" w:sz="4" w:space="0" w:color="000000"/>
            </w:tcBorders>
          </w:tcPr>
          <w:p>
            <w:pPr>
              <w:pStyle w:val="TAH"/>
              <w:rPr/>
            </w:pPr>
            <w:ins w:id="2980" w:author="S2-104332" w:date="2010-09-14T14:28:00Z">
              <w:r>
                <w:rPr/>
                <w:t xml:space="preserve">EPC: New Interface/Signaling Sequence (besides S9*)  </w:t>
              </w:r>
            </w:ins>
          </w:p>
        </w:tc>
        <w:tc>
          <w:tcPr>
            <w:tcW w:w="886" w:type="dxa"/>
            <w:tcBorders>
              <w:top w:val="single" w:sz="4" w:space="0" w:color="000000"/>
              <w:start w:val="single" w:sz="4" w:space="0" w:color="000000"/>
              <w:bottom w:val="single" w:sz="4" w:space="0" w:color="000000"/>
            </w:tcBorders>
          </w:tcPr>
          <w:p>
            <w:pPr>
              <w:pStyle w:val="TAH"/>
              <w:rPr/>
            </w:pPr>
            <w:ins w:id="2981" w:author="S2-104332" w:date="2010-09-14T14:28:00Z">
              <w:r>
                <w:rPr/>
                <w:t xml:space="preserve">Corre-lation of  UE PCC  &amp; S9* QoS sessions (2) </w:t>
              </w:r>
            </w:ins>
          </w:p>
        </w:tc>
        <w:tc>
          <w:tcPr>
            <w:tcW w:w="762" w:type="dxa"/>
            <w:tcBorders>
              <w:top w:val="single" w:sz="4" w:space="0" w:color="000000"/>
              <w:start w:val="single" w:sz="4" w:space="0" w:color="000000"/>
              <w:bottom w:val="single" w:sz="4" w:space="0" w:color="000000"/>
            </w:tcBorders>
          </w:tcPr>
          <w:p>
            <w:pPr>
              <w:pStyle w:val="TAH"/>
              <w:rPr/>
            </w:pPr>
            <w:ins w:id="2982" w:author="S2-104332" w:date="2010-09-14T14:28:00Z">
              <w:r>
                <w:rPr/>
                <w:t>Over-lay Archi-tecture</w:t>
              </w:r>
            </w:ins>
          </w:p>
        </w:tc>
        <w:tc>
          <w:tcPr>
            <w:tcW w:w="885" w:type="dxa"/>
            <w:tcBorders>
              <w:top w:val="single" w:sz="4" w:space="0" w:color="000000"/>
              <w:start w:val="single" w:sz="4" w:space="0" w:color="000000"/>
              <w:bottom w:val="single" w:sz="4" w:space="0" w:color="000000"/>
            </w:tcBorders>
          </w:tcPr>
          <w:p>
            <w:pPr>
              <w:pStyle w:val="TAH"/>
              <w:rPr/>
            </w:pPr>
            <w:ins w:id="2983" w:author="S2-104332" w:date="2010-09-14T14:28:00Z">
              <w:r>
                <w:rPr/>
                <w:t>Addi-tional Signa-ling Load</w:t>
              </w:r>
            </w:ins>
          </w:p>
        </w:tc>
        <w:tc>
          <w:tcPr>
            <w:tcW w:w="1006" w:type="dxa"/>
            <w:tcBorders>
              <w:top w:val="single" w:sz="4" w:space="0" w:color="000000"/>
              <w:start w:val="single" w:sz="4" w:space="0" w:color="000000"/>
              <w:bottom w:val="single" w:sz="4" w:space="0" w:color="000000"/>
            </w:tcBorders>
          </w:tcPr>
          <w:p>
            <w:pPr>
              <w:pStyle w:val="TAH"/>
              <w:rPr/>
            </w:pPr>
            <w:ins w:id="2984" w:author="S2-104332" w:date="2010-09-14T14:28:00Z">
              <w:r>
                <w:rPr/>
                <w:t xml:space="preserve">Common-ality with WLAN PCRF-BBCP IWK </w:t>
              </w:r>
            </w:ins>
          </w:p>
        </w:tc>
        <w:tc>
          <w:tcPr>
            <w:tcW w:w="492" w:type="dxa"/>
            <w:tcBorders>
              <w:top w:val="single" w:sz="4" w:space="0" w:color="000000"/>
              <w:start w:val="single" w:sz="4" w:space="0" w:color="000000"/>
              <w:bottom w:val="single" w:sz="4" w:space="0" w:color="000000"/>
            </w:tcBorders>
          </w:tcPr>
          <w:p>
            <w:pPr>
              <w:pStyle w:val="TAH"/>
              <w:rPr/>
            </w:pPr>
            <w:ins w:id="2985" w:author="S2-104332" w:date="2010-09-14T14:28:00Z">
              <w:r>
                <w:rPr/>
                <w:t>HeNB</w:t>
              </w:r>
            </w:ins>
          </w:p>
        </w:tc>
        <w:tc>
          <w:tcPr>
            <w:tcW w:w="574" w:type="dxa"/>
            <w:tcBorders>
              <w:top w:val="single" w:sz="4" w:space="0" w:color="000000"/>
              <w:start w:val="single" w:sz="4" w:space="0" w:color="000000"/>
              <w:bottom w:val="single" w:sz="4" w:space="0" w:color="000000"/>
            </w:tcBorders>
          </w:tcPr>
          <w:p>
            <w:pPr>
              <w:pStyle w:val="TAH"/>
              <w:rPr/>
            </w:pPr>
            <w:ins w:id="2986" w:author="S2-104332" w:date="2010-09-14T14:28:00Z">
              <w:r>
                <w:rPr/>
                <w:t>SeGW</w:t>
              </w:r>
            </w:ins>
          </w:p>
        </w:tc>
        <w:tc>
          <w:tcPr>
            <w:tcW w:w="497" w:type="dxa"/>
            <w:tcBorders>
              <w:top w:val="single" w:sz="4" w:space="0" w:color="000000"/>
              <w:start w:val="single" w:sz="4" w:space="0" w:color="000000"/>
              <w:bottom w:val="single" w:sz="4" w:space="0" w:color="000000"/>
            </w:tcBorders>
          </w:tcPr>
          <w:p>
            <w:pPr>
              <w:pStyle w:val="TAH"/>
              <w:rPr/>
            </w:pPr>
            <w:ins w:id="2987" w:author="S2-104332" w:date="2010-09-14T14:28:00Z">
              <w:r>
                <w:rPr/>
                <w:t>HeNB GW</w:t>
              </w:r>
            </w:ins>
          </w:p>
        </w:tc>
        <w:tc>
          <w:tcPr>
            <w:tcW w:w="574" w:type="dxa"/>
            <w:tcBorders>
              <w:top w:val="single" w:sz="4" w:space="0" w:color="000000"/>
              <w:start w:val="single" w:sz="4" w:space="0" w:color="000000"/>
              <w:bottom w:val="single" w:sz="4" w:space="0" w:color="000000"/>
            </w:tcBorders>
          </w:tcPr>
          <w:p>
            <w:pPr>
              <w:pStyle w:val="TAH"/>
              <w:rPr>
                <w:lang w:val="es-ES"/>
              </w:rPr>
            </w:pPr>
            <w:ins w:id="2988" w:author="S2-104332" w:date="2010-09-14T14:28:00Z">
              <w:r>
                <w:rPr>
                  <w:lang w:val="es-ES"/>
                </w:rPr>
                <w:t>M</w:t>
                <w:br/>
                <w:t>M</w:t>
                <w:br/>
                <w:t>E</w:t>
              </w:r>
            </w:ins>
          </w:p>
        </w:tc>
        <w:tc>
          <w:tcPr>
            <w:tcW w:w="584" w:type="dxa"/>
            <w:tcBorders>
              <w:top w:val="single" w:sz="4" w:space="0" w:color="000000"/>
              <w:start w:val="single" w:sz="4" w:space="0" w:color="000000"/>
              <w:bottom w:val="single" w:sz="4" w:space="0" w:color="000000"/>
              <w:end w:val="single" w:sz="4" w:space="0" w:color="000000"/>
            </w:tcBorders>
          </w:tcPr>
          <w:p>
            <w:pPr>
              <w:pStyle w:val="TAH"/>
              <w:rPr>
                <w:lang w:val="es-ES"/>
                <w:ins w:id="2990" w:author="S2-104332" w:date="2010-09-14T14:28:00Z"/>
              </w:rPr>
            </w:pPr>
            <w:ins w:id="2989" w:author="S2-104332" w:date="2010-09-14T14:28:00Z">
              <w:r>
                <w:rPr>
                  <w:lang w:val="es-ES"/>
                </w:rPr>
                <w:t>P</w:t>
              </w:r>
            </w:ins>
          </w:p>
          <w:p>
            <w:pPr>
              <w:pStyle w:val="TAH"/>
              <w:rPr>
                <w:lang w:val="es-ES"/>
                <w:ins w:id="2992" w:author="S2-104332" w:date="2010-09-14T14:28:00Z"/>
              </w:rPr>
            </w:pPr>
            <w:ins w:id="2991" w:author="S2-104332" w:date="2010-09-14T14:28:00Z">
              <w:r>
                <w:rPr>
                  <w:lang w:val="es-ES"/>
                </w:rPr>
                <w:t>C</w:t>
              </w:r>
            </w:ins>
          </w:p>
          <w:p>
            <w:pPr>
              <w:pStyle w:val="TAH"/>
              <w:rPr>
                <w:lang w:val="es-ES"/>
                <w:ins w:id="2994" w:author="S2-104332" w:date="2010-09-14T14:28:00Z"/>
              </w:rPr>
            </w:pPr>
            <w:ins w:id="2993" w:author="S2-104332" w:date="2010-09-14T14:28:00Z">
              <w:r>
                <w:rPr>
                  <w:lang w:val="es-ES"/>
                </w:rPr>
                <w:t>R</w:t>
              </w:r>
            </w:ins>
          </w:p>
          <w:p>
            <w:pPr>
              <w:pStyle w:val="TAH"/>
              <w:rPr>
                <w:lang w:val="es-ES"/>
                <w:ins w:id="2996" w:author="S2-104332" w:date="2010-09-14T14:28:00Z"/>
              </w:rPr>
            </w:pPr>
            <w:ins w:id="2995" w:author="S2-104332" w:date="2010-09-14T14:28:00Z">
              <w:r>
                <w:rPr>
                  <w:lang w:val="es-ES"/>
                </w:rPr>
                <w:t>F</w:t>
              </w:r>
            </w:ins>
          </w:p>
          <w:p>
            <w:pPr>
              <w:pStyle w:val="TAH"/>
              <w:rPr>
                <w:lang w:val="es-ES"/>
              </w:rPr>
            </w:pPr>
            <w:r>
              <w:rPr>
                <w:lang w:val="es-ES"/>
              </w:rPr>
            </w:r>
          </w:p>
        </w:tc>
      </w:tr>
      <w:tr>
        <w:trPr/>
        <w:tc>
          <w:tcPr>
            <w:tcW w:w="899"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rPr>
            </w:pPr>
            <w:ins w:id="2997" w:author="S2-104332" w:date="2010-09-14T14:12:00Z">
              <w:r>
                <w:rPr>
                  <w:szCs w:val="18"/>
                  <w:lang w:val="es-ES"/>
                </w:rPr>
                <w:t>PCRF (</w:t>
              </w:r>
            </w:ins>
            <w:ins w:id="2998" w:author="S2-104332" w:date="2010-09-14T14:22:00Z">
              <w:r>
                <w:rPr>
                  <w:szCs w:val="18"/>
                  <w:lang w:val="es-ES"/>
                </w:rPr>
                <w:t>Alt 2</w:t>
              </w:r>
            </w:ins>
            <w:ins w:id="2999" w:author="S2-104332" w:date="2010-09-14T14:12:00Z">
              <w:r>
                <w:rPr>
                  <w:szCs w:val="18"/>
                  <w:lang w:val="es-ES"/>
                </w:rPr>
                <w:t xml:space="preserve">) </w:t>
              </w:r>
            </w:ins>
          </w:p>
        </w:tc>
        <w:tc>
          <w:tcPr>
            <w:tcW w:w="8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000" w:author="S2-104332" w:date="2010-09-14T14:12:00Z">
              <w:r>
                <w:rPr>
                  <w:szCs w:val="18"/>
                  <w:lang w:val="es-ES"/>
                </w:rPr>
                <w:t>No</w:t>
              </w:r>
            </w:ins>
            <w:ins w:id="3001" w:author="S2-104332" w:date="2010-09-14T14:17:00Z">
              <w:r>
                <w:rPr>
                  <w:szCs w:val="18"/>
                  <w:lang w:val="es-ES"/>
                </w:rPr>
                <w:t xml:space="preserve"> </w:t>
              </w:r>
            </w:ins>
            <w:ins w:id="3002" w:author="S2-104332" w:date="2010-09-14T14:12:00Z">
              <w:r>
                <w:rPr>
                  <w:szCs w:val="18"/>
                  <w:lang w:val="es-ES"/>
                </w:rPr>
                <w:t>(3)</w:t>
              </w:r>
            </w:ins>
          </w:p>
          <w:p>
            <w:pPr>
              <w:pStyle w:val="TAL"/>
              <w:rPr>
                <w:szCs w:val="18"/>
                <w:lang w:val="es-ES"/>
              </w:rPr>
            </w:pPr>
            <w:ins w:id="3004" w:author="S2-104332" w:date="2010-09-14T14:12:00Z">
              <w:r>
                <w:rPr>
                  <w:szCs w:val="18"/>
                  <w:lang w:val="es-ES"/>
                </w:rPr>
                <w:t>(-)</w:t>
              </w:r>
            </w:ins>
          </w:p>
        </w:tc>
        <w:tc>
          <w:tcPr>
            <w:tcW w:w="6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06" w:author="S2-104332" w:date="2010-09-14T14:13:00Z"/>
              </w:rPr>
            </w:pPr>
            <w:ins w:id="3005" w:author="S2-104332" w:date="2010-09-14T14:12:00Z">
              <w:r>
                <w:rPr>
                  <w:szCs w:val="18"/>
                  <w:lang w:val="es-ES"/>
                </w:rPr>
                <w:t>Yes</w:t>
              </w:r>
            </w:ins>
          </w:p>
          <w:p>
            <w:pPr>
              <w:pStyle w:val="TAL"/>
              <w:numPr>
                <w:ilvl w:val="0"/>
                <w:numId w:val="0"/>
              </w:numPr>
              <w:ind w:start="0" w:hanging="0"/>
              <w:outlineLvl w:val="3"/>
              <w:rPr>
                <w:szCs w:val="18"/>
                <w:lang w:val="es-ES"/>
              </w:rPr>
            </w:pPr>
            <w:ins w:id="3007" w:author="S2-104332" w:date="2010-09-14T14:13:00Z">
              <w:r>
                <w:rPr>
                  <w:szCs w:val="18"/>
                  <w:lang w:val="es-ES"/>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09" w:author="S2-104332" w:date="2010-09-14T14:13:00Z"/>
              </w:rPr>
            </w:pPr>
            <w:ins w:id="3008" w:author="S2-104332" w:date="2010-09-14T14:12:00Z">
              <w:r>
                <w:rPr>
                  <w:szCs w:val="18"/>
                  <w:lang w:val="es-ES"/>
                </w:rPr>
                <w:t>No</w:t>
              </w:r>
            </w:ins>
          </w:p>
          <w:p>
            <w:pPr>
              <w:pStyle w:val="TAL"/>
              <w:numPr>
                <w:ilvl w:val="0"/>
                <w:numId w:val="0"/>
              </w:numPr>
              <w:ind w:start="0" w:hanging="0"/>
              <w:outlineLvl w:val="3"/>
              <w:rPr>
                <w:szCs w:val="18"/>
                <w:lang w:val="es-ES"/>
              </w:rPr>
            </w:pPr>
            <w:ins w:id="3010" w:author="S2-104332" w:date="2010-09-14T14:13:00Z">
              <w:r>
                <w:rPr>
                  <w:szCs w:val="18"/>
                  <w:lang w:val="es-ES"/>
                </w:rPr>
                <w:t>(+)</w:t>
              </w:r>
            </w:ins>
          </w:p>
        </w:tc>
        <w:tc>
          <w:tcPr>
            <w:tcW w:w="88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12" w:author="S2-104332" w:date="2010-09-14T14:13:00Z"/>
              </w:rPr>
            </w:pPr>
            <w:ins w:id="3011" w:author="S2-104332" w:date="2010-09-14T14:12:00Z">
              <w:r>
                <w:rPr>
                  <w:szCs w:val="18"/>
                  <w:lang w:val="es-ES"/>
                </w:rPr>
                <w:t>Yes</w:t>
              </w:r>
            </w:ins>
          </w:p>
          <w:p>
            <w:pPr>
              <w:pStyle w:val="TAL"/>
              <w:numPr>
                <w:ilvl w:val="0"/>
                <w:numId w:val="0"/>
              </w:numPr>
              <w:ind w:start="0" w:hanging="0"/>
              <w:outlineLvl w:val="3"/>
              <w:rPr>
                <w:szCs w:val="18"/>
                <w:lang w:val="es-ES"/>
              </w:rPr>
            </w:pPr>
            <w:ins w:id="3013" w:author="S2-104332" w:date="2010-09-14T14:13:00Z">
              <w:r>
                <w:rPr>
                  <w:szCs w:val="18"/>
                  <w:lang w:val="es-ES"/>
                </w:rPr>
                <w:t>(+)</w:t>
              </w:r>
            </w:ins>
          </w:p>
        </w:tc>
        <w:tc>
          <w:tcPr>
            <w:tcW w:w="76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15" w:author="S2-104332" w:date="2010-09-14T14:13:00Z"/>
              </w:rPr>
            </w:pPr>
            <w:ins w:id="3014" w:author="S2-104332" w:date="2010-09-14T14:12:00Z">
              <w:r>
                <w:rPr>
                  <w:szCs w:val="18"/>
                  <w:lang w:val="es-ES"/>
                </w:rPr>
                <w:t>No</w:t>
              </w:r>
            </w:ins>
          </w:p>
          <w:p>
            <w:pPr>
              <w:pStyle w:val="TAL"/>
              <w:numPr>
                <w:ilvl w:val="0"/>
                <w:numId w:val="0"/>
              </w:numPr>
              <w:ind w:start="0" w:hanging="0"/>
              <w:outlineLvl w:val="3"/>
              <w:rPr>
                <w:szCs w:val="18"/>
                <w:lang w:val="es-ES"/>
              </w:rPr>
            </w:pPr>
            <w:ins w:id="3016" w:author="S2-104332" w:date="2010-09-14T14:13:00Z">
              <w:r>
                <w:rPr>
                  <w:szCs w:val="18"/>
                  <w:lang w:val="es-ES"/>
                </w:rPr>
                <w:t>(+)</w:t>
              </w:r>
            </w:ins>
          </w:p>
        </w:tc>
        <w:tc>
          <w:tcPr>
            <w:tcW w:w="885"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18" w:author="S2-104332" w:date="2010-09-14T14:13:00Z"/>
              </w:rPr>
            </w:pPr>
            <w:ins w:id="3017" w:author="S2-104332" w:date="2010-09-14T14:12:00Z">
              <w:r>
                <w:rPr>
                  <w:szCs w:val="18"/>
                  <w:lang w:val="es-ES"/>
                </w:rPr>
                <w:t>Low</w:t>
              </w:r>
            </w:ins>
          </w:p>
          <w:p>
            <w:pPr>
              <w:pStyle w:val="TAL"/>
              <w:numPr>
                <w:ilvl w:val="0"/>
                <w:numId w:val="0"/>
              </w:numPr>
              <w:ind w:start="0" w:hanging="0"/>
              <w:outlineLvl w:val="3"/>
              <w:rPr>
                <w:szCs w:val="18"/>
                <w:lang w:val="es-ES"/>
              </w:rPr>
            </w:pPr>
            <w:ins w:id="3019" w:author="S2-104332" w:date="2010-09-14T14:13:00Z">
              <w:r>
                <w:rPr>
                  <w:szCs w:val="18"/>
                  <w:lang w:val="es-ES"/>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21" w:author="S2-104332" w:date="2010-09-14T14:13:00Z"/>
              </w:rPr>
            </w:pPr>
            <w:ins w:id="3020" w:author="S2-104332" w:date="2010-09-14T14:12:00Z">
              <w:r>
                <w:rPr>
                  <w:szCs w:val="18"/>
                  <w:lang w:val="es-ES"/>
                </w:rPr>
                <w:t>Yes</w:t>
              </w:r>
            </w:ins>
          </w:p>
          <w:p>
            <w:pPr>
              <w:pStyle w:val="TAL"/>
              <w:numPr>
                <w:ilvl w:val="0"/>
                <w:numId w:val="0"/>
              </w:numPr>
              <w:ind w:start="0" w:hanging="0"/>
              <w:outlineLvl w:val="3"/>
              <w:rPr>
                <w:szCs w:val="18"/>
                <w:lang w:val="es-ES"/>
              </w:rPr>
            </w:pPr>
            <w:ins w:id="3022" w:author="S2-104332" w:date="2010-09-14T14:13:00Z">
              <w:r>
                <w:rPr>
                  <w:szCs w:val="18"/>
                  <w:lang w:val="es-ES"/>
                </w:rPr>
                <w:t>(+)</w:t>
              </w:r>
            </w:ins>
          </w:p>
        </w:tc>
        <w:tc>
          <w:tcPr>
            <w:tcW w:w="49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24" w:author="S2-104332" w:date="2010-09-14T14:14:00Z"/>
              </w:rPr>
            </w:pPr>
            <w:ins w:id="3023" w:author="S2-104332" w:date="2010-09-14T14:12:00Z">
              <w:r>
                <w:rPr>
                  <w:szCs w:val="18"/>
                  <w:lang w:val="es-ES"/>
                </w:rPr>
                <w:t>No</w:t>
              </w:r>
            </w:ins>
          </w:p>
          <w:p>
            <w:pPr>
              <w:pStyle w:val="TAL"/>
              <w:numPr>
                <w:ilvl w:val="0"/>
                <w:numId w:val="0"/>
              </w:numPr>
              <w:ind w:start="0" w:hanging="0"/>
              <w:outlineLvl w:val="3"/>
              <w:rPr>
                <w:szCs w:val="18"/>
                <w:lang w:val="es-ES"/>
              </w:rPr>
            </w:pPr>
            <w:ins w:id="3025" w:author="S2-104332" w:date="2010-09-14T14:14:00Z">
              <w:r>
                <w:rPr>
                  <w:szCs w:val="18"/>
                  <w:lang w:val="es-ES"/>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27" w:author="S2-104332" w:date="2010-09-14T14:14:00Z"/>
              </w:rPr>
            </w:pPr>
            <w:ins w:id="3026" w:author="S2-104332" w:date="2010-09-14T14:12:00Z">
              <w:r>
                <w:rPr>
                  <w:szCs w:val="18"/>
                  <w:lang w:val="es-ES"/>
                </w:rPr>
                <w:t>No</w:t>
              </w:r>
            </w:ins>
          </w:p>
          <w:p>
            <w:pPr>
              <w:pStyle w:val="TAL"/>
              <w:numPr>
                <w:ilvl w:val="0"/>
                <w:numId w:val="0"/>
              </w:numPr>
              <w:ind w:start="0" w:hanging="0"/>
              <w:outlineLvl w:val="3"/>
              <w:rPr/>
            </w:pPr>
            <w:ins w:id="3028" w:author="S2-104332" w:date="2010-09-14T14:14:00Z">
              <w:r>
                <w:rPr>
                  <w:szCs w:val="18"/>
                  <w:lang w:val="es-ES"/>
                </w:rPr>
                <w:t>(+)</w:t>
              </w:r>
            </w:ins>
            <w:ins w:id="3029" w:author="S2-104332" w:date="2010-09-14T14:12:00Z">
              <w:r>
                <w:rPr>
                  <w:szCs w:val="18"/>
                  <w:lang w:val="es-ES"/>
                </w:rPr>
                <w:t xml:space="preserve"> </w:t>
              </w:r>
            </w:ins>
          </w:p>
        </w:tc>
        <w:tc>
          <w:tcPr>
            <w:tcW w:w="497"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31" w:author="S2-104332" w:date="2010-09-14T14:14:00Z"/>
              </w:rPr>
            </w:pPr>
            <w:ins w:id="3030" w:author="S2-104332" w:date="2010-09-14T14:12:00Z">
              <w:r>
                <w:rPr>
                  <w:szCs w:val="18"/>
                  <w:lang w:val="es-ES"/>
                </w:rPr>
                <w:t>No</w:t>
              </w:r>
            </w:ins>
          </w:p>
          <w:p>
            <w:pPr>
              <w:pStyle w:val="TAL"/>
              <w:numPr>
                <w:ilvl w:val="0"/>
                <w:numId w:val="0"/>
              </w:numPr>
              <w:ind w:start="0" w:hanging="0"/>
              <w:outlineLvl w:val="3"/>
              <w:rPr>
                <w:szCs w:val="18"/>
                <w:lang w:val="es-ES"/>
              </w:rPr>
            </w:pPr>
            <w:ins w:id="3032" w:author="S2-104332" w:date="2010-09-14T14:14:00Z">
              <w:r>
                <w:rPr>
                  <w:szCs w:val="18"/>
                  <w:lang w:val="es-ES"/>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s-ES"/>
                <w:ins w:id="3034" w:author="S2-104332" w:date="2010-09-14T14:14:00Z"/>
              </w:rPr>
            </w:pPr>
            <w:ins w:id="3033" w:author="S2-104332" w:date="2010-09-14T14:12:00Z">
              <w:r>
                <w:rPr>
                  <w:szCs w:val="18"/>
                  <w:lang w:val="es-ES"/>
                </w:rPr>
                <w:t>No (6)</w:t>
              </w:r>
            </w:ins>
          </w:p>
          <w:p>
            <w:pPr>
              <w:pStyle w:val="TAL"/>
              <w:numPr>
                <w:ilvl w:val="0"/>
                <w:numId w:val="0"/>
              </w:numPr>
              <w:ind w:start="0" w:hanging="0"/>
              <w:outlineLvl w:val="3"/>
              <w:rPr>
                <w:szCs w:val="18"/>
                <w:lang w:val="es-ES"/>
              </w:rPr>
            </w:pPr>
            <w:ins w:id="3035" w:author="S2-104332" w:date="2010-09-14T14:14:00Z">
              <w:r>
                <w:rPr>
                  <w:szCs w:val="18"/>
                  <w:lang w:val="es-ES"/>
                </w:rPr>
                <w:t>(+)</w:t>
              </w:r>
            </w:ins>
          </w:p>
        </w:tc>
        <w:tc>
          <w:tcPr>
            <w:tcW w:w="584"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szCs w:val="18"/>
                <w:lang w:val="es-ES"/>
                <w:ins w:id="3037" w:author="S2-104332" w:date="2010-09-14T14:12:00Z"/>
              </w:rPr>
            </w:pPr>
            <w:ins w:id="3036" w:author="S2-104332" w:date="2010-09-14T14:12:00Z">
              <w:r>
                <w:rPr>
                  <w:szCs w:val="18"/>
                  <w:lang w:val="es-ES"/>
                </w:rPr>
                <w:t>Yes</w:t>
              </w:r>
            </w:ins>
          </w:p>
          <w:p>
            <w:pPr>
              <w:pStyle w:val="TAL"/>
              <w:rPr>
                <w:sz w:val="18"/>
                <w:szCs w:val="18"/>
                <w:lang w:val="es-ES"/>
                <w:ins w:id="3040" w:author="S2-104332" w:date="2010-09-14T14:14:00Z"/>
              </w:rPr>
            </w:pPr>
            <w:ins w:id="3038" w:author="S2-104332" w:date="2010-09-14T14:12:00Z">
              <w:r>
                <w:rPr>
                  <w:rFonts w:eastAsia="Arial"/>
                  <w:sz w:val="18"/>
                  <w:szCs w:val="18"/>
                  <w:lang w:val="es-ES"/>
                </w:rPr>
                <w:t xml:space="preserve"> </w:t>
              </w:r>
            </w:ins>
            <w:ins w:id="3039" w:author="S2-104332" w:date="2010-09-14T14:12:00Z">
              <w:r>
                <w:rPr>
                  <w:sz w:val="18"/>
                  <w:szCs w:val="18"/>
                  <w:lang w:val="es-ES"/>
                </w:rPr>
                <w:t>(7)</w:t>
              </w:r>
            </w:ins>
          </w:p>
          <w:p>
            <w:pPr>
              <w:pStyle w:val="TAL"/>
              <w:rPr>
                <w:sz w:val="18"/>
                <w:szCs w:val="18"/>
              </w:rPr>
            </w:pPr>
            <w:ins w:id="3041" w:author="S2-104332" w:date="2010-09-14T14:14:00Z">
              <w:r>
                <w:rPr>
                  <w:sz w:val="18"/>
                  <w:szCs w:val="18"/>
                </w:rPr>
                <w:t>(-)</w:t>
              </w:r>
            </w:ins>
          </w:p>
        </w:tc>
      </w:tr>
      <w:tr>
        <w:trPr>
          <w:trHeight w:val="809" w:hRule="atLeast"/>
        </w:trPr>
        <w:tc>
          <w:tcPr>
            <w:tcW w:w="899"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lang w:val="en-US"/>
                <w:ins w:id="3046" w:author="S2-104332" w:date="2010-09-14T14:12:00Z"/>
              </w:rPr>
            </w:pPr>
            <w:ins w:id="3042" w:author="S2-104332" w:date="2010-09-14T14:12:00Z">
              <w:r>
                <w:rPr>
                  <w:szCs w:val="18"/>
                  <w:lang w:val="en-US"/>
                </w:rPr>
                <w:t>MME  (</w:t>
              </w:r>
            </w:ins>
            <w:ins w:id="3043" w:author="S2-104332" w:date="2010-09-14T14:12:00Z">
              <w:r>
                <w:rPr>
                  <w:szCs w:val="18"/>
                  <w:lang w:val="en-US"/>
                </w:rPr>
                <w:t xml:space="preserve">option </w:t>
              </w:r>
            </w:ins>
            <w:ins w:id="3044" w:author="S2-104332" w:date="2010-09-15T10:59:00Z">
              <w:r>
                <w:rPr>
                  <w:szCs w:val="18"/>
                  <w:lang w:val="en-US"/>
                </w:rPr>
                <w:t>1</w:t>
              </w:r>
            </w:ins>
            <w:ins w:id="3045" w:author="S2-104332" w:date="2010-09-14T14:12:00Z">
              <w:r>
                <w:rPr>
                  <w:szCs w:val="18"/>
                  <w:lang w:val="en-US"/>
                </w:rPr>
                <w:t xml:space="preserve">.1) </w:t>
              </w:r>
            </w:ins>
          </w:p>
          <w:p>
            <w:pPr>
              <w:pStyle w:val="TAL"/>
              <w:numPr>
                <w:ilvl w:val="0"/>
                <w:numId w:val="0"/>
              </w:numPr>
              <w:ind w:start="0" w:hanging="0"/>
              <w:outlineLvl w:val="3"/>
              <w:rPr>
                <w:szCs w:val="18"/>
                <w:lang w:val="en-US"/>
              </w:rPr>
            </w:pPr>
            <w:ins w:id="3047" w:author="S2-104332" w:date="2010-09-14T14:12:00Z">
              <w:r>
                <w:rPr>
                  <w:szCs w:val="18"/>
                  <w:lang w:val="en-US"/>
                </w:rPr>
                <w:t>(8)</w:t>
              </w:r>
            </w:ins>
          </w:p>
        </w:tc>
        <w:tc>
          <w:tcPr>
            <w:tcW w:w="842" w:type="dxa"/>
            <w:tcBorders>
              <w:top w:val="single" w:sz="4" w:space="0" w:color="000000"/>
              <w:start w:val="single" w:sz="4" w:space="0" w:color="000000"/>
              <w:bottom w:val="single" w:sz="4" w:space="0" w:color="000000"/>
            </w:tcBorders>
          </w:tcPr>
          <w:p>
            <w:pPr>
              <w:pStyle w:val="TAL"/>
              <w:numPr>
                <w:ilvl w:val="0"/>
                <w:numId w:val="0"/>
              </w:numPr>
              <w:outlineLvl w:val="3"/>
              <w:rPr>
                <w:szCs w:val="18"/>
                <w:lang w:val="en-US"/>
                <w:ins w:id="3049" w:author="S2-104332" w:date="2010-09-14T14:14:00Z"/>
              </w:rPr>
            </w:pPr>
            <w:ins w:id="3048" w:author="S2-104332" w:date="2010-09-14T14:12:00Z">
              <w:r>
                <w:rPr>
                  <w:szCs w:val="18"/>
                  <w:lang w:val="en-US"/>
                </w:rPr>
                <w:t xml:space="preserve">Yes </w:t>
              </w:r>
            </w:ins>
          </w:p>
          <w:p>
            <w:pPr>
              <w:pStyle w:val="TAL"/>
              <w:numPr>
                <w:ilvl w:val="0"/>
                <w:numId w:val="0"/>
              </w:numPr>
              <w:outlineLvl w:val="3"/>
              <w:rPr>
                <w:rFonts w:ascii="Arial" w:hAnsi="Arial" w:cs="Arial"/>
                <w:szCs w:val="18"/>
                <w:lang w:val="en-US"/>
              </w:rPr>
            </w:pPr>
            <w:ins w:id="3050" w:author="S2-104332" w:date="2010-09-14T14:14:00Z">
              <w:r>
                <w:rPr>
                  <w:szCs w:val="18"/>
                  <w:lang w:val="en-US"/>
                </w:rPr>
                <w:t>(+)</w:t>
              </w:r>
            </w:ins>
          </w:p>
        </w:tc>
        <w:tc>
          <w:tcPr>
            <w:tcW w:w="6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52" w:author="S2-104332" w:date="2010-09-14T14:14:00Z"/>
              </w:rPr>
            </w:pPr>
            <w:ins w:id="3051" w:author="S2-104332" w:date="2010-09-14T14:12:00Z">
              <w:r>
                <w:rPr>
                  <w:szCs w:val="18"/>
                </w:rPr>
                <w:t>No (1)</w:t>
              </w:r>
            </w:ins>
          </w:p>
          <w:p>
            <w:pPr>
              <w:pStyle w:val="TAL"/>
              <w:numPr>
                <w:ilvl w:val="0"/>
                <w:numId w:val="0"/>
              </w:numPr>
              <w:ind w:start="0" w:hanging="0"/>
              <w:outlineLvl w:val="3"/>
              <w:rPr>
                <w:szCs w:val="18"/>
                <w:lang w:val="en-GB"/>
              </w:rPr>
            </w:pPr>
            <w:ins w:id="3053" w:author="S2-104332" w:date="2010-09-14T14:14:00Z">
              <w:r>
                <w:rPr>
                  <w:szCs w:val="18"/>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outlineLvl w:val="3"/>
              <w:rPr>
                <w:szCs w:val="18"/>
                <w:lang w:val="en-US"/>
                <w:ins w:id="3055" w:author="S2-104332" w:date="2010-09-14T14:14:00Z"/>
              </w:rPr>
            </w:pPr>
            <w:ins w:id="3054" w:author="S2-104332" w:date="2010-09-14T14:12:00Z">
              <w:r>
                <w:rPr>
                  <w:szCs w:val="18"/>
                  <w:lang w:val="en-US"/>
                </w:rPr>
                <w:t>Yes</w:t>
              </w:r>
            </w:ins>
          </w:p>
          <w:p>
            <w:pPr>
              <w:pStyle w:val="TAL"/>
              <w:numPr>
                <w:ilvl w:val="0"/>
                <w:numId w:val="0"/>
              </w:numPr>
              <w:outlineLvl w:val="3"/>
              <w:rPr>
                <w:szCs w:val="18"/>
                <w:lang w:val="en-US"/>
              </w:rPr>
            </w:pPr>
            <w:ins w:id="3056" w:author="S2-104332" w:date="2010-09-14T14:15:00Z">
              <w:r>
                <w:rPr>
                  <w:szCs w:val="18"/>
                  <w:lang w:val="en-US"/>
                </w:rPr>
                <w:t>(-)</w:t>
              </w:r>
            </w:ins>
          </w:p>
        </w:tc>
        <w:tc>
          <w:tcPr>
            <w:tcW w:w="886" w:type="dxa"/>
            <w:tcBorders>
              <w:top w:val="single" w:sz="4" w:space="0" w:color="000000"/>
              <w:start w:val="single" w:sz="4" w:space="0" w:color="000000"/>
              <w:bottom w:val="single" w:sz="4" w:space="0" w:color="000000"/>
            </w:tcBorders>
          </w:tcPr>
          <w:p>
            <w:pPr>
              <w:pStyle w:val="TAL"/>
              <w:numPr>
                <w:ilvl w:val="0"/>
                <w:numId w:val="0"/>
              </w:numPr>
              <w:outlineLvl w:val="3"/>
              <w:rPr>
                <w:szCs w:val="18"/>
                <w:lang w:val="en-US"/>
                <w:ins w:id="3058" w:author="S2-104332" w:date="2010-09-14T14:15:00Z"/>
              </w:rPr>
            </w:pPr>
            <w:ins w:id="3057" w:author="S2-104332" w:date="2010-09-14T14:12:00Z">
              <w:r>
                <w:rPr>
                  <w:szCs w:val="18"/>
                  <w:lang w:val="en-US"/>
                </w:rPr>
                <w:t>No</w:t>
              </w:r>
            </w:ins>
          </w:p>
          <w:p>
            <w:pPr>
              <w:pStyle w:val="TAL"/>
              <w:numPr>
                <w:ilvl w:val="0"/>
                <w:numId w:val="0"/>
              </w:numPr>
              <w:outlineLvl w:val="3"/>
              <w:rPr>
                <w:szCs w:val="18"/>
                <w:lang w:val="en-US"/>
              </w:rPr>
            </w:pPr>
            <w:ins w:id="3059" w:author="S2-104332" w:date="2010-09-14T14:15:00Z">
              <w:r>
                <w:rPr>
                  <w:szCs w:val="18"/>
                  <w:lang w:val="en-US"/>
                </w:rPr>
                <w:t>(-)</w:t>
              </w:r>
            </w:ins>
          </w:p>
        </w:tc>
        <w:tc>
          <w:tcPr>
            <w:tcW w:w="762" w:type="dxa"/>
            <w:tcBorders>
              <w:top w:val="single" w:sz="4" w:space="0" w:color="000000"/>
              <w:start w:val="single" w:sz="4" w:space="0" w:color="000000"/>
              <w:bottom w:val="single" w:sz="4" w:space="0" w:color="000000"/>
            </w:tcBorders>
          </w:tcPr>
          <w:p>
            <w:pPr>
              <w:pStyle w:val="TAL"/>
              <w:numPr>
                <w:ilvl w:val="0"/>
                <w:numId w:val="0"/>
              </w:numPr>
              <w:outlineLvl w:val="3"/>
              <w:rPr>
                <w:szCs w:val="18"/>
                <w:lang w:val="en-US"/>
                <w:ins w:id="3061" w:author="S2-104332" w:date="2010-09-14T14:15:00Z"/>
              </w:rPr>
            </w:pPr>
            <w:ins w:id="3060" w:author="S2-104332" w:date="2010-09-14T14:12:00Z">
              <w:r>
                <w:rPr>
                  <w:szCs w:val="18"/>
                  <w:lang w:val="en-US"/>
                </w:rPr>
                <w:t>Yes</w:t>
              </w:r>
            </w:ins>
          </w:p>
          <w:p>
            <w:pPr>
              <w:pStyle w:val="TAL"/>
              <w:numPr>
                <w:ilvl w:val="0"/>
                <w:numId w:val="0"/>
              </w:numPr>
              <w:outlineLvl w:val="3"/>
              <w:rPr>
                <w:szCs w:val="18"/>
                <w:lang w:val="en-US"/>
              </w:rPr>
            </w:pPr>
            <w:ins w:id="3062" w:author="S2-104332" w:date="2010-09-14T14:15:00Z">
              <w:r>
                <w:rPr>
                  <w:szCs w:val="18"/>
                  <w:lang w:val="en-US"/>
                </w:rPr>
                <w:t>(-)</w:t>
              </w:r>
            </w:ins>
          </w:p>
        </w:tc>
        <w:tc>
          <w:tcPr>
            <w:tcW w:w="885" w:type="dxa"/>
            <w:tcBorders>
              <w:top w:val="single" w:sz="4" w:space="0" w:color="000000"/>
              <w:start w:val="single" w:sz="4" w:space="0" w:color="000000"/>
              <w:bottom w:val="single" w:sz="4" w:space="0" w:color="000000"/>
            </w:tcBorders>
          </w:tcPr>
          <w:p>
            <w:pPr>
              <w:pStyle w:val="TAL"/>
              <w:numPr>
                <w:ilvl w:val="0"/>
                <w:numId w:val="0"/>
              </w:numPr>
              <w:outlineLvl w:val="3"/>
              <w:rPr>
                <w:szCs w:val="18"/>
                <w:lang w:val="en-US"/>
                <w:ins w:id="3064" w:author="S2-104332" w:date="2010-09-14T14:15:00Z"/>
              </w:rPr>
            </w:pPr>
            <w:ins w:id="3063" w:author="S2-104332" w:date="2010-09-14T14:12:00Z">
              <w:r>
                <w:rPr>
                  <w:szCs w:val="18"/>
                  <w:lang w:val="en-US"/>
                </w:rPr>
                <w:t>High</w:t>
              </w:r>
            </w:ins>
          </w:p>
          <w:p>
            <w:pPr>
              <w:pStyle w:val="TAL"/>
              <w:numPr>
                <w:ilvl w:val="0"/>
                <w:numId w:val="0"/>
              </w:numPr>
              <w:outlineLvl w:val="3"/>
              <w:rPr>
                <w:szCs w:val="18"/>
                <w:lang w:val="en-US"/>
              </w:rPr>
            </w:pPr>
            <w:ins w:id="3065" w:author="S2-104332" w:date="2010-09-14T14:15:00Z">
              <w:r>
                <w:rPr>
                  <w:szCs w:val="18"/>
                  <w:lang w:val="en-US"/>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outlineLvl w:val="3"/>
              <w:rPr>
                <w:szCs w:val="18"/>
                <w:ins w:id="3067" w:author="S2-104332" w:date="2010-09-14T14:15:00Z"/>
              </w:rPr>
            </w:pPr>
            <w:ins w:id="3066" w:author="S2-104332" w:date="2010-09-14T14:12:00Z">
              <w:r>
                <w:rPr>
                  <w:szCs w:val="18"/>
                </w:rPr>
                <w:t>No</w:t>
              </w:r>
            </w:ins>
          </w:p>
          <w:p>
            <w:pPr>
              <w:pStyle w:val="TAL"/>
              <w:numPr>
                <w:ilvl w:val="0"/>
                <w:numId w:val="0"/>
              </w:numPr>
              <w:outlineLvl w:val="3"/>
              <w:rPr>
                <w:szCs w:val="18"/>
                <w:lang w:val="en-GB"/>
              </w:rPr>
            </w:pPr>
            <w:ins w:id="3068" w:author="S2-104332" w:date="2010-09-14T14:15:00Z">
              <w:r>
                <w:rPr>
                  <w:szCs w:val="18"/>
                </w:rPr>
                <w:t>(-)</w:t>
              </w:r>
            </w:ins>
          </w:p>
        </w:tc>
        <w:tc>
          <w:tcPr>
            <w:tcW w:w="492" w:type="dxa"/>
            <w:tcBorders>
              <w:top w:val="single" w:sz="4" w:space="0" w:color="000000"/>
              <w:start w:val="single" w:sz="4" w:space="0" w:color="000000"/>
              <w:bottom w:val="single" w:sz="4" w:space="0" w:color="000000"/>
            </w:tcBorders>
          </w:tcPr>
          <w:p>
            <w:pPr>
              <w:pStyle w:val="TAL"/>
              <w:numPr>
                <w:ilvl w:val="0"/>
                <w:numId w:val="0"/>
              </w:numPr>
              <w:outlineLvl w:val="3"/>
              <w:rPr>
                <w:szCs w:val="18"/>
                <w:ins w:id="3070" w:author="S2-104332" w:date="2010-09-14T14:15:00Z"/>
              </w:rPr>
            </w:pPr>
            <w:ins w:id="3069" w:author="S2-104332" w:date="2010-09-14T14:12:00Z">
              <w:r>
                <w:rPr>
                  <w:szCs w:val="18"/>
                </w:rPr>
                <w:t>No</w:t>
              </w:r>
            </w:ins>
          </w:p>
          <w:p>
            <w:pPr>
              <w:pStyle w:val="TAL"/>
              <w:numPr>
                <w:ilvl w:val="0"/>
                <w:numId w:val="0"/>
              </w:numPr>
              <w:outlineLvl w:val="3"/>
              <w:rPr>
                <w:szCs w:val="18"/>
              </w:rPr>
            </w:pPr>
            <w:ins w:id="3071" w:author="S2-104332" w:date="2010-09-14T14:15: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73" w:author="S2-104332" w:date="2010-09-14T14:15:00Z"/>
              </w:rPr>
            </w:pPr>
            <w:ins w:id="3072" w:author="S2-104332" w:date="2010-09-14T14:12:00Z">
              <w:r>
                <w:rPr>
                  <w:szCs w:val="18"/>
                </w:rPr>
                <w:t>Yes (4)</w:t>
              </w:r>
            </w:ins>
          </w:p>
          <w:p>
            <w:pPr>
              <w:pStyle w:val="TAL"/>
              <w:numPr>
                <w:ilvl w:val="0"/>
                <w:numId w:val="0"/>
              </w:numPr>
              <w:ind w:start="0" w:hanging="0"/>
              <w:outlineLvl w:val="3"/>
              <w:rPr>
                <w:szCs w:val="18"/>
              </w:rPr>
            </w:pPr>
            <w:ins w:id="3074" w:author="S2-104332" w:date="2010-09-14T14:15:00Z">
              <w:r>
                <w:rPr>
                  <w:szCs w:val="18"/>
                </w:rPr>
                <w:t>(-)</w:t>
              </w:r>
            </w:ins>
          </w:p>
        </w:tc>
        <w:tc>
          <w:tcPr>
            <w:tcW w:w="497" w:type="dxa"/>
            <w:tcBorders>
              <w:top w:val="single" w:sz="4" w:space="0" w:color="000000"/>
              <w:start w:val="single" w:sz="4" w:space="0" w:color="000000"/>
              <w:bottom w:val="single" w:sz="4" w:space="0" w:color="000000"/>
            </w:tcBorders>
          </w:tcPr>
          <w:p>
            <w:pPr>
              <w:pStyle w:val="TAL"/>
              <w:numPr>
                <w:ilvl w:val="0"/>
                <w:numId w:val="0"/>
              </w:numPr>
              <w:outlineLvl w:val="3"/>
              <w:rPr>
                <w:szCs w:val="18"/>
                <w:ins w:id="3076" w:author="S2-104332" w:date="2010-09-14T14:15:00Z"/>
              </w:rPr>
            </w:pPr>
            <w:ins w:id="3075" w:author="S2-104332" w:date="2010-09-14T14:12:00Z">
              <w:r>
                <w:rPr>
                  <w:szCs w:val="18"/>
                </w:rPr>
                <w:t>No</w:t>
              </w:r>
            </w:ins>
          </w:p>
          <w:p>
            <w:pPr>
              <w:pStyle w:val="TAL"/>
              <w:numPr>
                <w:ilvl w:val="0"/>
                <w:numId w:val="0"/>
              </w:numPr>
              <w:outlineLvl w:val="3"/>
              <w:rPr>
                <w:szCs w:val="18"/>
              </w:rPr>
            </w:pPr>
            <w:ins w:id="3077" w:author="S2-104332" w:date="2010-09-14T14:15: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outlineLvl w:val="3"/>
              <w:rPr>
                <w:szCs w:val="18"/>
                <w:ins w:id="3079" w:author="S2-104332" w:date="2010-09-14T14:15:00Z"/>
              </w:rPr>
            </w:pPr>
            <w:ins w:id="3078" w:author="S2-104332" w:date="2010-09-14T14:12:00Z">
              <w:r>
                <w:rPr>
                  <w:szCs w:val="18"/>
                </w:rPr>
                <w:t>Yes</w:t>
              </w:r>
            </w:ins>
          </w:p>
          <w:p>
            <w:pPr>
              <w:pStyle w:val="TAL"/>
              <w:numPr>
                <w:ilvl w:val="0"/>
                <w:numId w:val="0"/>
              </w:numPr>
              <w:outlineLvl w:val="3"/>
              <w:rPr>
                <w:szCs w:val="18"/>
              </w:rPr>
            </w:pPr>
            <w:ins w:id="3080" w:author="S2-104332" w:date="2010-09-14T14:15:00Z">
              <w:r>
                <w:rPr>
                  <w:szCs w:val="18"/>
                </w:rPr>
                <w:t>(-)</w:t>
              </w:r>
            </w:ins>
          </w:p>
        </w:tc>
        <w:tc>
          <w:tcPr>
            <w:tcW w:w="584" w:type="dxa"/>
            <w:tcBorders>
              <w:top w:val="single" w:sz="4" w:space="0" w:color="000000"/>
              <w:start w:val="single" w:sz="4" w:space="0" w:color="000000"/>
              <w:bottom w:val="single" w:sz="4" w:space="0" w:color="000000"/>
              <w:end w:val="single" w:sz="4" w:space="0" w:color="000000"/>
            </w:tcBorders>
          </w:tcPr>
          <w:p>
            <w:pPr>
              <w:pStyle w:val="TAL"/>
              <w:numPr>
                <w:ilvl w:val="0"/>
                <w:numId w:val="0"/>
              </w:numPr>
              <w:outlineLvl w:val="3"/>
              <w:rPr>
                <w:szCs w:val="18"/>
                <w:ins w:id="3082" w:author="S2-104332" w:date="2010-09-14T14:15:00Z"/>
              </w:rPr>
            </w:pPr>
            <w:ins w:id="3081" w:author="S2-104332" w:date="2010-09-14T14:12:00Z">
              <w:r>
                <w:rPr>
                  <w:szCs w:val="18"/>
                </w:rPr>
                <w:t>No</w:t>
              </w:r>
            </w:ins>
          </w:p>
          <w:p>
            <w:pPr>
              <w:pStyle w:val="TAL"/>
              <w:numPr>
                <w:ilvl w:val="0"/>
                <w:numId w:val="0"/>
              </w:numPr>
              <w:outlineLvl w:val="3"/>
              <w:rPr>
                <w:szCs w:val="18"/>
              </w:rPr>
            </w:pPr>
            <w:ins w:id="3083" w:author="S2-104332" w:date="2010-09-14T14:15:00Z">
              <w:r>
                <w:rPr>
                  <w:szCs w:val="18"/>
                </w:rPr>
                <w:t>(+)</w:t>
              </w:r>
            </w:ins>
          </w:p>
        </w:tc>
      </w:tr>
      <w:tr>
        <w:trPr/>
        <w:tc>
          <w:tcPr>
            <w:tcW w:w="899"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88" w:author="S2-104332" w:date="2010-09-14T14:12:00Z"/>
              </w:rPr>
            </w:pPr>
            <w:ins w:id="3084" w:author="S2-104332" w:date="2010-09-14T14:12:00Z">
              <w:r>
                <w:rPr>
                  <w:szCs w:val="18"/>
                </w:rPr>
                <w:t>HeNB GW (</w:t>
              </w:r>
            </w:ins>
            <w:ins w:id="3085" w:author="S2-104332" w:date="2010-09-14T14:12:00Z">
              <w:r>
                <w:rPr>
                  <w:szCs w:val="18"/>
                </w:rPr>
                <w:t xml:space="preserve">Option </w:t>
              </w:r>
            </w:ins>
            <w:ins w:id="3086" w:author="S2-104332" w:date="2010-09-15T10:59:00Z">
              <w:r>
                <w:rPr>
                  <w:szCs w:val="18"/>
                </w:rPr>
                <w:t>1</w:t>
              </w:r>
            </w:ins>
            <w:ins w:id="3087" w:author="S2-104332" w:date="2010-09-14T14:12:00Z">
              <w:r>
                <w:rPr>
                  <w:szCs w:val="18"/>
                </w:rPr>
                <w:t xml:space="preserve">.2) </w:t>
              </w:r>
            </w:ins>
          </w:p>
          <w:p>
            <w:pPr>
              <w:pStyle w:val="TAL"/>
              <w:numPr>
                <w:ilvl w:val="0"/>
                <w:numId w:val="0"/>
              </w:numPr>
              <w:ind w:start="0" w:hanging="0"/>
              <w:outlineLvl w:val="3"/>
              <w:rPr>
                <w:szCs w:val="18"/>
              </w:rPr>
            </w:pPr>
            <w:ins w:id="3089" w:author="S2-104332" w:date="2010-09-14T14:12:00Z">
              <w:r>
                <w:rPr>
                  <w:szCs w:val="18"/>
                </w:rPr>
                <w:t>(8)</w:t>
              </w:r>
            </w:ins>
          </w:p>
        </w:tc>
        <w:tc>
          <w:tcPr>
            <w:tcW w:w="8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91" w:author="S2-104332" w:date="2010-09-14T14:15:00Z"/>
              </w:rPr>
            </w:pPr>
            <w:ins w:id="3090" w:author="S2-104332" w:date="2010-09-14T14:12:00Z">
              <w:r>
                <w:rPr>
                  <w:szCs w:val="18"/>
                </w:rPr>
                <w:t xml:space="preserve">Yes </w:t>
              </w:r>
            </w:ins>
          </w:p>
          <w:p>
            <w:pPr>
              <w:pStyle w:val="TAL"/>
              <w:numPr>
                <w:ilvl w:val="0"/>
                <w:numId w:val="0"/>
              </w:numPr>
              <w:ind w:start="0" w:hanging="0"/>
              <w:outlineLvl w:val="3"/>
              <w:rPr>
                <w:szCs w:val="18"/>
              </w:rPr>
            </w:pPr>
            <w:ins w:id="3092" w:author="S2-104332" w:date="2010-09-14T14:15:00Z">
              <w:r>
                <w:rPr>
                  <w:szCs w:val="18"/>
                </w:rPr>
                <w:t>(+)</w:t>
              </w:r>
            </w:ins>
          </w:p>
        </w:tc>
        <w:tc>
          <w:tcPr>
            <w:tcW w:w="6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94" w:author="S2-104332" w:date="2010-09-14T14:16:00Z"/>
              </w:rPr>
            </w:pPr>
            <w:ins w:id="3093" w:author="S2-104332" w:date="2010-09-14T14:12:00Z">
              <w:r>
                <w:rPr>
                  <w:szCs w:val="18"/>
                </w:rPr>
                <w:t>No (1)</w:t>
              </w:r>
            </w:ins>
          </w:p>
          <w:p>
            <w:pPr>
              <w:pStyle w:val="TAL"/>
              <w:numPr>
                <w:ilvl w:val="0"/>
                <w:numId w:val="0"/>
              </w:numPr>
              <w:ind w:start="0" w:hanging="0"/>
              <w:outlineLvl w:val="3"/>
              <w:rPr>
                <w:szCs w:val="18"/>
              </w:rPr>
            </w:pPr>
            <w:ins w:id="3095" w:author="S2-104332" w:date="2010-09-14T14:16:00Z">
              <w:r>
                <w:rPr>
                  <w:szCs w:val="18"/>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097" w:author="S2-104332" w:date="2010-09-14T14:16:00Z"/>
              </w:rPr>
            </w:pPr>
            <w:ins w:id="3096" w:author="S2-104332" w:date="2010-09-14T14:12:00Z">
              <w:r>
                <w:rPr>
                  <w:szCs w:val="18"/>
                </w:rPr>
                <w:t>Yes</w:t>
              </w:r>
            </w:ins>
          </w:p>
          <w:p>
            <w:pPr>
              <w:pStyle w:val="TAL"/>
              <w:numPr>
                <w:ilvl w:val="0"/>
                <w:numId w:val="0"/>
              </w:numPr>
              <w:ind w:start="0" w:hanging="0"/>
              <w:outlineLvl w:val="3"/>
              <w:rPr>
                <w:szCs w:val="18"/>
              </w:rPr>
            </w:pPr>
            <w:ins w:id="3098" w:author="S2-104332" w:date="2010-09-14T14:16:00Z">
              <w:r>
                <w:rPr>
                  <w:szCs w:val="18"/>
                </w:rPr>
                <w:t>(-)</w:t>
              </w:r>
            </w:ins>
          </w:p>
        </w:tc>
        <w:tc>
          <w:tcPr>
            <w:tcW w:w="88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00" w:author="S2-104332" w:date="2010-09-14T14:16:00Z"/>
              </w:rPr>
            </w:pPr>
            <w:ins w:id="3099" w:author="S2-104332" w:date="2010-09-14T14:12:00Z">
              <w:r>
                <w:rPr>
                  <w:szCs w:val="18"/>
                </w:rPr>
                <w:t>No</w:t>
              </w:r>
            </w:ins>
          </w:p>
          <w:p>
            <w:pPr>
              <w:pStyle w:val="TAL"/>
              <w:numPr>
                <w:ilvl w:val="0"/>
                <w:numId w:val="0"/>
              </w:numPr>
              <w:ind w:start="0" w:hanging="0"/>
              <w:outlineLvl w:val="3"/>
              <w:rPr>
                <w:szCs w:val="18"/>
              </w:rPr>
            </w:pPr>
            <w:ins w:id="3101" w:author="S2-104332" w:date="2010-09-14T14:16:00Z">
              <w:r>
                <w:rPr>
                  <w:szCs w:val="18"/>
                </w:rPr>
                <w:t>(-)</w:t>
              </w:r>
            </w:ins>
          </w:p>
        </w:tc>
        <w:tc>
          <w:tcPr>
            <w:tcW w:w="76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03" w:author="S2-104332" w:date="2010-09-14T14:16:00Z"/>
              </w:rPr>
            </w:pPr>
            <w:ins w:id="3102" w:author="S2-104332" w:date="2010-09-14T14:12:00Z">
              <w:r>
                <w:rPr>
                  <w:szCs w:val="18"/>
                </w:rPr>
                <w:t>Yes</w:t>
              </w:r>
            </w:ins>
          </w:p>
          <w:p>
            <w:pPr>
              <w:pStyle w:val="TAL"/>
              <w:numPr>
                <w:ilvl w:val="0"/>
                <w:numId w:val="0"/>
              </w:numPr>
              <w:ind w:start="0" w:hanging="0"/>
              <w:outlineLvl w:val="3"/>
              <w:rPr>
                <w:szCs w:val="18"/>
              </w:rPr>
            </w:pPr>
            <w:ins w:id="3104" w:author="S2-104332" w:date="2010-09-14T14:16:00Z">
              <w:r>
                <w:rPr>
                  <w:szCs w:val="18"/>
                </w:rPr>
                <w:t>(-)</w:t>
              </w:r>
            </w:ins>
          </w:p>
        </w:tc>
        <w:tc>
          <w:tcPr>
            <w:tcW w:w="885"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06" w:author="S2-104332" w:date="2010-09-14T14:16:00Z"/>
              </w:rPr>
            </w:pPr>
            <w:ins w:id="3105" w:author="S2-104332" w:date="2010-09-14T14:12:00Z">
              <w:r>
                <w:rPr>
                  <w:szCs w:val="18"/>
                </w:rPr>
                <w:t>High</w:t>
              </w:r>
            </w:ins>
          </w:p>
          <w:p>
            <w:pPr>
              <w:pStyle w:val="TAL"/>
              <w:numPr>
                <w:ilvl w:val="0"/>
                <w:numId w:val="0"/>
              </w:numPr>
              <w:ind w:start="0" w:hanging="0"/>
              <w:outlineLvl w:val="3"/>
              <w:rPr>
                <w:szCs w:val="18"/>
              </w:rPr>
            </w:pPr>
            <w:ins w:id="3107" w:author="S2-104332" w:date="2010-09-14T14:16:00Z">
              <w:r>
                <w:rPr>
                  <w:szCs w:val="18"/>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09" w:author="S2-104332" w:date="2010-09-14T14:16:00Z"/>
              </w:rPr>
            </w:pPr>
            <w:ins w:id="3108" w:author="S2-104332" w:date="2010-09-14T14:12:00Z">
              <w:r>
                <w:rPr>
                  <w:szCs w:val="18"/>
                </w:rPr>
                <w:t>No</w:t>
              </w:r>
            </w:ins>
          </w:p>
          <w:p>
            <w:pPr>
              <w:pStyle w:val="TAL"/>
              <w:numPr>
                <w:ilvl w:val="0"/>
                <w:numId w:val="0"/>
              </w:numPr>
              <w:ind w:start="0" w:hanging="0"/>
              <w:outlineLvl w:val="3"/>
              <w:rPr>
                <w:szCs w:val="18"/>
              </w:rPr>
            </w:pPr>
            <w:ins w:id="3110" w:author="S2-104332" w:date="2010-09-14T14:16:00Z">
              <w:r>
                <w:rPr>
                  <w:szCs w:val="18"/>
                </w:rPr>
                <w:t>(-)</w:t>
              </w:r>
            </w:ins>
          </w:p>
        </w:tc>
        <w:tc>
          <w:tcPr>
            <w:tcW w:w="49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12" w:author="S2-104332" w:date="2010-09-14T14:16:00Z"/>
              </w:rPr>
            </w:pPr>
            <w:ins w:id="3111" w:author="S2-104332" w:date="2010-09-14T14:12:00Z">
              <w:r>
                <w:rPr>
                  <w:szCs w:val="18"/>
                </w:rPr>
                <w:t>No</w:t>
              </w:r>
            </w:ins>
          </w:p>
          <w:p>
            <w:pPr>
              <w:pStyle w:val="TAL"/>
              <w:numPr>
                <w:ilvl w:val="0"/>
                <w:numId w:val="0"/>
              </w:numPr>
              <w:ind w:start="0" w:hanging="0"/>
              <w:outlineLvl w:val="3"/>
              <w:rPr>
                <w:szCs w:val="18"/>
              </w:rPr>
            </w:pPr>
            <w:ins w:id="3113" w:author="S2-104332" w:date="2010-09-14T14:16: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15" w:author="S2-104332" w:date="2010-09-14T14:16:00Z"/>
              </w:rPr>
            </w:pPr>
            <w:ins w:id="3114" w:author="S2-104332" w:date="2010-09-14T14:12:00Z">
              <w:r>
                <w:rPr>
                  <w:szCs w:val="18"/>
                </w:rPr>
                <w:t>Yes (4)</w:t>
              </w:r>
            </w:ins>
          </w:p>
          <w:p>
            <w:pPr>
              <w:pStyle w:val="TAL"/>
              <w:numPr>
                <w:ilvl w:val="0"/>
                <w:numId w:val="0"/>
              </w:numPr>
              <w:ind w:start="0" w:hanging="0"/>
              <w:outlineLvl w:val="3"/>
              <w:rPr>
                <w:szCs w:val="18"/>
              </w:rPr>
            </w:pPr>
            <w:ins w:id="3116" w:author="S2-104332" w:date="2010-09-14T14:16:00Z">
              <w:r>
                <w:rPr>
                  <w:szCs w:val="18"/>
                </w:rPr>
                <w:t>(-)</w:t>
              </w:r>
            </w:ins>
          </w:p>
        </w:tc>
        <w:tc>
          <w:tcPr>
            <w:tcW w:w="497"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18" w:author="S2-104332" w:date="2010-09-14T14:16:00Z"/>
              </w:rPr>
            </w:pPr>
            <w:ins w:id="3117" w:author="S2-104332" w:date="2010-09-14T14:12:00Z">
              <w:r>
                <w:rPr>
                  <w:szCs w:val="18"/>
                </w:rPr>
                <w:t>Yes</w:t>
              </w:r>
            </w:ins>
          </w:p>
          <w:p>
            <w:pPr>
              <w:pStyle w:val="TAL"/>
              <w:numPr>
                <w:ilvl w:val="0"/>
                <w:numId w:val="0"/>
              </w:numPr>
              <w:ind w:start="0" w:hanging="0"/>
              <w:outlineLvl w:val="3"/>
              <w:rPr>
                <w:szCs w:val="18"/>
              </w:rPr>
            </w:pPr>
            <w:ins w:id="3119" w:author="S2-104332" w:date="2010-09-14T14:16: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21" w:author="S2-104332" w:date="2010-09-14T14:16:00Z"/>
              </w:rPr>
            </w:pPr>
            <w:ins w:id="3120" w:author="S2-104332" w:date="2010-09-14T14:12:00Z">
              <w:r>
                <w:rPr>
                  <w:szCs w:val="18"/>
                </w:rPr>
                <w:t>No</w:t>
              </w:r>
            </w:ins>
          </w:p>
          <w:p>
            <w:pPr>
              <w:pStyle w:val="TAL"/>
              <w:numPr>
                <w:ilvl w:val="0"/>
                <w:numId w:val="0"/>
              </w:numPr>
              <w:ind w:start="0" w:hanging="0"/>
              <w:outlineLvl w:val="3"/>
              <w:rPr>
                <w:szCs w:val="18"/>
              </w:rPr>
            </w:pPr>
            <w:ins w:id="3122" w:author="S2-104332" w:date="2010-09-14T14:16:00Z">
              <w:r>
                <w:rPr>
                  <w:szCs w:val="18"/>
                </w:rPr>
                <w:t>(+)</w:t>
              </w:r>
            </w:ins>
          </w:p>
        </w:tc>
        <w:tc>
          <w:tcPr>
            <w:tcW w:w="584"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szCs w:val="18"/>
                <w:ins w:id="3124" w:author="S2-104332" w:date="2010-09-14T14:16:00Z"/>
              </w:rPr>
            </w:pPr>
            <w:ins w:id="3123" w:author="S2-104332" w:date="2010-09-14T14:12:00Z">
              <w:r>
                <w:rPr>
                  <w:szCs w:val="18"/>
                </w:rPr>
                <w:t>No</w:t>
              </w:r>
            </w:ins>
          </w:p>
          <w:p>
            <w:pPr>
              <w:pStyle w:val="TAL"/>
              <w:numPr>
                <w:ilvl w:val="0"/>
                <w:numId w:val="0"/>
              </w:numPr>
              <w:ind w:start="0" w:hanging="0"/>
              <w:outlineLvl w:val="3"/>
              <w:rPr>
                <w:szCs w:val="18"/>
              </w:rPr>
            </w:pPr>
            <w:ins w:id="3125" w:author="S2-104332" w:date="2010-09-14T14:16:00Z">
              <w:r>
                <w:rPr>
                  <w:szCs w:val="18"/>
                </w:rPr>
                <w:t>(+)</w:t>
              </w:r>
            </w:ins>
          </w:p>
        </w:tc>
      </w:tr>
      <w:tr>
        <w:trPr/>
        <w:tc>
          <w:tcPr>
            <w:tcW w:w="899"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30" w:author="S2-104332" w:date="2010-09-14T14:12:00Z"/>
              </w:rPr>
            </w:pPr>
            <w:ins w:id="3126" w:author="S2-104332" w:date="2010-09-14T14:12:00Z">
              <w:r>
                <w:rPr>
                  <w:szCs w:val="18"/>
                </w:rPr>
                <w:t>HeNB (</w:t>
              </w:r>
            </w:ins>
            <w:ins w:id="3127" w:author="S2-104332" w:date="2010-09-14T14:12:00Z">
              <w:r>
                <w:rPr>
                  <w:szCs w:val="18"/>
                </w:rPr>
                <w:t xml:space="preserve">option </w:t>
              </w:r>
            </w:ins>
            <w:ins w:id="3128" w:author="S2-104332" w:date="2010-09-15T10:59:00Z">
              <w:r>
                <w:rPr>
                  <w:szCs w:val="18"/>
                </w:rPr>
                <w:t>3</w:t>
              </w:r>
            </w:ins>
            <w:ins w:id="3129" w:author="S2-104332" w:date="2010-09-14T14:12:00Z">
              <w:r>
                <w:rPr>
                  <w:szCs w:val="18"/>
                </w:rPr>
                <w:t xml:space="preserve">) </w:t>
              </w:r>
            </w:ins>
          </w:p>
          <w:p>
            <w:pPr>
              <w:pStyle w:val="TAL"/>
              <w:numPr>
                <w:ilvl w:val="0"/>
                <w:numId w:val="0"/>
              </w:numPr>
              <w:ind w:start="0" w:hanging="0"/>
              <w:outlineLvl w:val="3"/>
              <w:rPr>
                <w:szCs w:val="18"/>
              </w:rPr>
            </w:pPr>
            <w:ins w:id="3131" w:author="S2-104332" w:date="2010-09-14T14:12:00Z">
              <w:r>
                <w:rPr>
                  <w:szCs w:val="18"/>
                </w:rPr>
                <w:t>(8)</w:t>
              </w:r>
            </w:ins>
          </w:p>
        </w:tc>
        <w:tc>
          <w:tcPr>
            <w:tcW w:w="8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33" w:author="S2-104332" w:date="2010-09-14T14:16:00Z"/>
              </w:rPr>
            </w:pPr>
            <w:ins w:id="3132" w:author="S2-104332" w:date="2010-09-14T14:12:00Z">
              <w:r>
                <w:rPr>
                  <w:szCs w:val="18"/>
                </w:rPr>
                <w:t xml:space="preserve">Yes </w:t>
              </w:r>
            </w:ins>
          </w:p>
          <w:p>
            <w:pPr>
              <w:pStyle w:val="TAL"/>
              <w:numPr>
                <w:ilvl w:val="0"/>
                <w:numId w:val="0"/>
              </w:numPr>
              <w:ind w:start="0" w:hanging="0"/>
              <w:outlineLvl w:val="3"/>
              <w:rPr>
                <w:szCs w:val="18"/>
              </w:rPr>
            </w:pPr>
            <w:ins w:id="3134" w:author="S2-104332" w:date="2010-09-14T14:16:00Z">
              <w:r>
                <w:rPr>
                  <w:szCs w:val="18"/>
                </w:rPr>
                <w:t>(+)</w:t>
              </w:r>
            </w:ins>
          </w:p>
        </w:tc>
        <w:tc>
          <w:tcPr>
            <w:tcW w:w="64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36" w:author="S2-104332" w:date="2010-09-14T14:16:00Z"/>
              </w:rPr>
            </w:pPr>
            <w:ins w:id="3135" w:author="S2-104332" w:date="2010-09-14T14:12:00Z">
              <w:r>
                <w:rPr>
                  <w:szCs w:val="18"/>
                </w:rPr>
                <w:t>No (1)</w:t>
              </w:r>
            </w:ins>
          </w:p>
          <w:p>
            <w:pPr>
              <w:pStyle w:val="TAL"/>
              <w:numPr>
                <w:ilvl w:val="0"/>
                <w:numId w:val="0"/>
              </w:numPr>
              <w:ind w:start="0" w:hanging="0"/>
              <w:outlineLvl w:val="3"/>
              <w:rPr>
                <w:szCs w:val="18"/>
              </w:rPr>
            </w:pPr>
            <w:ins w:id="3137" w:author="S2-104332" w:date="2010-09-14T14:16:00Z">
              <w:r>
                <w:rPr>
                  <w:szCs w:val="18"/>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39" w:author="S2-104332" w:date="2010-09-14T14:17:00Z"/>
              </w:rPr>
            </w:pPr>
            <w:ins w:id="3138" w:author="S2-104332" w:date="2010-09-14T14:12:00Z">
              <w:r>
                <w:rPr>
                  <w:szCs w:val="18"/>
                </w:rPr>
                <w:t>Yes</w:t>
              </w:r>
            </w:ins>
          </w:p>
          <w:p>
            <w:pPr>
              <w:pStyle w:val="TAL"/>
              <w:numPr>
                <w:ilvl w:val="0"/>
                <w:numId w:val="0"/>
              </w:numPr>
              <w:ind w:start="0" w:hanging="0"/>
              <w:outlineLvl w:val="3"/>
              <w:rPr>
                <w:szCs w:val="18"/>
              </w:rPr>
            </w:pPr>
            <w:ins w:id="3140" w:author="S2-104332" w:date="2010-09-14T14:17:00Z">
              <w:r>
                <w:rPr>
                  <w:szCs w:val="18"/>
                </w:rPr>
                <w:t>(-)</w:t>
              </w:r>
            </w:ins>
          </w:p>
        </w:tc>
        <w:tc>
          <w:tcPr>
            <w:tcW w:w="88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42" w:author="S2-104332" w:date="2010-09-14T14:17:00Z"/>
              </w:rPr>
            </w:pPr>
            <w:ins w:id="3141" w:author="S2-104332" w:date="2010-09-14T14:12:00Z">
              <w:r>
                <w:rPr>
                  <w:szCs w:val="18"/>
                </w:rPr>
                <w:t>No</w:t>
              </w:r>
            </w:ins>
          </w:p>
          <w:p>
            <w:pPr>
              <w:pStyle w:val="TAL"/>
              <w:numPr>
                <w:ilvl w:val="0"/>
                <w:numId w:val="0"/>
              </w:numPr>
              <w:ind w:start="0" w:hanging="0"/>
              <w:outlineLvl w:val="3"/>
              <w:rPr>
                <w:szCs w:val="18"/>
              </w:rPr>
            </w:pPr>
            <w:ins w:id="3143" w:author="S2-104332" w:date="2010-09-14T14:17:00Z">
              <w:r>
                <w:rPr>
                  <w:szCs w:val="18"/>
                </w:rPr>
                <w:t>(-)</w:t>
              </w:r>
            </w:ins>
          </w:p>
        </w:tc>
        <w:tc>
          <w:tcPr>
            <w:tcW w:w="76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45" w:author="S2-104332" w:date="2010-09-14T14:17:00Z"/>
              </w:rPr>
            </w:pPr>
            <w:ins w:id="3144" w:author="S2-104332" w:date="2010-09-14T14:12:00Z">
              <w:r>
                <w:rPr>
                  <w:szCs w:val="18"/>
                </w:rPr>
                <w:t>Yes</w:t>
              </w:r>
            </w:ins>
          </w:p>
          <w:p>
            <w:pPr>
              <w:pStyle w:val="TAL"/>
              <w:numPr>
                <w:ilvl w:val="0"/>
                <w:numId w:val="0"/>
              </w:numPr>
              <w:ind w:start="0" w:hanging="0"/>
              <w:outlineLvl w:val="3"/>
              <w:rPr>
                <w:szCs w:val="18"/>
              </w:rPr>
            </w:pPr>
            <w:ins w:id="3146" w:author="S2-104332" w:date="2010-09-14T14:17:00Z">
              <w:r>
                <w:rPr>
                  <w:szCs w:val="18"/>
                </w:rPr>
                <w:t>(-)</w:t>
              </w:r>
            </w:ins>
          </w:p>
        </w:tc>
        <w:tc>
          <w:tcPr>
            <w:tcW w:w="885"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48" w:author="S2-104332" w:date="2010-09-14T14:17:00Z"/>
              </w:rPr>
            </w:pPr>
            <w:ins w:id="3147" w:author="S2-104332" w:date="2010-09-14T14:12:00Z">
              <w:r>
                <w:rPr>
                  <w:szCs w:val="18"/>
                </w:rPr>
                <w:t>High</w:t>
              </w:r>
            </w:ins>
          </w:p>
          <w:p>
            <w:pPr>
              <w:pStyle w:val="TAL"/>
              <w:numPr>
                <w:ilvl w:val="0"/>
                <w:numId w:val="0"/>
              </w:numPr>
              <w:ind w:start="0" w:hanging="0"/>
              <w:outlineLvl w:val="3"/>
              <w:rPr>
                <w:szCs w:val="18"/>
              </w:rPr>
            </w:pPr>
            <w:ins w:id="3149" w:author="S2-104332" w:date="2010-09-14T14:17:00Z">
              <w:r>
                <w:rPr>
                  <w:szCs w:val="18"/>
                </w:rPr>
                <w:t>(-)</w:t>
              </w:r>
            </w:ins>
          </w:p>
        </w:tc>
        <w:tc>
          <w:tcPr>
            <w:tcW w:w="1006"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51" w:author="S2-104332" w:date="2010-09-14T14:17:00Z"/>
              </w:rPr>
            </w:pPr>
            <w:ins w:id="3150" w:author="S2-104332" w:date="2010-09-14T14:12:00Z">
              <w:r>
                <w:rPr>
                  <w:szCs w:val="18"/>
                </w:rPr>
                <w:t>No</w:t>
              </w:r>
            </w:ins>
          </w:p>
          <w:p>
            <w:pPr>
              <w:pStyle w:val="TAL"/>
              <w:numPr>
                <w:ilvl w:val="0"/>
                <w:numId w:val="0"/>
              </w:numPr>
              <w:ind w:start="0" w:hanging="0"/>
              <w:outlineLvl w:val="3"/>
              <w:rPr>
                <w:szCs w:val="18"/>
              </w:rPr>
            </w:pPr>
            <w:ins w:id="3152" w:author="S2-104332" w:date="2010-09-14T14:17:00Z">
              <w:r>
                <w:rPr>
                  <w:szCs w:val="18"/>
                </w:rPr>
                <w:t>(-)</w:t>
              </w:r>
            </w:ins>
          </w:p>
        </w:tc>
        <w:tc>
          <w:tcPr>
            <w:tcW w:w="492"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54" w:author="S2-104332" w:date="2010-09-14T14:17:00Z"/>
              </w:rPr>
            </w:pPr>
            <w:ins w:id="3153" w:author="S2-104332" w:date="2010-09-14T14:12:00Z">
              <w:r>
                <w:rPr>
                  <w:szCs w:val="18"/>
                </w:rPr>
                <w:t>Yes</w:t>
              </w:r>
            </w:ins>
          </w:p>
          <w:p>
            <w:pPr>
              <w:pStyle w:val="TAL"/>
              <w:numPr>
                <w:ilvl w:val="0"/>
                <w:numId w:val="0"/>
              </w:numPr>
              <w:ind w:start="0" w:hanging="0"/>
              <w:outlineLvl w:val="3"/>
              <w:rPr>
                <w:szCs w:val="18"/>
              </w:rPr>
            </w:pPr>
            <w:ins w:id="3155" w:author="S2-104332" w:date="2010-09-14T14:17: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57" w:author="S2-104332" w:date="2010-09-14T14:17:00Z"/>
              </w:rPr>
            </w:pPr>
            <w:ins w:id="3156" w:author="S2-104332" w:date="2010-09-14T14:12:00Z">
              <w:r>
                <w:rPr>
                  <w:szCs w:val="18"/>
                </w:rPr>
                <w:t>No</w:t>
              </w:r>
            </w:ins>
          </w:p>
          <w:p>
            <w:pPr>
              <w:pStyle w:val="TAL"/>
              <w:numPr>
                <w:ilvl w:val="0"/>
                <w:numId w:val="0"/>
              </w:numPr>
              <w:ind w:start="0" w:hanging="0"/>
              <w:outlineLvl w:val="3"/>
              <w:rPr>
                <w:szCs w:val="18"/>
              </w:rPr>
            </w:pPr>
            <w:ins w:id="3158" w:author="S2-104332" w:date="2010-09-14T14:17:00Z">
              <w:r>
                <w:rPr>
                  <w:szCs w:val="18"/>
                </w:rPr>
                <w:t>(+)</w:t>
              </w:r>
            </w:ins>
          </w:p>
        </w:tc>
        <w:tc>
          <w:tcPr>
            <w:tcW w:w="497"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60" w:author="S2-104332" w:date="2010-09-14T14:17:00Z"/>
              </w:rPr>
            </w:pPr>
            <w:ins w:id="3159" w:author="S2-104332" w:date="2010-09-14T14:12:00Z">
              <w:r>
                <w:rPr>
                  <w:szCs w:val="18"/>
                </w:rPr>
                <w:t>No</w:t>
              </w:r>
            </w:ins>
          </w:p>
          <w:p>
            <w:pPr>
              <w:pStyle w:val="TAL"/>
              <w:numPr>
                <w:ilvl w:val="0"/>
                <w:numId w:val="0"/>
              </w:numPr>
              <w:ind w:start="0" w:hanging="0"/>
              <w:outlineLvl w:val="3"/>
              <w:rPr>
                <w:szCs w:val="18"/>
              </w:rPr>
            </w:pPr>
            <w:ins w:id="3161" w:author="S2-104332" w:date="2010-09-14T14:17:00Z">
              <w:r>
                <w:rPr>
                  <w:szCs w:val="18"/>
                </w:rPr>
                <w:t>(+)</w:t>
              </w:r>
            </w:ins>
          </w:p>
        </w:tc>
        <w:tc>
          <w:tcPr>
            <w:tcW w:w="574" w:type="dxa"/>
            <w:tcBorders>
              <w:top w:val="single" w:sz="4" w:space="0" w:color="000000"/>
              <w:start w:val="single" w:sz="4" w:space="0" w:color="000000"/>
              <w:bottom w:val="single" w:sz="4" w:space="0" w:color="000000"/>
            </w:tcBorders>
          </w:tcPr>
          <w:p>
            <w:pPr>
              <w:pStyle w:val="TAL"/>
              <w:numPr>
                <w:ilvl w:val="0"/>
                <w:numId w:val="0"/>
              </w:numPr>
              <w:ind w:start="0" w:hanging="0"/>
              <w:outlineLvl w:val="3"/>
              <w:rPr>
                <w:szCs w:val="18"/>
                <w:ins w:id="3163" w:author="S2-104332" w:date="2010-09-14T14:17:00Z"/>
              </w:rPr>
            </w:pPr>
            <w:ins w:id="3162" w:author="S2-104332" w:date="2010-09-14T14:12:00Z">
              <w:r>
                <w:rPr>
                  <w:szCs w:val="18"/>
                </w:rPr>
                <w:t>No</w:t>
              </w:r>
            </w:ins>
          </w:p>
          <w:p>
            <w:pPr>
              <w:pStyle w:val="TAL"/>
              <w:numPr>
                <w:ilvl w:val="0"/>
                <w:numId w:val="0"/>
              </w:numPr>
              <w:ind w:start="0" w:hanging="0"/>
              <w:outlineLvl w:val="3"/>
              <w:rPr>
                <w:szCs w:val="18"/>
              </w:rPr>
            </w:pPr>
            <w:ins w:id="3164" w:author="S2-104332" w:date="2010-09-14T14:17:00Z">
              <w:r>
                <w:rPr>
                  <w:szCs w:val="18"/>
                </w:rPr>
                <w:t>(+)</w:t>
              </w:r>
            </w:ins>
          </w:p>
        </w:tc>
        <w:tc>
          <w:tcPr>
            <w:tcW w:w="584"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szCs w:val="18"/>
                <w:ins w:id="3166" w:author="S2-104332" w:date="2010-09-14T14:17:00Z"/>
              </w:rPr>
            </w:pPr>
            <w:ins w:id="3165" w:author="S2-104332" w:date="2010-09-14T14:12:00Z">
              <w:r>
                <w:rPr>
                  <w:szCs w:val="18"/>
                </w:rPr>
                <w:t>No</w:t>
              </w:r>
            </w:ins>
          </w:p>
          <w:p>
            <w:pPr>
              <w:pStyle w:val="TAL"/>
              <w:numPr>
                <w:ilvl w:val="0"/>
                <w:numId w:val="0"/>
              </w:numPr>
              <w:ind w:start="0" w:hanging="0"/>
              <w:outlineLvl w:val="3"/>
              <w:rPr>
                <w:szCs w:val="18"/>
              </w:rPr>
            </w:pPr>
            <w:ins w:id="3167" w:author="S2-104332" w:date="2010-09-14T14:17:00Z">
              <w:r>
                <w:rPr>
                  <w:szCs w:val="18"/>
                </w:rPr>
                <w:t>(+)</w:t>
              </w:r>
            </w:ins>
          </w:p>
        </w:tc>
      </w:tr>
    </w:tbl>
    <w:p>
      <w:pPr>
        <w:pStyle w:val="Normal"/>
        <w:rPr/>
      </w:pPr>
      <w:r>
        <w:rPr/>
      </w:r>
    </w:p>
    <w:p>
      <w:pPr>
        <w:pStyle w:val="TH"/>
        <w:jc w:val="center"/>
        <w:rPr/>
      </w:pPr>
      <w:ins w:id="3168" w:author="S2-104332" w:date="2010-09-14T14:12:00Z">
        <w:r>
          <w:rPr/>
          <w:t>Table 5.</w:t>
        </w:r>
      </w:ins>
      <w:ins w:id="3169" w:author="S2-104332" w:date="2010-09-15T12:03:00Z">
        <w:r>
          <w:rPr/>
          <w:t>2</w:t>
        </w:r>
      </w:ins>
      <w:ins w:id="3170" w:author="S2-104332" w:date="2010-09-14T14:12:00Z">
        <w:r>
          <w:rPr/>
          <w:t>.</w:t>
        </w:r>
      </w:ins>
      <w:ins w:id="3171" w:author="S2-104332" w:date="2010-09-15T12:03:00Z">
        <w:r>
          <w:rPr/>
          <w:t>2</w:t>
        </w:r>
      </w:ins>
      <w:ins w:id="3172" w:author="S2-104332" w:date="2010-09-14T14:12:00Z">
        <w:r>
          <w:rPr/>
          <w:t>.1 -1 LTE Architecture options</w:t>
        </w:r>
      </w:ins>
    </w:p>
    <w:p>
      <w:pPr>
        <w:pStyle w:val="NO"/>
        <w:rPr/>
      </w:pPr>
      <w:ins w:id="3174" w:author="S2-104332" w:date="2010-09-14T14:12:00Z">
        <w:r>
          <w:rPr/>
          <w:t xml:space="preserve">Note 1: </w:t>
        </w:r>
      </w:ins>
      <w:ins w:id="3175" w:author="S2-104332" w:date="2010-09-14T14:20:00Z">
        <w:r>
          <w:rPr/>
          <w:tab/>
        </w:r>
      </w:ins>
      <w:ins w:id="3176" w:author="S2-104332" w:date="2010-09-14T14:12:00Z">
        <w:r>
          <w:rPr/>
          <w:t>Backhaul QoS negotiation is possible if the F-PCRF waits for a response from the BPCF before continuing with the remainder of the EPS procedures or the variation detailed in slides are used.</w:t>
        </w:r>
      </w:ins>
    </w:p>
    <w:p>
      <w:pPr>
        <w:pStyle w:val="NO"/>
        <w:rPr/>
      </w:pPr>
      <w:ins w:id="3178" w:author="S2-104332" w:date="2010-09-14T14:12:00Z">
        <w:r>
          <w:rPr/>
          <w:t xml:space="preserve">Note 2:  </w:t>
        </w:r>
      </w:ins>
      <w:ins w:id="3179" w:author="S2-104332" w:date="2010-09-14T14:21:00Z">
        <w:r>
          <w:rPr/>
          <w:tab/>
        </w:r>
      </w:ins>
      <w:ins w:id="3180" w:author="S2-104332" w:date="2010-09-14T14:12:00Z">
        <w:r>
          <w:rPr/>
          <w:t>Correlation refers the 3GPP network. Note that It is not possible to discriminate individual UE sessions at the BNG due to IPSec tunnelling.</w:t>
        </w:r>
      </w:ins>
    </w:p>
    <w:p>
      <w:pPr>
        <w:pStyle w:val="NO"/>
        <w:rPr/>
      </w:pPr>
      <w:ins w:id="3182" w:author="S2-104332" w:date="2010-09-14T14:12:00Z">
        <w:r>
          <w:rPr/>
          <w:t xml:space="preserve">Note 3: </w:t>
        </w:r>
      </w:ins>
      <w:ins w:id="3183" w:author="S2-104332" w:date="2010-09-14T14:21:00Z">
        <w:r>
          <w:rPr/>
          <w:tab/>
        </w:r>
      </w:ins>
      <w:ins w:id="3184" w:author="S2-104332" w:date="2010-09-14T14:12:00Z">
        <w:r>
          <w:rPr/>
          <w:t xml:space="preserve">The limitation exists for the GTP HR traffic that is a very small subset of the overall traffic. Note that the roaming subscriber must register with the 3GPP Femto in the VPLMN. NOTE that this  limitation applies also to the 3GPP-BBF IWK architecture for WLAN. </w:t>
        </w:r>
      </w:ins>
    </w:p>
    <w:p>
      <w:pPr>
        <w:pStyle w:val="NO"/>
        <w:rPr/>
      </w:pPr>
      <w:ins w:id="3186" w:author="S2-104332" w:date="2010-09-14T14:12:00Z">
        <w:r>
          <w:rPr/>
          <w:t>Note</w:t>
        </w:r>
      </w:ins>
      <w:ins w:id="3187" w:author="S2-104332" w:date="2010-09-14T14:21:00Z">
        <w:r>
          <w:rPr/>
          <w:t xml:space="preserve"> </w:t>
        </w:r>
      </w:ins>
      <w:ins w:id="3188" w:author="S2-104332" w:date="2010-09-14T14:12:00Z">
        <w:r>
          <w:rPr/>
          <w:t xml:space="preserve">4: </w:t>
        </w:r>
      </w:ins>
      <w:ins w:id="3189" w:author="S2-104332" w:date="2010-09-14T14:21:00Z">
        <w:r>
          <w:rPr/>
          <w:tab/>
        </w:r>
      </w:ins>
      <w:ins w:id="3190" w:author="S2-104332" w:date="2010-09-14T14:12:00Z">
        <w:r>
          <w:rPr/>
          <w:t>Required at H(e)NB Power up to interface with the F-PCRF/ H(e)NB Policy Function</w:t>
        </w:r>
      </w:ins>
    </w:p>
    <w:p>
      <w:pPr>
        <w:pStyle w:val="NO"/>
        <w:rPr/>
      </w:pPr>
      <w:ins w:id="3192" w:author="S2-104332" w:date="2010-09-14T14:12:00Z">
        <w:r>
          <w:rPr/>
          <w:t>Note</w:t>
        </w:r>
      </w:ins>
      <w:ins w:id="3193" w:author="S2-104332" w:date="2010-09-14T14:21:00Z">
        <w:r>
          <w:rPr/>
          <w:t xml:space="preserve"> </w:t>
        </w:r>
      </w:ins>
      <w:ins w:id="3194" w:author="S2-104332" w:date="2010-09-14T14:12:00Z">
        <w:r>
          <w:rPr/>
          <w:t xml:space="preserve">5: </w:t>
        </w:r>
      </w:ins>
      <w:ins w:id="3195" w:author="S2-104332" w:date="2010-09-14T14:22:00Z">
        <w:r>
          <w:rPr/>
          <w:tab/>
        </w:r>
      </w:ins>
      <w:ins w:id="3196" w:author="S2-104332" w:date="2010-09-14T14:12:00Z">
        <w:r>
          <w:rPr/>
          <w:t>New Interfaces to the F-PCRF</w:t>
        </w:r>
      </w:ins>
    </w:p>
    <w:p>
      <w:pPr>
        <w:pStyle w:val="NO"/>
        <w:rPr/>
      </w:pPr>
      <w:ins w:id="3198" w:author="S2-104332" w:date="2010-09-14T14:12:00Z">
        <w:r>
          <w:rPr/>
          <w:t>Note</w:t>
        </w:r>
      </w:ins>
      <w:ins w:id="3199" w:author="S2-104332" w:date="2010-09-14T14:21:00Z">
        <w:r>
          <w:rPr/>
          <w:t xml:space="preserve"> </w:t>
        </w:r>
      </w:ins>
      <w:ins w:id="3200" w:author="S2-104332" w:date="2010-09-14T14:12:00Z">
        <w:r>
          <w:rPr/>
          <w:t xml:space="preserve">6: </w:t>
        </w:r>
      </w:ins>
      <w:ins w:id="3201" w:author="S2-104332" w:date="2010-09-14T14:22:00Z">
        <w:r>
          <w:rPr/>
          <w:tab/>
        </w:r>
      </w:ins>
      <w:ins w:id="3202" w:author="S2-104332" w:date="2010-09-14T14:12:00Z">
        <w:r>
          <w:rPr/>
          <w:t>Open issue on how MME retrieves tunnel info</w:t>
        </w:r>
      </w:ins>
    </w:p>
    <w:p>
      <w:pPr>
        <w:pStyle w:val="NO"/>
        <w:rPr/>
      </w:pPr>
      <w:ins w:id="3204" w:author="S2-104332" w:date="2010-09-14T14:12:00Z">
        <w:r>
          <w:rPr/>
          <w:t>Note</w:t>
        </w:r>
      </w:ins>
      <w:ins w:id="3205" w:author="S2-104332" w:date="2010-09-14T14:21:00Z">
        <w:r>
          <w:rPr/>
          <w:t xml:space="preserve"> </w:t>
        </w:r>
      </w:ins>
      <w:ins w:id="3206" w:author="S2-104332" w:date="2010-09-14T14:12:00Z">
        <w:r>
          <w:rPr/>
          <w:t xml:space="preserve">7: </w:t>
        </w:r>
      </w:ins>
      <w:ins w:id="3207" w:author="S2-104332" w:date="2010-09-14T14:22:00Z">
        <w:r>
          <w:rPr/>
          <w:tab/>
        </w:r>
      </w:ins>
      <w:ins w:id="3208" w:author="S2-104332" w:date="2010-09-14T14:12:00Z">
        <w:r>
          <w:rPr/>
          <w:t xml:space="preserve">S1-AP and S5/S8 need to carry additional IE/s (e.g. IP@ of IPSec tunnel). Open issue on how MME retrieves tunnel info. </w:t>
        </w:r>
      </w:ins>
    </w:p>
    <w:p>
      <w:pPr>
        <w:pStyle w:val="NO"/>
        <w:rPr/>
      </w:pPr>
      <w:ins w:id="3210" w:author="S2-104332" w:date="2010-09-14T14:12:00Z">
        <w:r>
          <w:rPr/>
          <w:t>Note</w:t>
        </w:r>
      </w:ins>
      <w:ins w:id="3211" w:author="S2-104332" w:date="2010-09-14T14:21:00Z">
        <w:r>
          <w:rPr/>
          <w:t xml:space="preserve"> </w:t>
        </w:r>
      </w:ins>
      <w:ins w:id="3212" w:author="S2-104332" w:date="2010-09-14T14:12:00Z">
        <w:r>
          <w:rPr/>
          <w:t xml:space="preserve">8: </w:t>
        </w:r>
      </w:ins>
      <w:ins w:id="3213" w:author="S2-104332" w:date="2010-09-14T14:22:00Z">
        <w:r>
          <w:rPr/>
          <w:tab/>
        </w:r>
      </w:ins>
      <w:ins w:id="3214" w:author="S2-104332" w:date="2010-09-14T14:12:00Z">
        <w:r>
          <w:rPr/>
          <w:t xml:space="preserve">Require a new </w:t>
        </w:r>
      </w:ins>
      <w:ins w:id="3215" w:author="S2-104332" w:date="2010-09-15T11:00:00Z">
        <w:r>
          <w:rPr/>
          <w:t>functional</w:t>
        </w:r>
      </w:ins>
      <w:ins w:id="3216" w:author="S2-104332" w:date="2010-09-15T10:59:00Z">
        <w:r>
          <w:rPr/>
          <w:t xml:space="preserve"> </w:t>
        </w:r>
      </w:ins>
      <w:ins w:id="3217" w:author="S2-104332" w:date="2010-09-15T11:00:00Z">
        <w:r>
          <w:rPr/>
          <w:t>entity</w:t>
        </w:r>
      </w:ins>
      <w:ins w:id="3218" w:author="S2-104332" w:date="2010-09-14T14:12:00Z">
        <w:r>
          <w:rPr/>
          <w:t xml:space="preserve"> – the F-PCRF, that may reside at the PCRF</w:t>
        </w:r>
      </w:ins>
    </w:p>
    <w:p>
      <w:pPr>
        <w:pStyle w:val="Normal"/>
        <w:rPr/>
      </w:pPr>
      <w:ins w:id="3220" w:author="S2-104332" w:date="2010-09-14T14:12:00Z">
        <w:r>
          <w:rPr/>
        </w:r>
      </w:ins>
    </w:p>
    <w:p>
      <w:pPr>
        <w:pStyle w:val="Heading4"/>
        <w:bidi w:val="0"/>
        <w:ind w:start="1418" w:hanging="1418"/>
        <w:jc w:val="start"/>
        <w:rPr/>
      </w:pPr>
      <w:ins w:id="3222" w:author="S2-104332" w:date="2010-09-14T14:12:00Z">
        <w:r>
          <w:rPr/>
          <w:t>5.</w:t>
        </w:r>
      </w:ins>
      <w:ins w:id="3223" w:author="S2-104332" w:date="2010-09-15T12:03:00Z">
        <w:r>
          <w:rPr/>
          <w:t>7</w:t>
        </w:r>
      </w:ins>
      <w:ins w:id="3224" w:author="S2-104332" w:date="2010-09-14T14:12:00Z">
        <w:r>
          <w:rPr/>
          <w:t>.</w:t>
        </w:r>
      </w:ins>
      <w:ins w:id="3225" w:author="S2-104332" w:date="2010-09-15T12:03:00Z">
        <w:r>
          <w:rPr/>
          <w:t>2</w:t>
        </w:r>
      </w:ins>
      <w:ins w:id="3226" w:author="S2-104332" w:date="2010-09-14T14:12:00Z">
        <w:r>
          <w:rPr/>
          <w:t xml:space="preserve">.2 UMTS Architecture Options </w:t>
        </w:r>
      </w:ins>
    </w:p>
    <w:p>
      <w:pPr>
        <w:pStyle w:val="Normal"/>
        <w:rPr/>
      </w:pPr>
      <w:r>
        <w:rPr/>
      </w:r>
    </w:p>
    <w:tbl>
      <w:tblPr>
        <w:tblW w:w="10738" w:type="dxa"/>
        <w:jc w:val="start"/>
        <w:tblInd w:w="-5" w:type="dxa"/>
        <w:tblCellMar>
          <w:top w:w="0" w:type="dxa"/>
          <w:start w:w="108" w:type="dxa"/>
          <w:bottom w:w="0" w:type="dxa"/>
          <w:end w:w="108" w:type="dxa"/>
        </w:tblCellMar>
      </w:tblPr>
      <w:tblGrid>
        <w:gridCol w:w="1008"/>
        <w:gridCol w:w="990"/>
        <w:gridCol w:w="810"/>
        <w:gridCol w:w="990"/>
        <w:gridCol w:w="990"/>
        <w:gridCol w:w="900"/>
        <w:gridCol w:w="990"/>
        <w:gridCol w:w="1080"/>
        <w:gridCol w:w="540"/>
        <w:gridCol w:w="630"/>
        <w:gridCol w:w="540"/>
        <w:gridCol w:w="630"/>
        <w:gridCol w:w="640"/>
      </w:tblGrid>
      <w:tr>
        <w:trPr/>
        <w:tc>
          <w:tcPr>
            <w:tcW w:w="1008" w:type="dxa"/>
            <w:vMerge w:val="restart"/>
            <w:tcBorders>
              <w:top w:val="single" w:sz="4" w:space="0" w:color="000000"/>
              <w:start w:val="single" w:sz="4" w:space="0" w:color="000000"/>
              <w:bottom w:val="single" w:sz="4" w:space="0" w:color="000000"/>
            </w:tcBorders>
          </w:tcPr>
          <w:p>
            <w:pPr>
              <w:pStyle w:val="TAH"/>
              <w:rPr/>
            </w:pPr>
            <w:ins w:id="3228" w:author="S2-104332" w:date="2010-09-14T14:27:00Z">
              <w:r>
                <w:rPr/>
                <w:t>Option</w:t>
              </w:r>
            </w:ins>
          </w:p>
        </w:tc>
        <w:tc>
          <w:tcPr>
            <w:tcW w:w="9730" w:type="dxa"/>
            <w:gridSpan w:val="12"/>
            <w:tcBorders>
              <w:top w:val="single" w:sz="4" w:space="0" w:color="000000"/>
              <w:start w:val="single" w:sz="4" w:space="0" w:color="000000"/>
              <w:bottom w:val="single" w:sz="4" w:space="0" w:color="000000"/>
              <w:end w:val="single" w:sz="4" w:space="0" w:color="000000"/>
            </w:tcBorders>
          </w:tcPr>
          <w:p>
            <w:pPr>
              <w:pStyle w:val="TAH"/>
              <w:rPr/>
            </w:pPr>
            <w:ins w:id="3229" w:author="S2-104332" w:date="2010-09-14T14:27:00Z">
              <w:r>
                <w:rPr/>
                <w:t>Attribute</w:t>
              </w:r>
            </w:ins>
          </w:p>
        </w:tc>
      </w:tr>
      <w:tr>
        <w:trPr/>
        <w:tc>
          <w:tcPr>
            <w:tcW w:w="1008" w:type="dxa"/>
            <w:vMerge w:val="continue"/>
            <w:tcBorders>
              <w:top w:val="single" w:sz="4" w:space="0" w:color="000000"/>
              <w:start w:val="single" w:sz="4" w:space="0" w:color="000000"/>
              <w:bottom w:val="single" w:sz="4" w:space="0" w:color="000000"/>
            </w:tcBorders>
          </w:tcPr>
          <w:p>
            <w:pPr>
              <w:pStyle w:val="TAH"/>
              <w:snapToGrid w:val="false"/>
              <w:jc w:val="start"/>
              <w:rPr>
                <w:b/>
                <w:b/>
              </w:rPr>
            </w:pPr>
            <w:r>
              <w:rPr>
                <w:b/>
              </w:rPr>
            </w:r>
          </w:p>
        </w:tc>
        <w:tc>
          <w:tcPr>
            <w:tcW w:w="990" w:type="dxa"/>
            <w:tcBorders>
              <w:top w:val="single" w:sz="4" w:space="0" w:color="000000"/>
              <w:start w:val="single" w:sz="4" w:space="0" w:color="000000"/>
              <w:bottom w:val="single" w:sz="4" w:space="0" w:color="000000"/>
            </w:tcBorders>
          </w:tcPr>
          <w:p>
            <w:pPr>
              <w:pStyle w:val="TAH"/>
              <w:rPr/>
            </w:pPr>
            <w:ins w:id="3230" w:author="S2-104332" w:date="2010-09-14T14:28:00Z">
              <w:r>
                <w:rPr/>
                <w:t>Roaming Transpa-rency</w:t>
              </w:r>
            </w:ins>
          </w:p>
        </w:tc>
        <w:tc>
          <w:tcPr>
            <w:tcW w:w="810" w:type="dxa"/>
            <w:tcBorders>
              <w:top w:val="single" w:sz="4" w:space="0" w:color="000000"/>
              <w:start w:val="single" w:sz="4" w:space="0" w:color="000000"/>
              <w:bottom w:val="single" w:sz="4" w:space="0" w:color="000000"/>
            </w:tcBorders>
          </w:tcPr>
          <w:p>
            <w:pPr>
              <w:pStyle w:val="TAH"/>
              <w:rPr/>
            </w:pPr>
            <w:ins w:id="3231" w:author="S2-104332" w:date="2010-09-14T14:28:00Z">
              <w:r>
                <w:rPr/>
                <w:t>QoS Nego-tiation</w:t>
              </w:r>
            </w:ins>
          </w:p>
        </w:tc>
        <w:tc>
          <w:tcPr>
            <w:tcW w:w="990" w:type="dxa"/>
            <w:tcBorders>
              <w:top w:val="single" w:sz="4" w:space="0" w:color="000000"/>
              <w:start w:val="single" w:sz="4" w:space="0" w:color="000000"/>
              <w:bottom w:val="single" w:sz="4" w:space="0" w:color="000000"/>
            </w:tcBorders>
          </w:tcPr>
          <w:p>
            <w:pPr>
              <w:pStyle w:val="TAH"/>
              <w:rPr/>
            </w:pPr>
            <w:ins w:id="3232" w:author="S2-104332" w:date="2010-09-14T14:28:00Z">
              <w:r>
                <w:rPr/>
                <w:t xml:space="preserve">EPC: New Interface/Signaling Sequence (besides S9*)  </w:t>
              </w:r>
            </w:ins>
          </w:p>
        </w:tc>
        <w:tc>
          <w:tcPr>
            <w:tcW w:w="990" w:type="dxa"/>
            <w:tcBorders>
              <w:top w:val="single" w:sz="4" w:space="0" w:color="000000"/>
              <w:start w:val="single" w:sz="4" w:space="0" w:color="000000"/>
              <w:bottom w:val="single" w:sz="4" w:space="0" w:color="000000"/>
            </w:tcBorders>
          </w:tcPr>
          <w:p>
            <w:pPr>
              <w:pStyle w:val="TAH"/>
              <w:rPr/>
            </w:pPr>
            <w:ins w:id="3233" w:author="S2-104332" w:date="2010-09-14T14:28:00Z">
              <w:r>
                <w:rPr/>
                <w:t xml:space="preserve">Correlati-on of  UE PCC  &amp; S9* QoS sessions  (2) </w:t>
              </w:r>
            </w:ins>
          </w:p>
        </w:tc>
        <w:tc>
          <w:tcPr>
            <w:tcW w:w="900" w:type="dxa"/>
            <w:tcBorders>
              <w:top w:val="single" w:sz="4" w:space="0" w:color="000000"/>
              <w:start w:val="single" w:sz="4" w:space="0" w:color="000000"/>
              <w:bottom w:val="single" w:sz="4" w:space="0" w:color="000000"/>
            </w:tcBorders>
          </w:tcPr>
          <w:p>
            <w:pPr>
              <w:pStyle w:val="TAH"/>
              <w:rPr/>
            </w:pPr>
            <w:ins w:id="3234" w:author="S2-104332" w:date="2010-09-14T14:28:00Z">
              <w:r>
                <w:rPr/>
                <w:t>Overlay Architecture</w:t>
              </w:r>
            </w:ins>
          </w:p>
        </w:tc>
        <w:tc>
          <w:tcPr>
            <w:tcW w:w="990" w:type="dxa"/>
            <w:tcBorders>
              <w:top w:val="single" w:sz="4" w:space="0" w:color="000000"/>
              <w:start w:val="single" w:sz="4" w:space="0" w:color="000000"/>
              <w:bottom w:val="single" w:sz="4" w:space="0" w:color="000000"/>
            </w:tcBorders>
          </w:tcPr>
          <w:p>
            <w:pPr>
              <w:pStyle w:val="TAH"/>
              <w:rPr/>
            </w:pPr>
            <w:ins w:id="3235" w:author="S2-104332" w:date="2010-09-14T14:28:00Z">
              <w:r>
                <w:rPr/>
                <w:t>Additio-nal Signaling Load</w:t>
              </w:r>
            </w:ins>
          </w:p>
        </w:tc>
        <w:tc>
          <w:tcPr>
            <w:tcW w:w="1080" w:type="dxa"/>
            <w:tcBorders>
              <w:top w:val="single" w:sz="4" w:space="0" w:color="000000"/>
              <w:start w:val="single" w:sz="4" w:space="0" w:color="000000"/>
              <w:bottom w:val="single" w:sz="4" w:space="0" w:color="000000"/>
            </w:tcBorders>
          </w:tcPr>
          <w:p>
            <w:pPr>
              <w:pStyle w:val="TAH"/>
              <w:rPr/>
            </w:pPr>
            <w:ins w:id="3236" w:author="S2-104332" w:date="2010-09-14T14:28:00Z">
              <w:r>
                <w:rPr/>
                <w:t xml:space="preserve">Commonality with WLAN PCRF-BBCP IWK </w:t>
              </w:r>
            </w:ins>
          </w:p>
        </w:tc>
        <w:tc>
          <w:tcPr>
            <w:tcW w:w="540" w:type="dxa"/>
            <w:tcBorders>
              <w:top w:val="single" w:sz="4" w:space="0" w:color="000000"/>
              <w:start w:val="single" w:sz="4" w:space="0" w:color="000000"/>
              <w:bottom w:val="single" w:sz="4" w:space="0" w:color="000000"/>
            </w:tcBorders>
          </w:tcPr>
          <w:p>
            <w:pPr>
              <w:pStyle w:val="TAH"/>
              <w:rPr>
                <w:lang w:val="pt-BR"/>
              </w:rPr>
            </w:pPr>
            <w:ins w:id="3237" w:author="S2-104332" w:date="2010-09-14T14:28:00Z">
              <w:r>
                <w:rPr>
                  <w:lang w:val="pt-BR"/>
                </w:rPr>
                <w:t>H</w:t>
              </w:r>
            </w:ins>
            <w:ins w:id="3238" w:author="S2-104332" w:date="2010-09-15T12:02:00Z">
              <w:r>
                <w:rPr>
                  <w:lang w:val="pt-BR"/>
                </w:rPr>
                <w:t>-</w:t>
              </w:r>
            </w:ins>
            <w:ins w:id="3239" w:author="S2-104332" w:date="2010-09-14T14:28:00Z">
              <w:r>
                <w:rPr>
                  <w:lang w:val="pt-BR"/>
                </w:rPr>
                <w:t xml:space="preserve"> </w:t>
              </w:r>
            </w:ins>
            <w:ins w:id="3240" w:author="S2-104332" w:date="2010-09-15T12:02:00Z">
              <w:r>
                <w:rPr>
                  <w:lang w:val="pt-BR"/>
                </w:rPr>
                <w:br/>
              </w:r>
            </w:ins>
            <w:ins w:id="3241" w:author="S2-104332" w:date="2010-09-14T14:28:00Z">
              <w:r>
                <w:rPr>
                  <w:lang w:val="pt-BR"/>
                </w:rPr>
                <w:t>NB</w:t>
              </w:r>
            </w:ins>
          </w:p>
        </w:tc>
        <w:tc>
          <w:tcPr>
            <w:tcW w:w="630" w:type="dxa"/>
            <w:tcBorders>
              <w:top w:val="single" w:sz="4" w:space="0" w:color="000000"/>
              <w:start w:val="single" w:sz="4" w:space="0" w:color="000000"/>
              <w:bottom w:val="single" w:sz="4" w:space="0" w:color="000000"/>
            </w:tcBorders>
          </w:tcPr>
          <w:p>
            <w:pPr>
              <w:pStyle w:val="TAH"/>
              <w:rPr>
                <w:lang w:val="pt-BR"/>
              </w:rPr>
            </w:pPr>
            <w:ins w:id="3242" w:author="S2-104332" w:date="2010-09-14T14:28:00Z">
              <w:r>
                <w:rPr>
                  <w:lang w:val="pt-BR"/>
                </w:rPr>
                <w:t>Se</w:t>
              </w:r>
            </w:ins>
            <w:ins w:id="3243" w:author="S2-104332" w:date="2010-09-15T12:02:00Z">
              <w:r>
                <w:rPr>
                  <w:lang w:val="pt-BR"/>
                </w:rPr>
                <w:t>-</w:t>
                <w:br/>
              </w:r>
            </w:ins>
            <w:ins w:id="3244" w:author="S2-104332" w:date="2010-09-14T14:28:00Z">
              <w:r>
                <w:rPr>
                  <w:lang w:val="pt-BR"/>
                </w:rPr>
                <w:t>GW</w:t>
              </w:r>
            </w:ins>
          </w:p>
        </w:tc>
        <w:tc>
          <w:tcPr>
            <w:tcW w:w="540" w:type="dxa"/>
            <w:tcBorders>
              <w:top w:val="single" w:sz="4" w:space="0" w:color="000000"/>
              <w:start w:val="single" w:sz="4" w:space="0" w:color="000000"/>
              <w:bottom w:val="single" w:sz="4" w:space="0" w:color="000000"/>
            </w:tcBorders>
          </w:tcPr>
          <w:p>
            <w:pPr>
              <w:pStyle w:val="TAH"/>
              <w:rPr>
                <w:lang w:val="pt-BR"/>
              </w:rPr>
            </w:pPr>
            <w:ins w:id="3245" w:author="S2-104332" w:date="2010-09-14T14:28:00Z">
              <w:r>
                <w:rPr>
                  <w:lang w:val="pt-BR"/>
                </w:rPr>
                <w:t>H</w:t>
              </w:r>
            </w:ins>
            <w:ins w:id="3246" w:author="S2-104332" w:date="2010-09-15T12:01:00Z">
              <w:r>
                <w:rPr>
                  <w:lang w:val="pt-BR"/>
                </w:rPr>
                <w:t>-</w:t>
                <w:br/>
              </w:r>
            </w:ins>
            <w:ins w:id="3247" w:author="S2-104332" w:date="2010-09-14T14:28:00Z">
              <w:r>
                <w:rPr>
                  <w:lang w:val="pt-BR"/>
                </w:rPr>
                <w:t>NB</w:t>
              </w:r>
            </w:ins>
            <w:ins w:id="3248" w:author="S2-104332" w:date="2010-09-15T12:02:00Z">
              <w:r>
                <w:rPr>
                  <w:lang w:val="pt-BR"/>
                </w:rPr>
                <w:br/>
              </w:r>
            </w:ins>
            <w:ins w:id="3249" w:author="S2-104332" w:date="2010-09-14T14:28:00Z">
              <w:r>
                <w:rPr>
                  <w:lang w:val="pt-BR"/>
                </w:rPr>
                <w:t>GW</w:t>
              </w:r>
            </w:ins>
          </w:p>
        </w:tc>
        <w:tc>
          <w:tcPr>
            <w:tcW w:w="630" w:type="dxa"/>
            <w:tcBorders>
              <w:top w:val="single" w:sz="4" w:space="0" w:color="000000"/>
              <w:start w:val="single" w:sz="4" w:space="0" w:color="000000"/>
              <w:bottom w:val="single" w:sz="4" w:space="0" w:color="000000"/>
            </w:tcBorders>
          </w:tcPr>
          <w:p>
            <w:pPr>
              <w:pStyle w:val="TAH"/>
              <w:rPr>
                <w:lang w:val="pt-BR"/>
              </w:rPr>
            </w:pPr>
            <w:ins w:id="3250" w:author="S2-104332" w:date="2010-09-14T14:28:00Z">
              <w:r>
                <w:rPr>
                  <w:lang w:val="pt-BR"/>
                </w:rPr>
                <w:t>S</w:t>
              </w:r>
            </w:ins>
            <w:ins w:id="3251" w:author="S2-104332" w:date="2010-09-15T12:01:00Z">
              <w:r>
                <w:rPr>
                  <w:lang w:val="pt-BR"/>
                </w:rPr>
                <w:br/>
              </w:r>
            </w:ins>
            <w:ins w:id="3252" w:author="S2-104332" w:date="2010-09-14T14:28:00Z">
              <w:r>
                <w:rPr>
                  <w:lang w:val="pt-BR"/>
                </w:rPr>
                <w:t>G</w:t>
              </w:r>
            </w:ins>
            <w:ins w:id="3253" w:author="S2-104332" w:date="2010-09-15T12:01:00Z">
              <w:r>
                <w:rPr>
                  <w:lang w:val="pt-BR"/>
                </w:rPr>
                <w:br/>
              </w:r>
            </w:ins>
            <w:ins w:id="3254" w:author="S2-104332" w:date="2010-09-14T14:28:00Z">
              <w:r>
                <w:rPr>
                  <w:lang w:val="pt-BR"/>
                </w:rPr>
                <w:t>S</w:t>
              </w:r>
            </w:ins>
            <w:ins w:id="3255" w:author="S2-104332" w:date="2010-09-15T12:01:00Z">
              <w:r>
                <w:rPr>
                  <w:lang w:val="pt-BR"/>
                </w:rPr>
                <w:br/>
              </w:r>
            </w:ins>
            <w:ins w:id="3256" w:author="S2-104332" w:date="2010-09-14T14:28:00Z">
              <w:r>
                <w:rPr>
                  <w:lang w:val="pt-BR"/>
                </w:rPr>
                <w:t>N</w:t>
              </w:r>
            </w:ins>
          </w:p>
        </w:tc>
        <w:tc>
          <w:tcPr>
            <w:tcW w:w="640" w:type="dxa"/>
            <w:tcBorders>
              <w:top w:val="single" w:sz="4" w:space="0" w:color="000000"/>
              <w:start w:val="single" w:sz="4" w:space="0" w:color="000000"/>
              <w:bottom w:val="single" w:sz="4" w:space="0" w:color="000000"/>
              <w:end w:val="single" w:sz="4" w:space="0" w:color="000000"/>
            </w:tcBorders>
          </w:tcPr>
          <w:p>
            <w:pPr>
              <w:pStyle w:val="TAH"/>
              <w:rPr/>
            </w:pPr>
            <w:ins w:id="3257" w:author="S2-104332" w:date="2010-09-14T14:28:00Z">
              <w:r>
                <w:rPr>
                  <w:lang w:val="pt-BR"/>
                </w:rPr>
                <w:t>P</w:t>
              </w:r>
            </w:ins>
            <w:ins w:id="3258" w:author="S2-104332" w:date="2010-09-15T12:02:00Z">
              <w:r>
                <w:rPr>
                  <w:lang w:val="pt-BR"/>
                </w:rPr>
                <w:br/>
              </w:r>
            </w:ins>
            <w:ins w:id="3259" w:author="S2-104332" w:date="2010-09-14T14:28:00Z">
              <w:r>
                <w:rPr>
                  <w:lang w:val="pt-BR"/>
                </w:rPr>
                <w:t>C</w:t>
              </w:r>
            </w:ins>
            <w:ins w:id="3260" w:author="S2-104332" w:date="2010-09-15T12:02:00Z">
              <w:r>
                <w:rPr>
                  <w:lang w:val="pt-BR"/>
                </w:rPr>
                <w:br/>
              </w:r>
            </w:ins>
            <w:ins w:id="3261" w:author="S2-104332" w:date="2010-09-14T14:28:00Z">
              <w:r>
                <w:rPr>
                  <w:lang w:val="pt-BR"/>
                </w:rPr>
                <w:t>R</w:t>
              </w:r>
            </w:ins>
            <w:ins w:id="3262" w:author="S2-104332" w:date="2010-09-15T12:02:00Z">
              <w:r>
                <w:rPr>
                  <w:lang w:val="pt-BR"/>
                </w:rPr>
                <w:br/>
              </w:r>
            </w:ins>
            <w:ins w:id="3263" w:author="S2-104332" w:date="2010-09-14T14:28:00Z">
              <w:r>
                <w:rPr>
                  <w:lang w:val="pt-BR"/>
                </w:rPr>
                <w:t>F</w:t>
              </w:r>
            </w:ins>
          </w:p>
          <w:p>
            <w:pPr>
              <w:pStyle w:val="TAH"/>
              <w:rPr>
                <w:lang w:val="pt-BR"/>
              </w:rPr>
            </w:pPr>
            <w:r>
              <w:rPr>
                <w:lang w:val="pt-BR"/>
              </w:rPr>
            </w:r>
          </w:p>
        </w:tc>
      </w:tr>
      <w:tr>
        <w:trPr/>
        <w:tc>
          <w:tcPr>
            <w:tcW w:w="1008"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rPr>
            </w:pPr>
            <w:ins w:id="3265" w:author="S2-104332" w:date="2010-09-14T14:12:00Z">
              <w:r>
                <w:rPr>
                  <w:lang w:val="pt-BR"/>
                </w:rPr>
                <w:t xml:space="preserve">PCRF </w:t>
              </w:r>
            </w:ins>
            <w:ins w:id="3266" w:author="S2-104332" w:date="2010-09-15T12:02:00Z">
              <w:r>
                <w:rPr>
                  <w:lang w:val="pt-BR"/>
                </w:rPr>
                <w:br/>
                <w:t>(Alt 2)</w:t>
                <w:br/>
              </w:r>
            </w:ins>
            <w:ins w:id="3267" w:author="S2-104332" w:date="2010-09-14T14:12:00Z">
              <w:r>
                <w:rPr>
                  <w:lang w:val="pt-BR"/>
                </w:rPr>
                <w:t>(8)</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69" w:author="S2-104332" w:date="2010-09-14T14:23:00Z"/>
              </w:rPr>
            </w:pPr>
            <w:ins w:id="3268" w:author="S2-104332" w:date="2010-09-14T14:12:00Z">
              <w:r>
                <w:rPr>
                  <w:lang w:val="pt-BR"/>
                </w:rPr>
                <w:t>No   (3)</w:t>
              </w:r>
            </w:ins>
          </w:p>
          <w:p>
            <w:pPr>
              <w:pStyle w:val="TAL"/>
              <w:numPr>
                <w:ilvl w:val="0"/>
                <w:numId w:val="0"/>
              </w:numPr>
              <w:ind w:start="0" w:hanging="0"/>
              <w:outlineLvl w:val="3"/>
              <w:rPr>
                <w:lang w:val="pt-BR"/>
              </w:rPr>
            </w:pPr>
            <w:ins w:id="3270" w:author="S2-104332" w:date="2010-09-14T14:23:00Z">
              <w:r>
                <w:rPr>
                  <w:lang w:val="pt-BR"/>
                </w:rPr>
                <w:t>(-)</w:t>
              </w:r>
            </w:ins>
          </w:p>
        </w:tc>
        <w:tc>
          <w:tcPr>
            <w:tcW w:w="81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72" w:author="S2-104332" w:date="2010-09-14T14:23:00Z"/>
              </w:rPr>
            </w:pPr>
            <w:ins w:id="3271" w:author="S2-104332" w:date="2010-09-14T14:12:00Z">
              <w:r>
                <w:rPr>
                  <w:lang w:val="pt-BR"/>
                </w:rPr>
                <w:t>Yes</w:t>
              </w:r>
            </w:ins>
          </w:p>
          <w:p>
            <w:pPr>
              <w:pStyle w:val="TAL"/>
              <w:numPr>
                <w:ilvl w:val="0"/>
                <w:numId w:val="0"/>
              </w:numPr>
              <w:ind w:start="0" w:hanging="0"/>
              <w:outlineLvl w:val="3"/>
              <w:rPr>
                <w:lang w:val="pt-BR"/>
              </w:rPr>
            </w:pPr>
            <w:ins w:id="3273" w:author="S2-104332" w:date="2010-09-14T14:23:00Z">
              <w:r>
                <w:rPr>
                  <w:lang w:val="pt-B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75" w:author="S2-104332" w:date="2010-09-14T14:23:00Z"/>
              </w:rPr>
            </w:pPr>
            <w:ins w:id="3274" w:author="S2-104332" w:date="2010-09-14T14:12:00Z">
              <w:r>
                <w:rPr>
                  <w:lang w:val="pt-BR"/>
                </w:rPr>
                <w:t>No</w:t>
              </w:r>
            </w:ins>
          </w:p>
          <w:p>
            <w:pPr>
              <w:pStyle w:val="TAL"/>
              <w:numPr>
                <w:ilvl w:val="0"/>
                <w:numId w:val="0"/>
              </w:numPr>
              <w:ind w:start="0" w:hanging="0"/>
              <w:outlineLvl w:val="3"/>
              <w:rPr>
                <w:lang w:val="pt-BR"/>
              </w:rPr>
            </w:pPr>
            <w:ins w:id="3276" w:author="S2-104332" w:date="2010-09-14T14:23:00Z">
              <w:r>
                <w:rPr>
                  <w:lang w:val="pt-B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78" w:author="S2-104332" w:date="2010-09-14T14:24:00Z"/>
              </w:rPr>
            </w:pPr>
            <w:ins w:id="3277" w:author="S2-104332" w:date="2010-09-14T14:12:00Z">
              <w:r>
                <w:rPr>
                  <w:lang w:val="pt-BR"/>
                </w:rPr>
                <w:t>Yes</w:t>
              </w:r>
            </w:ins>
          </w:p>
          <w:p>
            <w:pPr>
              <w:pStyle w:val="TAL"/>
              <w:numPr>
                <w:ilvl w:val="0"/>
                <w:numId w:val="0"/>
              </w:numPr>
              <w:ind w:start="0" w:hanging="0"/>
              <w:outlineLvl w:val="3"/>
              <w:rPr>
                <w:lang w:val="pt-BR"/>
              </w:rPr>
            </w:pPr>
            <w:ins w:id="3279" w:author="S2-104332" w:date="2010-09-14T14:24:00Z">
              <w:r>
                <w:rPr>
                  <w:lang w:val="pt-BR"/>
                </w:rPr>
                <w:t>(+)</w:t>
              </w:r>
            </w:ins>
          </w:p>
        </w:tc>
        <w:tc>
          <w:tcPr>
            <w:tcW w:w="90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81" w:author="S2-104332" w:date="2010-09-14T14:24:00Z"/>
              </w:rPr>
            </w:pPr>
            <w:ins w:id="3280" w:author="S2-104332" w:date="2010-09-14T14:12:00Z">
              <w:r>
                <w:rPr>
                  <w:lang w:val="pt-BR"/>
                </w:rPr>
                <w:t>No</w:t>
              </w:r>
            </w:ins>
          </w:p>
          <w:p>
            <w:pPr>
              <w:pStyle w:val="TAL"/>
              <w:numPr>
                <w:ilvl w:val="0"/>
                <w:numId w:val="0"/>
              </w:numPr>
              <w:ind w:start="0" w:hanging="0"/>
              <w:outlineLvl w:val="3"/>
              <w:rPr>
                <w:lang w:val="pt-BR"/>
              </w:rPr>
            </w:pPr>
            <w:ins w:id="3282" w:author="S2-104332" w:date="2010-09-14T14:24:00Z">
              <w:r>
                <w:rPr>
                  <w:lang w:val="pt-B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84" w:author="S2-104332" w:date="2010-09-14T14:24:00Z"/>
              </w:rPr>
            </w:pPr>
            <w:ins w:id="3283" w:author="S2-104332" w:date="2010-09-14T14:12:00Z">
              <w:r>
                <w:rPr>
                  <w:lang w:val="pt-BR"/>
                </w:rPr>
                <w:t>Low</w:t>
              </w:r>
            </w:ins>
          </w:p>
          <w:p>
            <w:pPr>
              <w:pStyle w:val="TAL"/>
              <w:numPr>
                <w:ilvl w:val="0"/>
                <w:numId w:val="0"/>
              </w:numPr>
              <w:ind w:start="0" w:hanging="0"/>
              <w:outlineLvl w:val="3"/>
              <w:rPr>
                <w:lang w:val="pt-BR"/>
              </w:rPr>
            </w:pPr>
            <w:ins w:id="3285" w:author="S2-104332" w:date="2010-09-14T14:24:00Z">
              <w:r>
                <w:rPr>
                  <w:lang w:val="pt-BR"/>
                </w:rPr>
                <w:t>(+)</w:t>
              </w:r>
            </w:ins>
          </w:p>
        </w:tc>
        <w:tc>
          <w:tcPr>
            <w:tcW w:w="108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87" w:author="S2-104332" w:date="2010-09-14T14:24:00Z"/>
              </w:rPr>
            </w:pPr>
            <w:ins w:id="3286" w:author="S2-104332" w:date="2010-09-14T14:12:00Z">
              <w:r>
                <w:rPr>
                  <w:lang w:val="pt-BR"/>
                </w:rPr>
                <w:t>Yes</w:t>
              </w:r>
            </w:ins>
          </w:p>
          <w:p>
            <w:pPr>
              <w:pStyle w:val="TAL"/>
              <w:numPr>
                <w:ilvl w:val="0"/>
                <w:numId w:val="0"/>
              </w:numPr>
              <w:ind w:start="0" w:hanging="0"/>
              <w:outlineLvl w:val="3"/>
              <w:rPr>
                <w:lang w:val="pt-BR"/>
              </w:rPr>
            </w:pPr>
            <w:ins w:id="3288" w:author="S2-104332" w:date="2010-09-14T14:24:00Z">
              <w:r>
                <w:rPr>
                  <w:lang w:val="pt-B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90" w:author="S2-104332" w:date="2010-09-14T14:24:00Z"/>
              </w:rPr>
            </w:pPr>
            <w:ins w:id="3289" w:author="S2-104332" w:date="2010-09-14T14:12:00Z">
              <w:r>
                <w:rPr>
                  <w:lang w:val="pt-BR"/>
                </w:rPr>
                <w:t>No</w:t>
              </w:r>
            </w:ins>
          </w:p>
          <w:p>
            <w:pPr>
              <w:pStyle w:val="TAL"/>
              <w:numPr>
                <w:ilvl w:val="0"/>
                <w:numId w:val="0"/>
              </w:numPr>
              <w:ind w:start="0" w:hanging="0"/>
              <w:outlineLvl w:val="3"/>
              <w:rPr>
                <w:lang w:val="pt-BR"/>
              </w:rPr>
            </w:pPr>
            <w:ins w:id="3291" w:author="S2-104332" w:date="2010-09-14T14:24:00Z">
              <w:r>
                <w:rPr>
                  <w:lang w:val="pt-B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93" w:author="S2-104332" w:date="2010-09-14T14:24:00Z"/>
              </w:rPr>
            </w:pPr>
            <w:ins w:id="3292" w:author="S2-104332" w:date="2010-09-14T14:12:00Z">
              <w:r>
                <w:rPr>
                  <w:lang w:val="pt-BR"/>
                </w:rPr>
                <w:t>No</w:t>
              </w:r>
            </w:ins>
          </w:p>
          <w:p>
            <w:pPr>
              <w:pStyle w:val="TAL"/>
              <w:numPr>
                <w:ilvl w:val="0"/>
                <w:numId w:val="0"/>
              </w:numPr>
              <w:ind w:start="0" w:hanging="0"/>
              <w:outlineLvl w:val="3"/>
              <w:rPr>
                <w:lang w:val="pt-BR"/>
              </w:rPr>
            </w:pPr>
            <w:ins w:id="3294" w:author="S2-104332" w:date="2010-09-14T14:24:00Z">
              <w:r>
                <w:rPr>
                  <w:lang w:val="pt-B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ins w:id="3296" w:author="S2-104332" w:date="2010-09-14T14:24:00Z"/>
              </w:rPr>
            </w:pPr>
            <w:ins w:id="3295" w:author="S2-104332" w:date="2010-09-14T14:12:00Z">
              <w:r>
                <w:rPr>
                  <w:lang w:val="pt-BR"/>
                </w:rPr>
                <w:t>No</w:t>
              </w:r>
            </w:ins>
          </w:p>
          <w:p>
            <w:pPr>
              <w:pStyle w:val="TAL"/>
              <w:numPr>
                <w:ilvl w:val="0"/>
                <w:numId w:val="0"/>
              </w:numPr>
              <w:ind w:start="0" w:hanging="0"/>
              <w:outlineLvl w:val="3"/>
              <w:rPr>
                <w:lang w:val="pt-BR"/>
              </w:rPr>
            </w:pPr>
            <w:ins w:id="3297" w:author="S2-104332" w:date="2010-09-14T14:24:00Z">
              <w:r>
                <w:rPr>
                  <w:lang w:val="pt-B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lang w:val="pt-BR"/>
              </w:rPr>
            </w:pPr>
            <w:ins w:id="3298" w:author="S2-104332" w:date="2010-09-14T14:12:00Z">
              <w:r>
                <w:rPr>
                  <w:lang w:val="pt-BR"/>
                </w:rPr>
                <w:t>No (6)</w:t>
              </w:r>
            </w:ins>
            <w:ins w:id="3299" w:author="S2-104332" w:date="2010-09-15T12:19:00Z">
              <w:r>
                <w:rPr>
                  <w:lang w:val="pt-BR"/>
                </w:rPr>
                <w:br/>
                <w:t>(+)</w:t>
              </w:r>
            </w:ins>
          </w:p>
        </w:tc>
        <w:tc>
          <w:tcPr>
            <w:tcW w:w="640"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sz w:val="20"/>
                <w:lang w:val="pt-BR"/>
                <w:ins w:id="3301" w:author="S2-104332" w:date="2010-09-14T14:12:00Z"/>
              </w:rPr>
            </w:pPr>
            <w:ins w:id="3300" w:author="S2-104332" w:date="2010-09-14T14:12:00Z">
              <w:r>
                <w:rPr>
                  <w:sz w:val="20"/>
                  <w:lang w:val="pt-BR"/>
                </w:rPr>
                <w:t>Yes</w:t>
              </w:r>
            </w:ins>
          </w:p>
          <w:p>
            <w:pPr>
              <w:pStyle w:val="TAL"/>
              <w:rPr>
                <w:sz w:val="24"/>
                <w:szCs w:val="24"/>
                <w:lang w:val="pt-BR"/>
              </w:rPr>
            </w:pPr>
            <w:ins w:id="3302" w:author="S2-104332" w:date="2010-09-14T14:12:00Z">
              <w:r>
                <w:rPr>
                  <w:sz w:val="20"/>
                  <w:szCs w:val="20"/>
                  <w:lang w:val="pt-BR"/>
                </w:rPr>
                <w:t>(6)</w:t>
              </w:r>
            </w:ins>
            <w:ins w:id="3303" w:author="S2-104332" w:date="2010-09-15T12:19:00Z">
              <w:r>
                <w:rPr>
                  <w:sz w:val="20"/>
                  <w:lang w:val="pt-BR"/>
                </w:rPr>
                <w:br/>
                <w:t>(-)</w:t>
              </w:r>
            </w:ins>
          </w:p>
        </w:tc>
      </w:tr>
      <w:tr>
        <w:trPr/>
        <w:tc>
          <w:tcPr>
            <w:tcW w:w="1008"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04" w:author="S2-104332" w:date="2010-09-14T14:12:00Z">
              <w:r>
                <w:rPr>
                  <w:lang w:val="pt-BR"/>
                </w:rPr>
                <w:t xml:space="preserve">HNB </w:t>
              </w:r>
            </w:ins>
            <w:ins w:id="3305" w:author="S2-104332" w:date="2010-09-14T14:12:00Z">
              <w:r>
                <w:rPr/>
                <w:t xml:space="preserve">GW </w:t>
              </w:r>
            </w:ins>
            <w:ins w:id="3306" w:author="S2-104332" w:date="2010-09-15T12:02:00Z">
              <w:r>
                <w:rPr/>
                <w:t xml:space="preserve">(Alt 1) </w:t>
                <w:br/>
              </w:r>
            </w:ins>
            <w:ins w:id="3307" w:author="S2-104332" w:date="2010-09-14T14:12:00Z">
              <w:r>
                <w:rPr/>
                <w:t>(7) (10)</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08" w:author="S2-104332" w:date="2010-09-14T14:12:00Z">
              <w:r>
                <w:rPr/>
                <w:t>Yes</w:t>
              </w:r>
            </w:ins>
          </w:p>
          <w:p>
            <w:pPr>
              <w:pStyle w:val="TAL"/>
              <w:numPr>
                <w:ilvl w:val="0"/>
                <w:numId w:val="0"/>
              </w:numPr>
              <w:ind w:start="0" w:hanging="0"/>
              <w:outlineLvl w:val="3"/>
              <w:rPr/>
            </w:pPr>
            <w:ins w:id="3310" w:author="S2-104332" w:date="2010-09-14T14:24:00Z">
              <w:r>
                <w:rPr/>
                <w:t>(+)</w:t>
              </w:r>
            </w:ins>
            <w:ins w:id="3311" w:author="S2-104332" w:date="2010-09-14T14:12:00Z">
              <w:r>
                <w:rPr/>
                <w:t xml:space="preserve"> </w:t>
              </w:r>
            </w:ins>
          </w:p>
        </w:tc>
        <w:tc>
          <w:tcPr>
            <w:tcW w:w="81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12" w:author="S2-104332" w:date="2010-09-14T14:12:00Z">
              <w:r>
                <w:rPr/>
                <w:t>No (1)</w:t>
              </w:r>
            </w:ins>
          </w:p>
          <w:p>
            <w:pPr>
              <w:pStyle w:val="TAL"/>
              <w:numPr>
                <w:ilvl w:val="0"/>
                <w:numId w:val="0"/>
              </w:numPr>
              <w:ind w:start="0" w:hanging="0"/>
              <w:outlineLvl w:val="3"/>
              <w:rPr/>
            </w:pPr>
            <w:ins w:id="3314" w:author="S2-104332" w:date="2010-09-14T14:24: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15" w:author="S2-104332" w:date="2010-09-14T14:12:00Z">
              <w:r>
                <w:rPr/>
                <w:t>Yes</w:t>
              </w:r>
            </w:ins>
          </w:p>
          <w:p>
            <w:pPr>
              <w:pStyle w:val="TAL"/>
              <w:numPr>
                <w:ilvl w:val="0"/>
                <w:numId w:val="0"/>
              </w:numPr>
              <w:ind w:start="0" w:hanging="0"/>
              <w:outlineLvl w:val="3"/>
              <w:rPr/>
            </w:pPr>
            <w:ins w:id="3317" w:author="S2-104332" w:date="2010-09-14T14:25: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18" w:author="S2-104332" w:date="2010-09-14T14:12:00Z">
              <w:r>
                <w:rPr/>
                <w:t>No</w:t>
              </w:r>
            </w:ins>
          </w:p>
          <w:p>
            <w:pPr>
              <w:pStyle w:val="TAL"/>
              <w:numPr>
                <w:ilvl w:val="0"/>
                <w:numId w:val="0"/>
              </w:numPr>
              <w:ind w:start="0" w:hanging="0"/>
              <w:outlineLvl w:val="3"/>
              <w:rPr/>
            </w:pPr>
            <w:ins w:id="3320" w:author="S2-104332" w:date="2010-09-14T14:25:00Z">
              <w:r>
                <w:rPr/>
                <w:t>(-)</w:t>
              </w:r>
            </w:ins>
          </w:p>
        </w:tc>
        <w:tc>
          <w:tcPr>
            <w:tcW w:w="90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21" w:author="S2-104332" w:date="2010-09-14T14:12:00Z">
              <w:r>
                <w:rPr/>
                <w:t>Yes</w:t>
              </w:r>
            </w:ins>
          </w:p>
          <w:p>
            <w:pPr>
              <w:pStyle w:val="TAL"/>
              <w:numPr>
                <w:ilvl w:val="0"/>
                <w:numId w:val="0"/>
              </w:numPr>
              <w:ind w:start="0" w:hanging="0"/>
              <w:outlineLvl w:val="3"/>
              <w:rPr/>
            </w:pPr>
            <w:ins w:id="3323" w:author="S2-104332" w:date="2010-09-14T14:25: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24" w:author="S2-104332" w:date="2010-09-14T14:12:00Z">
              <w:r>
                <w:rPr/>
                <w:t>High</w:t>
              </w:r>
            </w:ins>
          </w:p>
          <w:p>
            <w:pPr>
              <w:pStyle w:val="TAL"/>
              <w:numPr>
                <w:ilvl w:val="0"/>
                <w:numId w:val="0"/>
              </w:numPr>
              <w:ind w:start="0" w:hanging="0"/>
              <w:outlineLvl w:val="3"/>
              <w:rPr/>
            </w:pPr>
            <w:ins w:id="3326" w:author="S2-104332" w:date="2010-09-14T14:25:00Z">
              <w:r>
                <w:rPr/>
                <w:t>(-)</w:t>
              </w:r>
            </w:ins>
          </w:p>
        </w:tc>
        <w:tc>
          <w:tcPr>
            <w:tcW w:w="108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27" w:author="S2-104332" w:date="2010-09-14T14:12:00Z">
              <w:r>
                <w:rPr/>
                <w:t>No</w:t>
              </w:r>
            </w:ins>
          </w:p>
          <w:p>
            <w:pPr>
              <w:pStyle w:val="TAL"/>
              <w:numPr>
                <w:ilvl w:val="0"/>
                <w:numId w:val="0"/>
              </w:numPr>
              <w:ind w:start="0" w:hanging="0"/>
              <w:outlineLvl w:val="3"/>
              <w:rPr/>
            </w:pPr>
            <w:ins w:id="3329" w:author="S2-104332" w:date="2010-09-14T14:25:00Z">
              <w: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30" w:author="S2-104332" w:date="2010-09-14T14:12:00Z">
              <w:r>
                <w:rPr/>
                <w:t>No</w:t>
              </w:r>
            </w:ins>
          </w:p>
          <w:p>
            <w:pPr>
              <w:pStyle w:val="TAL"/>
              <w:numPr>
                <w:ilvl w:val="0"/>
                <w:numId w:val="0"/>
              </w:numPr>
              <w:ind w:start="0" w:hanging="0"/>
              <w:outlineLvl w:val="3"/>
              <w:rPr/>
            </w:pPr>
            <w:ins w:id="3332" w:author="S2-104332" w:date="2010-09-14T14:25:00Z">
              <w: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33" w:author="S2-104332" w:date="2010-09-14T14:12:00Z">
              <w:r>
                <w:rPr/>
                <w:t>Yes (4)</w:t>
              </w:r>
            </w:ins>
          </w:p>
          <w:p>
            <w:pPr>
              <w:pStyle w:val="TAL"/>
              <w:numPr>
                <w:ilvl w:val="0"/>
                <w:numId w:val="0"/>
              </w:numPr>
              <w:ind w:start="0" w:hanging="0"/>
              <w:outlineLvl w:val="3"/>
              <w:rPr/>
            </w:pPr>
            <w:ins w:id="3335" w:author="S2-104332" w:date="2010-09-14T14:25:00Z">
              <w: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36" w:author="S2-104332" w:date="2010-09-14T14:12:00Z">
              <w:r>
                <w:rPr/>
                <w:t>Yes</w:t>
              </w:r>
            </w:ins>
          </w:p>
          <w:p>
            <w:pPr>
              <w:pStyle w:val="TAL"/>
              <w:numPr>
                <w:ilvl w:val="0"/>
                <w:numId w:val="0"/>
              </w:numPr>
              <w:ind w:start="0" w:hanging="0"/>
              <w:outlineLvl w:val="3"/>
              <w:rPr/>
            </w:pPr>
            <w:ins w:id="3338" w:author="S2-104332" w:date="2010-09-14T14:25:00Z">
              <w: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39" w:author="S2-104332" w:date="2010-09-14T14:12:00Z">
              <w:r>
                <w:rPr/>
                <w:t>No</w:t>
              </w:r>
            </w:ins>
          </w:p>
          <w:p>
            <w:pPr>
              <w:pStyle w:val="TAL"/>
              <w:numPr>
                <w:ilvl w:val="0"/>
                <w:numId w:val="0"/>
              </w:numPr>
              <w:ind w:start="0" w:hanging="0"/>
              <w:outlineLvl w:val="3"/>
              <w:rPr/>
            </w:pPr>
            <w:ins w:id="3341" w:author="S2-104332" w:date="2010-09-14T14:25:00Z">
              <w:r>
                <w:rPr/>
                <w:t>(+)</w:t>
              </w:r>
            </w:ins>
          </w:p>
        </w:tc>
        <w:tc>
          <w:tcPr>
            <w:tcW w:w="640"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pPr>
            <w:ins w:id="3342" w:author="S2-104332" w:date="2010-09-14T14:12:00Z">
              <w:r>
                <w:rPr/>
                <w:t>No</w:t>
              </w:r>
            </w:ins>
          </w:p>
          <w:p>
            <w:pPr>
              <w:pStyle w:val="TAL"/>
              <w:numPr>
                <w:ilvl w:val="0"/>
                <w:numId w:val="0"/>
              </w:numPr>
              <w:ind w:start="0" w:hanging="0"/>
              <w:outlineLvl w:val="3"/>
              <w:rPr/>
            </w:pPr>
            <w:ins w:id="3344" w:author="S2-104332" w:date="2010-09-14T14:25:00Z">
              <w:r>
                <w:rPr/>
                <w:t>(+)</w:t>
              </w:r>
            </w:ins>
          </w:p>
        </w:tc>
      </w:tr>
      <w:tr>
        <w:trPr/>
        <w:tc>
          <w:tcPr>
            <w:tcW w:w="1008"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45" w:author="S2-104332" w:date="2010-09-14T14:12:00Z">
              <w:r>
                <w:rPr/>
                <w:t xml:space="preserve">HNB </w:t>
              </w:r>
            </w:ins>
            <w:ins w:id="3346" w:author="S2-104332" w:date="2010-09-15T12:02:00Z">
              <w:r>
                <w:rPr/>
                <w:br/>
                <w:t xml:space="preserve">(Alt 3) </w:t>
                <w:br/>
              </w:r>
            </w:ins>
            <w:ins w:id="3347" w:author="S2-104332" w:date="2010-09-14T14:12:00Z">
              <w:r>
                <w:rPr/>
                <w:t>(7) (9) (10)</w:t>
              </w:r>
            </w:ins>
            <w:ins w:id="3348" w:author="S2-104332" w:date="2010-09-15T12:02:00Z">
              <w:r>
                <w:rPr/>
                <w:br/>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49" w:author="S2-104332" w:date="2010-09-14T14:12:00Z">
              <w:r>
                <w:rPr/>
                <w:t>Yes</w:t>
              </w:r>
            </w:ins>
          </w:p>
          <w:p>
            <w:pPr>
              <w:pStyle w:val="TAL"/>
              <w:numPr>
                <w:ilvl w:val="0"/>
                <w:numId w:val="0"/>
              </w:numPr>
              <w:ind w:start="0" w:hanging="0"/>
              <w:outlineLvl w:val="3"/>
              <w:rPr/>
            </w:pPr>
            <w:ins w:id="3351" w:author="S2-104332" w:date="2010-09-14T14:25:00Z">
              <w:r>
                <w:rPr/>
                <w:t>(+)</w:t>
              </w:r>
            </w:ins>
          </w:p>
        </w:tc>
        <w:tc>
          <w:tcPr>
            <w:tcW w:w="81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52" w:author="S2-104332" w:date="2010-09-14T14:12:00Z">
              <w:r>
                <w:rPr/>
                <w:t>No (1)</w:t>
              </w:r>
            </w:ins>
          </w:p>
          <w:p>
            <w:pPr>
              <w:pStyle w:val="TAL"/>
              <w:numPr>
                <w:ilvl w:val="0"/>
                <w:numId w:val="0"/>
              </w:numPr>
              <w:ind w:start="0" w:hanging="0"/>
              <w:outlineLvl w:val="3"/>
              <w:rPr/>
            </w:pPr>
            <w:ins w:id="3354" w:author="S2-104332" w:date="2010-09-14T14:25: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55" w:author="S2-104332" w:date="2010-09-14T14:12:00Z">
              <w:r>
                <w:rPr/>
                <w:t>Yes</w:t>
              </w:r>
            </w:ins>
          </w:p>
          <w:p>
            <w:pPr>
              <w:pStyle w:val="TAL"/>
              <w:numPr>
                <w:ilvl w:val="0"/>
                <w:numId w:val="0"/>
              </w:numPr>
              <w:ind w:start="0" w:hanging="0"/>
              <w:outlineLvl w:val="3"/>
              <w:rPr/>
            </w:pPr>
            <w:ins w:id="3357" w:author="S2-104332" w:date="2010-09-14T14:25: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58" w:author="S2-104332" w:date="2010-09-14T14:12:00Z">
              <w:r>
                <w:rPr/>
                <w:t>No</w:t>
              </w:r>
            </w:ins>
          </w:p>
          <w:p>
            <w:pPr>
              <w:pStyle w:val="TAL"/>
              <w:numPr>
                <w:ilvl w:val="0"/>
                <w:numId w:val="0"/>
              </w:numPr>
              <w:ind w:start="0" w:hanging="0"/>
              <w:outlineLvl w:val="3"/>
              <w:rPr/>
            </w:pPr>
            <w:ins w:id="3360" w:author="S2-104332" w:date="2010-09-14T14:25:00Z">
              <w:r>
                <w:rPr/>
                <w:t>(-)</w:t>
              </w:r>
            </w:ins>
          </w:p>
        </w:tc>
        <w:tc>
          <w:tcPr>
            <w:tcW w:w="90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61" w:author="S2-104332" w:date="2010-09-14T14:12:00Z">
              <w:r>
                <w:rPr/>
                <w:t>Yes</w:t>
              </w:r>
            </w:ins>
          </w:p>
          <w:p>
            <w:pPr>
              <w:pStyle w:val="TAL"/>
              <w:numPr>
                <w:ilvl w:val="0"/>
                <w:numId w:val="0"/>
              </w:numPr>
              <w:ind w:start="0" w:hanging="0"/>
              <w:outlineLvl w:val="3"/>
              <w:rPr/>
            </w:pPr>
            <w:ins w:id="3363" w:author="S2-104332" w:date="2010-09-14T14:26:00Z">
              <w:r>
                <w:rPr/>
                <w:t>(-)</w:t>
              </w:r>
            </w:ins>
          </w:p>
        </w:tc>
        <w:tc>
          <w:tcPr>
            <w:tcW w:w="99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64" w:author="S2-104332" w:date="2010-09-14T14:12:00Z">
              <w:r>
                <w:rPr/>
                <w:t>High</w:t>
              </w:r>
            </w:ins>
          </w:p>
          <w:p>
            <w:pPr>
              <w:pStyle w:val="TAL"/>
              <w:numPr>
                <w:ilvl w:val="0"/>
                <w:numId w:val="0"/>
              </w:numPr>
              <w:ind w:start="0" w:hanging="0"/>
              <w:outlineLvl w:val="3"/>
              <w:rPr/>
            </w:pPr>
            <w:ins w:id="3366" w:author="S2-104332" w:date="2010-09-14T14:26:00Z">
              <w:r>
                <w:rPr/>
                <w:t>(-)</w:t>
              </w:r>
            </w:ins>
          </w:p>
        </w:tc>
        <w:tc>
          <w:tcPr>
            <w:tcW w:w="108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67" w:author="S2-104332" w:date="2010-09-14T14:12:00Z">
              <w:r>
                <w:rPr/>
                <w:t>No</w:t>
              </w:r>
            </w:ins>
          </w:p>
          <w:p>
            <w:pPr>
              <w:pStyle w:val="TAL"/>
              <w:numPr>
                <w:ilvl w:val="0"/>
                <w:numId w:val="0"/>
              </w:numPr>
              <w:ind w:start="0" w:hanging="0"/>
              <w:outlineLvl w:val="3"/>
              <w:rPr/>
            </w:pPr>
            <w:ins w:id="3369" w:author="S2-104332" w:date="2010-09-14T14:26:00Z">
              <w: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70" w:author="S2-104332" w:date="2010-09-14T14:12:00Z">
              <w:r>
                <w:rPr/>
                <w:t>Yes</w:t>
              </w:r>
            </w:ins>
          </w:p>
          <w:p>
            <w:pPr>
              <w:pStyle w:val="TAL"/>
              <w:numPr>
                <w:ilvl w:val="0"/>
                <w:numId w:val="0"/>
              </w:numPr>
              <w:ind w:start="0" w:hanging="0"/>
              <w:outlineLvl w:val="3"/>
              <w:rPr/>
            </w:pPr>
            <w:ins w:id="3372" w:author="S2-104332" w:date="2010-09-14T14:26:00Z">
              <w: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73" w:author="S2-104332" w:date="2010-09-14T14:12:00Z">
              <w:r>
                <w:rPr/>
                <w:t>No</w:t>
              </w:r>
            </w:ins>
          </w:p>
          <w:p>
            <w:pPr>
              <w:pStyle w:val="TAL"/>
              <w:numPr>
                <w:ilvl w:val="0"/>
                <w:numId w:val="0"/>
              </w:numPr>
              <w:ind w:start="0" w:hanging="0"/>
              <w:outlineLvl w:val="3"/>
              <w:rPr/>
            </w:pPr>
            <w:ins w:id="3375" w:author="S2-104332" w:date="2010-09-14T14:26:00Z">
              <w:r>
                <w:rPr/>
                <w:t>(+)</w:t>
              </w:r>
            </w:ins>
          </w:p>
        </w:tc>
        <w:tc>
          <w:tcPr>
            <w:tcW w:w="54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76" w:author="S2-104332" w:date="2010-09-14T14:12:00Z">
              <w:r>
                <w:rPr/>
                <w:t>No</w:t>
              </w:r>
            </w:ins>
          </w:p>
          <w:p>
            <w:pPr>
              <w:pStyle w:val="TAL"/>
              <w:numPr>
                <w:ilvl w:val="0"/>
                <w:numId w:val="0"/>
              </w:numPr>
              <w:ind w:start="0" w:hanging="0"/>
              <w:outlineLvl w:val="3"/>
              <w:rPr/>
            </w:pPr>
            <w:ins w:id="3378" w:author="S2-104332" w:date="2010-09-14T14:26:00Z">
              <w:r>
                <w:rPr/>
                <w:t>(</w:t>
              </w:r>
            </w:ins>
            <w:ins w:id="3379" w:author="S2-104332" w:date="2010-09-15T12:19:00Z">
              <w:r>
                <w:rPr/>
                <w:t>+</w:t>
              </w:r>
            </w:ins>
            <w:ins w:id="3380" w:author="S2-104332" w:date="2010-09-14T14:26:00Z">
              <w:r>
                <w:rPr/>
                <w:t>)</w:t>
              </w:r>
            </w:ins>
          </w:p>
        </w:tc>
        <w:tc>
          <w:tcPr>
            <w:tcW w:w="630" w:type="dxa"/>
            <w:tcBorders>
              <w:top w:val="single" w:sz="4" w:space="0" w:color="000000"/>
              <w:start w:val="single" w:sz="4" w:space="0" w:color="000000"/>
              <w:bottom w:val="single" w:sz="4" w:space="0" w:color="000000"/>
            </w:tcBorders>
          </w:tcPr>
          <w:p>
            <w:pPr>
              <w:pStyle w:val="TAL"/>
              <w:numPr>
                <w:ilvl w:val="0"/>
                <w:numId w:val="0"/>
              </w:numPr>
              <w:ind w:start="0" w:hanging="0"/>
              <w:outlineLvl w:val="3"/>
              <w:rPr/>
            </w:pPr>
            <w:ins w:id="3381" w:author="S2-104332" w:date="2010-09-14T14:12:00Z">
              <w:r>
                <w:rPr/>
                <w:t>No</w:t>
              </w:r>
            </w:ins>
          </w:p>
          <w:p>
            <w:pPr>
              <w:pStyle w:val="TAL"/>
              <w:numPr>
                <w:ilvl w:val="0"/>
                <w:numId w:val="0"/>
              </w:numPr>
              <w:ind w:start="0" w:hanging="0"/>
              <w:outlineLvl w:val="3"/>
              <w:rPr/>
            </w:pPr>
            <w:ins w:id="3383" w:author="S2-104332" w:date="2010-09-14T14:26:00Z">
              <w:r>
                <w:rPr/>
                <w:t>(+)</w:t>
              </w:r>
            </w:ins>
          </w:p>
        </w:tc>
        <w:tc>
          <w:tcPr>
            <w:tcW w:w="640" w:type="dxa"/>
            <w:tcBorders>
              <w:top w:val="single" w:sz="4" w:space="0" w:color="000000"/>
              <w:start w:val="single" w:sz="4" w:space="0" w:color="000000"/>
              <w:bottom w:val="single" w:sz="4" w:space="0" w:color="000000"/>
              <w:end w:val="single" w:sz="4" w:space="0" w:color="000000"/>
            </w:tcBorders>
          </w:tcPr>
          <w:p>
            <w:pPr>
              <w:pStyle w:val="TAL"/>
              <w:numPr>
                <w:ilvl w:val="0"/>
                <w:numId w:val="0"/>
              </w:numPr>
              <w:ind w:start="0" w:hanging="0"/>
              <w:outlineLvl w:val="3"/>
              <w:rPr/>
            </w:pPr>
            <w:ins w:id="3384" w:author="S2-104332" w:date="2010-09-14T14:12:00Z">
              <w:r>
                <w:rPr/>
                <w:t>No</w:t>
              </w:r>
            </w:ins>
          </w:p>
          <w:p>
            <w:pPr>
              <w:pStyle w:val="TAL"/>
              <w:numPr>
                <w:ilvl w:val="0"/>
                <w:numId w:val="0"/>
              </w:numPr>
              <w:ind w:start="0" w:hanging="0"/>
              <w:outlineLvl w:val="3"/>
              <w:rPr/>
            </w:pPr>
            <w:ins w:id="3386" w:author="S2-104332" w:date="2010-09-14T14:26:00Z">
              <w:r>
                <w:rPr/>
                <w:t>(+)</w:t>
              </w:r>
            </w:ins>
          </w:p>
        </w:tc>
      </w:tr>
    </w:tbl>
    <w:p>
      <w:pPr>
        <w:pStyle w:val="Normal"/>
        <w:rPr/>
      </w:pPr>
      <w:r>
        <w:rPr/>
      </w:r>
    </w:p>
    <w:p>
      <w:pPr>
        <w:pStyle w:val="TH"/>
        <w:jc w:val="center"/>
        <w:rPr/>
      </w:pPr>
      <w:ins w:id="3387" w:author="S2-104332" w:date="2010-09-14T14:12:00Z">
        <w:r>
          <w:rPr/>
          <w:t>Table 5.</w:t>
        </w:r>
      </w:ins>
      <w:ins w:id="3388" w:author="S2-104332" w:date="2010-09-15T12:03:00Z">
        <w:r>
          <w:rPr/>
          <w:t>2</w:t>
        </w:r>
      </w:ins>
      <w:ins w:id="3389" w:author="S2-104332" w:date="2010-09-14T14:12:00Z">
        <w:r>
          <w:rPr/>
          <w:t>.</w:t>
        </w:r>
      </w:ins>
      <w:ins w:id="3390" w:author="S2-104332" w:date="2010-09-15T12:03:00Z">
        <w:r>
          <w:rPr/>
          <w:t>2</w:t>
        </w:r>
      </w:ins>
      <w:ins w:id="3391" w:author="S2-104332" w:date="2010-09-14T14:12:00Z">
        <w:r>
          <w:rPr/>
          <w:t>.2 -1 UMTS Architecture options</w:t>
        </w:r>
      </w:ins>
    </w:p>
    <w:p>
      <w:pPr>
        <w:pStyle w:val="Normal"/>
        <w:rPr/>
      </w:pPr>
      <w:ins w:id="3393" w:author="S2-104332" w:date="2010-09-14T14:12:00Z">
        <w:r>
          <w:rPr/>
        </w:r>
      </w:ins>
    </w:p>
    <w:p>
      <w:pPr>
        <w:pStyle w:val="NO"/>
        <w:rPr/>
      </w:pPr>
      <w:ins w:id="3395" w:author="S2-104332" w:date="2010-09-14T14:12:00Z">
        <w:r>
          <w:rPr/>
          <w:t xml:space="preserve">Note 1: </w:t>
        </w:r>
      </w:ins>
      <w:ins w:id="3396" w:author="S2-104332" w:date="2010-09-14T14:29:00Z">
        <w:r>
          <w:rPr/>
          <w:tab/>
        </w:r>
      </w:ins>
      <w:ins w:id="3397" w:author="S2-104332" w:date="2010-09-14T14:12:00Z">
        <w:r>
          <w:rPr/>
          <w:t>Backhaul QoS negotiation is possible if the F-PCRF waits for a response from the BPCF before continuing with the remainder of the EPS procedures or the variation detailed in slides are used.</w:t>
        </w:r>
      </w:ins>
    </w:p>
    <w:p>
      <w:pPr>
        <w:pStyle w:val="NO"/>
        <w:rPr/>
      </w:pPr>
      <w:ins w:id="3399" w:author="S2-104332" w:date="2010-09-14T14:12:00Z">
        <w:r>
          <w:rPr/>
          <w:t xml:space="preserve">Note 2: </w:t>
        </w:r>
      </w:ins>
      <w:ins w:id="3400" w:author="S2-104332" w:date="2010-09-14T14:29:00Z">
        <w:r>
          <w:rPr/>
          <w:tab/>
        </w:r>
      </w:ins>
      <w:ins w:id="3401" w:author="S2-104332" w:date="2010-09-14T14:12:00Z">
        <w:r>
          <w:rPr/>
          <w:t>Correlation refers the 3GPP network. Note that It is not possible to discriminate individual UE sessions at the BNG due to IPSec tunnelling.</w:t>
        </w:r>
      </w:ins>
    </w:p>
    <w:p>
      <w:pPr>
        <w:pStyle w:val="NO"/>
        <w:rPr/>
      </w:pPr>
      <w:ins w:id="3403" w:author="S2-104332" w:date="2010-09-14T14:12:00Z">
        <w:r>
          <w:rPr/>
          <w:t xml:space="preserve">Note 3: </w:t>
        </w:r>
      </w:ins>
      <w:ins w:id="3404" w:author="S2-104332" w:date="2010-09-14T14:29:00Z">
        <w:r>
          <w:rPr/>
          <w:tab/>
        </w:r>
      </w:ins>
      <w:ins w:id="3405" w:author="S2-104332" w:date="2010-09-14T14:12:00Z">
        <w:r>
          <w:rPr/>
          <w:t>The limitation exists for the GTP HR traffic that is a very small subset of the overall traffic. Note that the roaming subscriber must register with the 3GPP Femto in the VPLMN. NOTE that this  limitation applies also to the 3GPP-BBF IWK architecture for WLAN.</w:t>
        </w:r>
      </w:ins>
    </w:p>
    <w:p>
      <w:pPr>
        <w:pStyle w:val="NO"/>
        <w:rPr/>
      </w:pPr>
      <w:ins w:id="3407" w:author="S2-104332" w:date="2010-09-14T14:12:00Z">
        <w:r>
          <w:rPr/>
          <w:t xml:space="preserve">Note-4: </w:t>
        </w:r>
      </w:ins>
      <w:ins w:id="3408" w:author="S2-104332" w:date="2010-09-14T14:29:00Z">
        <w:r>
          <w:rPr/>
          <w:tab/>
        </w:r>
      </w:ins>
      <w:ins w:id="3409" w:author="S2-104332" w:date="2010-09-14T14:12:00Z">
        <w:r>
          <w:rPr/>
          <w:t>Required at H(e)NB Power up to interface with the F-PCRF/ H(e)NB Policy Function</w:t>
        </w:r>
      </w:ins>
    </w:p>
    <w:p>
      <w:pPr>
        <w:pStyle w:val="NO"/>
        <w:rPr/>
      </w:pPr>
      <w:ins w:id="3411" w:author="S2-104332" w:date="2010-09-14T14:12:00Z">
        <w:r>
          <w:rPr/>
          <w:t xml:space="preserve">Note-5: </w:t>
        </w:r>
      </w:ins>
      <w:ins w:id="3412" w:author="S2-104332" w:date="2010-09-14T14:29:00Z">
        <w:r>
          <w:rPr/>
          <w:tab/>
        </w:r>
      </w:ins>
      <w:ins w:id="3413" w:author="S2-104332" w:date="2010-09-14T14:12:00Z">
        <w:r>
          <w:rPr/>
          <w:t>New Interfaces to the F-PCRF</w:t>
        </w:r>
      </w:ins>
    </w:p>
    <w:p>
      <w:pPr>
        <w:pStyle w:val="NO"/>
        <w:rPr/>
      </w:pPr>
      <w:ins w:id="3415" w:author="S2-104332" w:date="2010-09-14T14:12:00Z">
        <w:r>
          <w:rPr/>
          <w:t xml:space="preserve">Note-6: </w:t>
        </w:r>
      </w:ins>
      <w:ins w:id="3416" w:author="S2-104332" w:date="2010-09-14T14:29:00Z">
        <w:r>
          <w:rPr/>
          <w:tab/>
        </w:r>
      </w:ins>
      <w:ins w:id="3417" w:author="S2-104332" w:date="2010-09-14T14:12:00Z">
        <w:r>
          <w:rPr/>
          <w:t xml:space="preserve">Gn/Gp, S4 and S5/S8 need to carry additional IE/s (e.g. IP@ of IPSec tunnel). Open issue on how the SGSN obtains the tunnel information. </w:t>
        </w:r>
      </w:ins>
    </w:p>
    <w:p>
      <w:pPr>
        <w:pStyle w:val="NO"/>
        <w:rPr/>
      </w:pPr>
      <w:ins w:id="3419" w:author="S2-104332" w:date="2010-09-14T14:12:00Z">
        <w:r>
          <w:rPr/>
          <w:t xml:space="preserve">Note-7: </w:t>
        </w:r>
      </w:ins>
      <w:ins w:id="3420" w:author="S2-104332" w:date="2010-09-14T14:29:00Z">
        <w:r>
          <w:rPr/>
          <w:tab/>
        </w:r>
      </w:ins>
      <w:ins w:id="3421" w:author="S2-104332" w:date="2010-09-14T14:12:00Z">
        <w:r>
          <w:rPr/>
          <w:t>Require a new FE – the F-PCRF, that may reside at the PCRF</w:t>
        </w:r>
      </w:ins>
    </w:p>
    <w:p>
      <w:pPr>
        <w:pStyle w:val="NO"/>
        <w:rPr/>
      </w:pPr>
      <w:ins w:id="3423" w:author="S2-104332" w:date="2010-09-14T14:12:00Z">
        <w:r>
          <w:rPr/>
          <w:t xml:space="preserve">Note-8: </w:t>
        </w:r>
      </w:ins>
      <w:ins w:id="3424" w:author="S2-104332" w:date="2010-09-14T14:29:00Z">
        <w:r>
          <w:rPr/>
          <w:tab/>
        </w:r>
      </w:ins>
      <w:ins w:id="3425" w:author="S2-104332" w:date="2010-09-14T14:12:00Z">
        <w:r>
          <w:rPr/>
          <w:t>Support PS only. It is the same solution as for LTE Femto</w:t>
        </w:r>
      </w:ins>
    </w:p>
    <w:p>
      <w:pPr>
        <w:pStyle w:val="NO"/>
        <w:rPr/>
      </w:pPr>
      <w:ins w:id="3427" w:author="S2-104332" w:date="2010-09-14T14:12:00Z">
        <w:r>
          <w:rPr/>
          <w:t xml:space="preserve">Note-9 </w:t>
        </w:r>
      </w:ins>
      <w:ins w:id="3428" w:author="S2-104332" w:date="2010-09-14T14:29:00Z">
        <w:r>
          <w:rPr/>
          <w:tab/>
        </w:r>
      </w:ins>
      <w:ins w:id="3429" w:author="S2-104332" w:date="2010-09-14T14:12:00Z">
        <w:r>
          <w:rPr/>
          <w:t xml:space="preserve">The signaling interface with the F-PCRF is not based on the Ruh interface </w:t>
        </w:r>
      </w:ins>
    </w:p>
    <w:p>
      <w:pPr>
        <w:pStyle w:val="NO"/>
        <w:rPr/>
      </w:pPr>
      <w:ins w:id="3431" w:author="S2-104332" w:date="2010-09-14T14:12:00Z">
        <w:r>
          <w:rPr/>
          <w:t xml:space="preserve">Note 10: </w:t>
        </w:r>
      </w:ins>
      <w:ins w:id="3432" w:author="S2-104332" w:date="2010-09-14T14:29:00Z">
        <w:r>
          <w:rPr/>
          <w:tab/>
        </w:r>
      </w:ins>
      <w:ins w:id="3433" w:author="S2-104332" w:date="2010-09-14T14:12:00Z">
        <w:r>
          <w:rPr/>
          <w:t xml:space="preserve">Supports PS and CS </w:t>
        </w:r>
      </w:ins>
    </w:p>
    <w:p>
      <w:pPr>
        <w:pStyle w:val="Normal"/>
        <w:rPr/>
      </w:pPr>
      <w:r>
        <w:rPr/>
      </w:r>
    </w:p>
    <w:p>
      <w:pPr>
        <w:pStyle w:val="Heading1"/>
        <w:bidi w:val="0"/>
        <w:ind w:start="1134" w:hanging="1134"/>
        <w:jc w:val="start"/>
        <w:rPr/>
      </w:pPr>
      <w:bookmarkStart w:id="358" w:name="__RefHeading___Toc272317305"/>
      <w:bookmarkEnd w:id="358"/>
      <w:r>
        <w:rPr/>
        <w:t>6</w:t>
        <w:tab/>
        <w:t>Building Block II</w:t>
      </w:r>
    </w:p>
    <w:p>
      <w:pPr>
        <w:pStyle w:val="EditorsNote"/>
        <w:jc w:val="both"/>
        <w:rPr/>
      </w:pPr>
      <w:r>
        <w:rPr>
          <w:lang w:val="en-US"/>
        </w:rPr>
        <w:t xml:space="preserve"> </w:t>
      </w:r>
      <w:r>
        <w:rPr/>
        <w:t xml:space="preserve">Editor’s Note: </w:t>
      </w:r>
      <w:r>
        <w:rPr>
          <w:lang w:val="en-US"/>
        </w:rPr>
        <w:t xml:space="preserve">This subclause will contain the material related to Building Block II. </w:t>
      </w:r>
    </w:p>
    <w:p>
      <w:pPr>
        <w:pStyle w:val="EditorsNote"/>
        <w:ind w:start="0" w:hanging="0"/>
        <w:jc w:val="both"/>
        <w:rPr/>
      </w:pPr>
      <w:r>
        <w:rPr/>
      </w:r>
    </w:p>
    <w:p>
      <w:pPr>
        <w:pStyle w:val="Heading1"/>
        <w:bidi w:val="0"/>
        <w:ind w:start="1134" w:hanging="1134"/>
        <w:jc w:val="start"/>
        <w:rPr/>
      </w:pPr>
      <w:bookmarkStart w:id="359" w:name="__RefHeading___Toc272317306"/>
      <w:bookmarkEnd w:id="359"/>
      <w:r>
        <w:rPr/>
        <w:t>7</w:t>
        <w:tab/>
        <w:t>Building Block III</w:t>
      </w:r>
    </w:p>
    <w:p>
      <w:pPr>
        <w:pStyle w:val="EditorsNote"/>
        <w:jc w:val="both"/>
        <w:rPr/>
      </w:pPr>
      <w:r>
        <w:rPr>
          <w:lang w:val="en-US"/>
        </w:rPr>
        <w:t xml:space="preserve"> </w:t>
      </w:r>
      <w:r>
        <w:rPr/>
        <w:t xml:space="preserve">Editor’s Note: </w:t>
      </w:r>
      <w:r>
        <w:rPr>
          <w:lang w:val="en-US"/>
        </w:rPr>
        <w:t xml:space="preserve">This subclause will contain the material related to Building Block III. </w:t>
      </w:r>
    </w:p>
    <w:p>
      <w:pPr>
        <w:pStyle w:val="EditorsNote"/>
        <w:ind w:start="0" w:hanging="0"/>
        <w:jc w:val="both"/>
        <w:rPr>
          <w:lang w:val="en-US"/>
        </w:rPr>
      </w:pPr>
      <w:r>
        <w:rPr>
          <w:lang w:val="en-US"/>
        </w:rPr>
      </w:r>
      <w:r>
        <w:br w:type="page"/>
      </w:r>
    </w:p>
    <w:p>
      <w:pPr>
        <w:pStyle w:val="Heading1"/>
        <w:bidi w:val="0"/>
        <w:ind w:start="1134" w:hanging="1134"/>
        <w:jc w:val="start"/>
        <w:rPr>
          <w:lang w:val="en-US"/>
        </w:rPr>
      </w:pPr>
      <w:r>
        <w:rPr>
          <w:lang w:val="en-US"/>
        </w:rPr>
      </w:r>
    </w:p>
    <w:p>
      <w:pPr>
        <w:pStyle w:val="Heading9"/>
        <w:bidi w:val="0"/>
        <w:jc w:val="start"/>
        <w:rPr/>
      </w:pPr>
      <w:bookmarkStart w:id="360" w:name="historyclause"/>
      <w:bookmarkEnd w:id="360"/>
      <w:r>
        <w:rPr/>
        <w:t>Annex &lt;X&gt;:</w:t>
        <w:br/>
        <w:t>Change history</w:t>
      </w:r>
    </w:p>
    <w:p>
      <w:pPr>
        <w:pStyle w:val="Guidance"/>
        <w:rPr/>
      </w:pPr>
      <w:r>
        <w:rPr/>
        <w:t>It is usual to include an annex (usually the final annex of the document) for reports under TSG change control which details the change history of the report using a table as follows:</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Initial TR skeleton approved at SA2#7</w:t>
            </w:r>
            <w:ins w:id="3435" w:author="Rapporteur" w:date="2010-09-10T14:24:00Z">
              <w:r>
                <w:rPr/>
                <w:t>9</w:t>
              </w:r>
            </w:ins>
            <w:del w:id="3436" w:author="Rapporteur" w:date="2010-09-10T14:24:00Z">
              <w:r>
                <w:rPr/>
                <w:delText>0</w:delText>
              </w:r>
            </w:del>
            <w:r>
              <w:rPr/>
              <w:t xml:space="preserve"> (S2-102860)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0.0.0</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Included approved tdocs from SA2#79: S2-102461, S2-102861, S2-103027, S2-103028, S2-102865, S2-103022, S2-102464, S2-103024</w:t>
            </w:r>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r>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0.1.0</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Corrected editorial mistake in Figure 5.2.2.2.4-2</w:t>
            </w:r>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r>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0.1.1</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ins w:id="3437" w:author="Rapporteur" w:date="2010-09-10T14:24:00Z">
              <w:r>
                <w:rPr/>
                <w:t>2010-09</w:t>
              </w:r>
            </w:ins>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ins w:id="3438" w:author="Rapporteur" w:date="2010-09-10T14:24:00Z">
              <w:r>
                <w:rPr/>
                <w:t>SA2#80</w:t>
              </w:r>
            </w:ins>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ins w:id="3439" w:author="S2-104332" w:date="2010-09-15T12:07:00Z">
              <w:r>
                <w:rPr/>
                <w:t xml:space="preserve">Included approved tdocs from SA2#80: </w:t>
              </w:r>
            </w:ins>
            <w:ins w:id="3440" w:author="S2-104332" w:date="2010-09-15T12:08:00Z">
              <w:r>
                <w:rPr/>
                <w:t xml:space="preserve">S2-103417, </w:t>
              </w:r>
            </w:ins>
            <w:ins w:id="3441" w:author="S2-104332" w:date="2010-09-15T12:09:00Z">
              <w:r>
                <w:rPr/>
                <w:t xml:space="preserve">S2-103557, </w:t>
              </w:r>
            </w:ins>
            <w:ins w:id="3442" w:author="S2-104332" w:date="2010-09-15T12:08:00Z">
              <w:r>
                <w:rPr/>
                <w:t xml:space="preserve">S2-104192, </w:t>
              </w:r>
            </w:ins>
            <w:ins w:id="3443" w:author="S2-104332" w:date="2010-09-15T12:07:00Z">
              <w:r>
                <w:rPr/>
                <w:t xml:space="preserve">S2-104327, </w:t>
              </w:r>
            </w:ins>
            <w:ins w:id="3444" w:author="S2-104332" w:date="2010-09-15T12:08:00Z">
              <w:r>
                <w:rPr/>
                <w:t xml:space="preserve">S2-104328, </w:t>
              </w:r>
            </w:ins>
            <w:ins w:id="3445" w:author="S2-104332" w:date="2010-09-15T12:07:00Z">
              <w:r>
                <w:rPr/>
                <w:t>S2-104330, S2-104332, S2-104340, S2-104341, S2-104387</w:t>
              </w:r>
            </w:ins>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ins w:id="3446" w:author="Rapporteur" w:date="2010-09-10T14:24:00Z">
              <w:r>
                <w:rPr/>
                <w:t>0.1.1</w:t>
              </w:r>
            </w:ins>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ins w:id="3447" w:author="Rapporteur" w:date="2010-09-10T14:24:00Z">
              <w:r>
                <w:rPr/>
                <w:t>0.2.0</w:t>
              </w:r>
            </w:ins>
          </w:p>
        </w:tc>
      </w:tr>
    </w:tbl>
    <w:p>
      <w:pPr>
        <w:pStyle w:val="Normal"/>
        <w:rPr/>
      </w:pPr>
      <w:r>
        <w:rPr/>
      </w:r>
      <w:bookmarkStart w:id="361" w:name="historyclause"/>
      <w:bookmarkStart w:id="362" w:name="historyclause"/>
      <w:bookmarkEnd w:id="362"/>
    </w:p>
    <w:p>
      <w:pPr>
        <w:pStyle w:val="Normal"/>
        <w:widowControl/>
        <w:bidi w:val="0"/>
        <w:spacing w:before="0" w:after="180"/>
        <w:rPr/>
      </w:pPr>
      <w:r>
        <w:rPr/>
      </w:r>
    </w:p>
    <w:sectPr>
      <w:headerReference w:type="default" r:id="rId192"/>
      <w:footerReference w:type="default" r:id="rId19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10">
              <wp:simplePos x="0" y="0"/>
              <wp:positionH relativeFrom="margin">
                <wp:align>right</wp:align>
              </wp:positionH>
              <wp:positionV relativeFrom="paragraph">
                <wp:posOffset>635</wp:posOffset>
              </wp:positionV>
              <wp:extent cx="1983740" cy="131445"/>
              <wp:effectExtent l="0" t="0" r="0" b="0"/>
              <wp:wrapSquare wrapText="largest"/>
              <wp:docPr id="13" name="Frame10"/>
              <a:graphic xmlns:a="http://schemas.openxmlformats.org/drawingml/2006/main">
                <a:graphicData uri="http://schemas.microsoft.com/office/word/2010/wordprocessingShape">
                  <wps:wsp>
                    <wps:cNvSpPr txBox="1"/>
                    <wps:spPr>
                      <a:xfrm>
                        <a:off x="0" y="0"/>
                        <a:ext cx="19837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23.839 V0.2.01.1 (2010-095)</w:t>
                          </w:r>
                          <w:r>
                            <w:rPr/>
                          </w:r>
                          <w:r>
                            <w:rPr/>
                            <w:fldChar w:fldCharType="end"/>
                          </w:r>
                        </w:p>
                      </w:txbxContent>
                    </wps:txbx>
                    <wps:bodyPr anchor="t" lIns="0" tIns="0" rIns="0" bIns="0">
                      <a:noAutofit/>
                    </wps:bodyPr>
                  </wps:wsp>
                </a:graphicData>
              </a:graphic>
            </wp:anchor>
          </w:drawing>
        </mc:Choice>
        <mc:Fallback>
          <w:pict>
            <v:rect fillcolor="#FFFFFF" style="position:absolute;rotation:0;width:156.2pt;height:10.35pt;mso-wrap-distance-left:0pt;mso-wrap-distance-right:0pt;mso-wrap-distance-top:0pt;mso-wrap-distance-bottom:0pt;margin-top:0.05pt;mso-position-vertical-relative:text;margin-left:325.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23.839 V0.2.01.1 (2010-095)</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15">
              <wp:simplePos x="0" y="0"/>
              <wp:positionH relativeFrom="margin">
                <wp:align>center</wp:align>
              </wp:positionH>
              <wp:positionV relativeFrom="paragraph">
                <wp:posOffset>635</wp:posOffset>
              </wp:positionV>
              <wp:extent cx="191770" cy="131445"/>
              <wp:effectExtent l="0" t="0" r="0" b="0"/>
              <wp:wrapSquare wrapText="largest"/>
              <wp:docPr id="1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106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106</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20">
              <wp:simplePos x="0" y="0"/>
              <wp:positionH relativeFrom="margin">
                <wp:align>left</wp:align>
              </wp:positionH>
              <wp:positionV relativeFrom="paragraph">
                <wp:posOffset>635</wp:posOffset>
              </wp:positionV>
              <wp:extent cx="591820" cy="131445"/>
              <wp:effectExtent l="0" t="0" r="0" b="0"/>
              <wp:wrapSquare wrapText="largest"/>
              <wp:docPr id="1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80"/>
        </w:tabs>
        <w:ind w:start="780" w:hanging="420"/>
      </w:pPr>
      <w:rPr>
        <w:lang w:eastAsia="zh-CN"/>
      </w:rPr>
    </w:lvl>
  </w:abstractNum>
  <w:abstractNum w:abstractNumId="3">
    <w:lvl w:ilvl="0">
      <w:start w:val="1"/>
      <w:numFmt w:val="decimal"/>
      <w:lvlText w:val="%1."/>
      <w:lvlJc w:val="start"/>
      <w:pPr>
        <w:tabs>
          <w:tab w:val="num" w:pos="780"/>
        </w:tabs>
        <w:ind w:start="780" w:hanging="420"/>
      </w:pPr>
      <w:rPr>
        <w:lang w:eastAsia="zh-CN"/>
      </w:rPr>
    </w:lvl>
  </w:abstractNum>
  <w:abstractNum w:abstractNumId="4">
    <w:lvl w:ilvl="0">
      <w:start w:val="1"/>
      <w:numFmt w:val="decimal"/>
      <w:lvlText w:val="%1."/>
      <w:lvlJc w:val="start"/>
      <w:pPr>
        <w:tabs>
          <w:tab w:val="num" w:pos="780"/>
        </w:tabs>
        <w:ind w:start="780" w:hanging="420"/>
      </w:pPr>
      <w:rPr>
        <w:lang w:val="en-CA" w:eastAsia="zh-CN"/>
      </w:rPr>
    </w:lvl>
  </w:abstractNum>
  <w:abstractNum w:abstractNumId="5">
    <w:lvl w:ilvl="0">
      <w:start w:val="1"/>
      <w:numFmt w:val="bullet"/>
      <w:lvlText w:val=""/>
      <w:lvlJc w:val="start"/>
      <w:pPr>
        <w:tabs>
          <w:tab w:val="num" w:pos="720"/>
        </w:tabs>
        <w:ind w:start="72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Wingdings" w:hAnsi="Wingdings" w:cs="Wingdings" w:hint="default"/>
      </w:rPr>
    </w:lvl>
  </w:abstractNum>
  <w:abstractNum w:abstractNumId="7">
    <w:lvl w:ilvl="0">
      <w:start w:val="1"/>
      <w:numFmt w:val="bullet"/>
      <w:lvlText w:val=""/>
      <w:lvlJc w:val="start"/>
      <w:pPr>
        <w:tabs>
          <w:tab w:val="num" w:pos="720"/>
        </w:tabs>
        <w:ind w:start="720" w:hanging="360"/>
      </w:pPr>
      <w:rPr>
        <w:rFonts w:ascii="Wingdings" w:hAnsi="Wingdings" w:cs="Wingdings" w:hint="default"/>
      </w:rPr>
    </w:lvl>
  </w:abstractNum>
  <w:abstractNum w:abstractNumId="8">
    <w:lvl w:ilvl="0">
      <w:start w:val="5"/>
      <w:numFmt w:val="decimal"/>
      <w:lvlText w:val="%1"/>
      <w:lvlJc w:val="start"/>
      <w:pPr>
        <w:tabs>
          <w:tab w:val="num" w:pos="360"/>
        </w:tabs>
        <w:ind w:start="360" w:hanging="360"/>
      </w:pPr>
      <w:rPr/>
    </w:lvl>
    <w:lvl w:ilvl="1">
      <w:start w:val="1"/>
      <w:numFmt w:val="decimal"/>
      <w:lvlText w:val="%1.%2"/>
      <w:lvlJc w:val="start"/>
      <w:pPr>
        <w:tabs>
          <w:tab w:val="num" w:pos="360"/>
        </w:tabs>
        <w:ind w:start="360" w:hanging="360"/>
      </w:pPr>
      <w:rPr/>
    </w:lvl>
    <w:lvl w:ilvl="2">
      <w:start w:val="3"/>
      <w:numFmt w:val="decimal"/>
      <w:lvlText w:val="%1.%2.%3"/>
      <w:lvlJc w:val="start"/>
      <w:pPr>
        <w:tabs>
          <w:tab w:val="num" w:pos="720"/>
        </w:tabs>
        <w:ind w:start="720" w:hanging="720"/>
      </w:pPr>
      <w:rPr/>
    </w:lvl>
    <w:lvl w:ilvl="3">
      <w:start w:val="3"/>
      <w:numFmt w:val="decimal"/>
      <w:lvlText w:val="%1.%2.%3.%4"/>
      <w:lvlJc w:val="start"/>
      <w:pPr>
        <w:tabs>
          <w:tab w:val="num" w:pos="720"/>
        </w:tabs>
        <w:ind w:start="720" w:hanging="720"/>
      </w:pPr>
      <w:rPr/>
    </w:lvl>
    <w:lvl w:ilvl="4">
      <w:start w:val="2"/>
      <w:numFmt w:val="decimal"/>
      <w:lvlText w:val="%1.%2.%3.%4.%5"/>
      <w:lvlJc w:val="start"/>
      <w:pPr>
        <w:tabs>
          <w:tab w:val="num" w:pos="1080"/>
        </w:tabs>
        <w:ind w:start="1080" w:hanging="1080"/>
      </w:pPr>
      <w:rPr/>
    </w:lvl>
    <w:lvl w:ilvl="5">
      <w:start w:val="1"/>
      <w:numFmt w:val="decimal"/>
      <w:lvlText w:val="%1.%2.%3.%4.%5.%6"/>
      <w:lvlJc w:val="start"/>
      <w:pPr>
        <w:tabs>
          <w:tab w:val="num" w:pos="1080"/>
        </w:tabs>
        <w:ind w:start="1080" w:hanging="1080"/>
      </w:pPr>
      <w:rPr/>
    </w:lvl>
    <w:lvl w:ilvl="6">
      <w:start w:val="1"/>
      <w:numFmt w:val="decimal"/>
      <w:lvlText w:val="%1.%2.%3.%4.%5.%6.%7"/>
      <w:lvlJc w:val="start"/>
      <w:pPr>
        <w:tabs>
          <w:tab w:val="num" w:pos="1440"/>
        </w:tabs>
        <w:ind w:start="1440" w:hanging="1440"/>
      </w:pPr>
      <w:rPr/>
    </w:lvl>
    <w:lvl w:ilvl="7">
      <w:start w:val="1"/>
      <w:numFmt w:val="decimal"/>
      <w:lvlText w:val="%1.%2.%3.%4.%5.%6.%7.%8"/>
      <w:lvlJc w:val="start"/>
      <w:pPr>
        <w:tabs>
          <w:tab w:val="num" w:pos="1440"/>
        </w:tabs>
        <w:ind w:start="1440" w:hanging="1440"/>
      </w:pPr>
      <w:rPr/>
    </w:lvl>
    <w:lvl w:ilvl="8">
      <w:start w:val="1"/>
      <w:numFmt w:val="decimal"/>
      <w:lvlText w:val="%1.%2.%3.%4.%5.%6.%7.%8.%9"/>
      <w:lvlJc w:val="start"/>
      <w:pPr>
        <w:tabs>
          <w:tab w:val="num" w:pos="1800"/>
        </w:tabs>
        <w:ind w:start="1800" w:hanging="1800"/>
      </w:pPr>
      <w:rPr/>
    </w:lvl>
  </w:abstractNum>
  <w:abstractNum w:abstractNumId="9">
    <w:lvl w:ilvl="0">
      <w:start w:val="1"/>
      <w:numFmt w:val="bullet"/>
      <w:lvlText w:val=""/>
      <w:lvlJc w:val="start"/>
      <w:pPr>
        <w:tabs>
          <w:tab w:val="num" w:pos="720"/>
        </w:tabs>
        <w:ind w:start="720" w:hanging="360"/>
      </w:pPr>
      <w:rPr>
        <w:rFonts w:ascii="Wingdings" w:hAnsi="Wingdings" w:cs="Wingdings"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abstractNum>
  <w:abstractNum w:abstractNumId="11">
    <w:lvl w:ilvl="0">
      <w:start w:val="1"/>
      <w:numFmt w:val="bullet"/>
      <w:lvlText w:val=""/>
      <w:lvlJc w:val="start"/>
      <w:pPr>
        <w:tabs>
          <w:tab w:val="num" w:pos="1080"/>
        </w:tabs>
        <w:ind w:start="1080" w:hanging="360"/>
      </w:pPr>
      <w:rPr>
        <w:rFonts w:ascii="Wingdings" w:hAnsi="Wingdings" w:cs="Wingdings" w:hint="default"/>
      </w:rPr>
    </w:lvl>
  </w:abstractNum>
  <w:abstractNum w:abstractNumId="12">
    <w:lvl w:ilvl="0">
      <w:start w:val="1"/>
      <w:numFmt w:val="decimal"/>
      <w:lvlText w:val="%1."/>
      <w:lvlJc w:val="start"/>
      <w:pPr>
        <w:tabs>
          <w:tab w:val="num" w:pos="780"/>
        </w:tabs>
        <w:ind w:start="780" w:hanging="420"/>
      </w:pPr>
      <w:rPr>
        <w:lang w:val="en-CA" w:eastAsia="zh-CN"/>
      </w:rPr>
    </w:lvl>
  </w:abstractNum>
  <w:abstractNum w:abstractNumId="13">
    <w:lvl w:ilvl="0">
      <w:start w:val="1"/>
      <w:numFmt w:val="bullet"/>
      <w:lvlText w:val=""/>
      <w:lvlJc w:val="start"/>
      <w:pPr>
        <w:tabs>
          <w:tab w:val="num" w:pos="720"/>
        </w:tabs>
        <w:ind w:start="720" w:hanging="360"/>
      </w:pPr>
      <w:rPr>
        <w:rFonts w:ascii="Wingdings" w:hAnsi="Wingdings" w:cs="Wingdings" w:hint="default"/>
      </w:rPr>
    </w:lvl>
  </w:abstractNum>
  <w:abstractNum w:abstractNumId="14">
    <w:lvl w:ilvl="0">
      <w:start w:val="1"/>
      <w:numFmt w:val="bullet"/>
      <w:lvlText w:val=""/>
      <w:lvlJc w:val="start"/>
      <w:pPr>
        <w:tabs>
          <w:tab w:val="num" w:pos="720"/>
        </w:tabs>
        <w:ind w:start="720" w:hanging="360"/>
      </w:pPr>
      <w:rPr>
        <w:rFonts w:ascii="Wingdings" w:hAnsi="Wingdings" w:cs="Wingdings" w:hint="default"/>
      </w:rPr>
    </w:lvl>
  </w:abstractNum>
  <w:abstractNum w:abstractNumId="15">
    <w:lvl w:ilvl="0">
      <w:start w:val="1"/>
      <w:numFmt w:val="decimal"/>
      <w:lvlText w:val="%1."/>
      <w:lvlJc w:val="start"/>
      <w:pPr>
        <w:tabs>
          <w:tab w:val="num" w:pos="720"/>
        </w:tabs>
        <w:ind w:start="720" w:hanging="360"/>
      </w:pPr>
      <w:rPr>
        <w:lang w:val="en-CA"/>
      </w:rPr>
    </w:lvl>
  </w:abstractNum>
  <w:abstractNum w:abstractNumId="16">
    <w:lvl w:ilvl="0">
      <w:start w:val="1"/>
      <w:numFmt w:val="bullet"/>
      <w:lvlText w:val=""/>
      <w:lvlJc w:val="start"/>
      <w:pPr>
        <w:tabs>
          <w:tab w:val="num" w:pos="720"/>
        </w:tabs>
        <w:ind w:start="720" w:hanging="360"/>
      </w:pPr>
      <w:rPr>
        <w:rFonts w:ascii="Wingdings" w:hAnsi="Wingdings" w:cs="Wingdings" w:hint="default"/>
      </w:rPr>
    </w:lvl>
  </w:abstractNum>
  <w:abstractNum w:abstractNumId="17">
    <w:lvl w:ilvl="0">
      <w:start w:val="6"/>
      <w:numFmt w:val="decimal"/>
      <w:lvlText w:val="%1-"/>
      <w:lvlJc w:val="start"/>
      <w:pPr>
        <w:tabs>
          <w:tab w:val="num" w:pos="405"/>
        </w:tabs>
        <w:ind w:start="405" w:hanging="405"/>
      </w:pPr>
      <w:rPr>
        <w:lang w:val="en-CA"/>
      </w:rPr>
    </w:lvl>
    <w:lvl w:ilvl="1">
      <w:start w:val="11"/>
      <w:numFmt w:val="decimal"/>
      <w:lvlText w:val="%1.%2."/>
      <w:lvlJc w:val="start"/>
      <w:pPr>
        <w:tabs>
          <w:tab w:val="num" w:pos="765"/>
        </w:tabs>
        <w:ind w:start="765" w:hanging="405"/>
      </w:pPr>
      <w:rPr>
        <w:lang w:val="en-CA"/>
      </w:rPr>
    </w:lvl>
    <w:lvl w:ilvl="2">
      <w:start w:val="1"/>
      <w:numFmt w:val="decimal"/>
      <w:lvlText w:val="%1.%2.%3."/>
      <w:lvlJc w:val="start"/>
      <w:pPr>
        <w:tabs>
          <w:tab w:val="num" w:pos="1440"/>
        </w:tabs>
        <w:ind w:start="1440" w:hanging="720"/>
      </w:pPr>
      <w:rPr>
        <w:lang w:val="en-CA"/>
      </w:rPr>
    </w:lvl>
    <w:lvl w:ilvl="3">
      <w:start w:val="1"/>
      <w:numFmt w:val="decimal"/>
      <w:lvlText w:val="%1.%2.%3.%4."/>
      <w:lvlJc w:val="start"/>
      <w:pPr>
        <w:tabs>
          <w:tab w:val="num" w:pos="1800"/>
        </w:tabs>
        <w:ind w:start="1800" w:hanging="720"/>
      </w:pPr>
      <w:rPr>
        <w:lang w:val="en-CA"/>
      </w:rPr>
    </w:lvl>
    <w:lvl w:ilvl="4">
      <w:start w:val="1"/>
      <w:numFmt w:val="decimal"/>
      <w:lvlText w:val="%1.%2.%3.%4.%5."/>
      <w:lvlJc w:val="start"/>
      <w:pPr>
        <w:tabs>
          <w:tab w:val="num" w:pos="2520"/>
        </w:tabs>
        <w:ind w:start="2520" w:hanging="1080"/>
      </w:pPr>
      <w:rPr>
        <w:lang w:val="en-CA"/>
      </w:rPr>
    </w:lvl>
    <w:lvl w:ilvl="5">
      <w:start w:val="1"/>
      <w:numFmt w:val="lowerRoman"/>
      <w:lvlText w:val="%1.%2.%3.%4.%5.%6."/>
      <w:lvlJc w:val="start"/>
      <w:pPr>
        <w:tabs>
          <w:tab w:val="num" w:pos="3240"/>
        </w:tabs>
        <w:ind w:start="3240" w:hanging="1440"/>
      </w:pPr>
      <w:rPr>
        <w:lang w:val="en-CA"/>
      </w:rPr>
    </w:lvl>
    <w:lvl w:ilvl="6">
      <w:start w:val="1"/>
      <w:numFmt w:val="decimal"/>
      <w:lvlText w:val="%1.%2.%3.%4.%5.%6.%7."/>
      <w:lvlJc w:val="start"/>
      <w:pPr>
        <w:tabs>
          <w:tab w:val="num" w:pos="3240"/>
        </w:tabs>
        <w:ind w:start="3240" w:hanging="1080"/>
      </w:pPr>
      <w:rPr>
        <w:lang w:val="en-CA"/>
      </w:rPr>
    </w:lvl>
    <w:lvl w:ilvl="7">
      <w:start w:val="1"/>
      <w:numFmt w:val="decimal"/>
      <w:lvlText w:val="%1.%2.%3.%4.%5.%6.%7.%8."/>
      <w:lvlJc w:val="start"/>
      <w:pPr>
        <w:tabs>
          <w:tab w:val="num" w:pos="3960"/>
        </w:tabs>
        <w:ind w:start="3960" w:hanging="1440"/>
      </w:pPr>
      <w:rPr>
        <w:lang w:val="en-CA"/>
      </w:rPr>
    </w:lvl>
    <w:lvl w:ilvl="8">
      <w:start w:val="1"/>
      <w:numFmt w:val="decimal"/>
      <w:lvlText w:val="%1.%2.%3.%4.%5.%6.%7.%8.%9."/>
      <w:lvlJc w:val="start"/>
      <w:pPr>
        <w:tabs>
          <w:tab w:val="num" w:pos="4320"/>
        </w:tabs>
        <w:ind w:start="4320" w:hanging="1440"/>
      </w:pPr>
      <w:rPr>
        <w:lang w:val="en-CA"/>
      </w:rPr>
    </w:lvl>
  </w:abstractNum>
  <w:abstractNum w:abstractNumId="18">
    <w:lvl w:ilvl="0">
      <w:start w:val="1"/>
      <w:numFmt w:val="bullet"/>
      <w:lvlText w:val=""/>
      <w:lvlJc w:val="start"/>
      <w:pPr>
        <w:tabs>
          <w:tab w:val="num" w:pos="720"/>
        </w:tabs>
        <w:ind w:start="720" w:hanging="360"/>
      </w:pPr>
      <w:rPr>
        <w:rFonts w:ascii="Symbol" w:hAnsi="Symbol" w:cs="Symbol" w:hint="default"/>
      </w:rPr>
    </w:lvl>
  </w:abstractNum>
  <w:abstractNum w:abstractNumId="19">
    <w:lvl w:ilvl="0">
      <w:start w:val="13"/>
      <w:numFmt w:val="decimal"/>
      <w:lvlText w:val="%1."/>
      <w:lvlJc w:val="start"/>
      <w:pPr>
        <w:tabs>
          <w:tab w:val="num" w:pos="720"/>
        </w:tabs>
        <w:ind w:start="720" w:hanging="360"/>
      </w:pPr>
      <w:rPr/>
    </w:lvl>
  </w:abstractNum>
  <w:abstractNum w:abstractNumId="20">
    <w:lvl w:ilvl="0">
      <w:start w:val="5"/>
      <w:numFmt w:val="decimal"/>
      <w:lvlText w:val="%1"/>
      <w:lvlJc w:val="start"/>
      <w:pPr>
        <w:tabs>
          <w:tab w:val="num" w:pos="1695"/>
        </w:tabs>
        <w:ind w:start="1695" w:hanging="1695"/>
      </w:pPr>
      <w:rPr/>
    </w:lvl>
    <w:lvl w:ilvl="1">
      <w:start w:val="1"/>
      <w:numFmt w:val="decimal"/>
      <w:lvlText w:val="%1.%2"/>
      <w:lvlJc w:val="start"/>
      <w:pPr>
        <w:tabs>
          <w:tab w:val="num" w:pos="1695"/>
        </w:tabs>
        <w:ind w:start="1695" w:hanging="1695"/>
      </w:pPr>
      <w:rPr/>
    </w:lvl>
    <w:lvl w:ilvl="2">
      <w:start w:val="3"/>
      <w:numFmt w:val="decimal"/>
      <w:lvlText w:val="%1.%2.%3"/>
      <w:lvlJc w:val="start"/>
      <w:pPr>
        <w:tabs>
          <w:tab w:val="num" w:pos="1695"/>
        </w:tabs>
        <w:ind w:start="1695" w:hanging="1695"/>
      </w:pPr>
      <w:rPr/>
    </w:lvl>
    <w:lvl w:ilvl="3">
      <w:start w:val="1"/>
      <w:numFmt w:val="decimal"/>
      <w:lvlText w:val="%1.%2.%3.%4"/>
      <w:lvlJc w:val="start"/>
      <w:pPr>
        <w:tabs>
          <w:tab w:val="num" w:pos="1695"/>
        </w:tabs>
        <w:ind w:start="1695" w:hanging="1695"/>
      </w:pPr>
      <w:rPr/>
    </w:lvl>
    <w:lvl w:ilvl="4">
      <w:start w:val="2"/>
      <w:numFmt w:val="decimal"/>
      <w:lvlText w:val="%1.%2.%3.%4.%5"/>
      <w:lvlJc w:val="start"/>
      <w:pPr>
        <w:tabs>
          <w:tab w:val="num" w:pos="1695"/>
        </w:tabs>
        <w:ind w:start="1695" w:hanging="1695"/>
      </w:pPr>
      <w:rPr/>
    </w:lvl>
    <w:lvl w:ilvl="5">
      <w:start w:val="1"/>
      <w:numFmt w:val="decimal"/>
      <w:lvlText w:val="%1.%2.%3.%4.%5.%6"/>
      <w:lvlJc w:val="start"/>
      <w:pPr>
        <w:tabs>
          <w:tab w:val="num" w:pos="1695"/>
        </w:tabs>
        <w:ind w:start="1695" w:hanging="1695"/>
      </w:pPr>
      <w:rPr/>
    </w:lvl>
    <w:lvl w:ilvl="6">
      <w:start w:val="1"/>
      <w:numFmt w:val="decimal"/>
      <w:lvlText w:val="%1.%2.%3.%4.%5.%6.%7"/>
      <w:lvlJc w:val="start"/>
      <w:pPr>
        <w:tabs>
          <w:tab w:val="num" w:pos="1695"/>
        </w:tabs>
        <w:ind w:start="1695" w:hanging="1695"/>
      </w:pPr>
      <w:rPr/>
    </w:lvl>
    <w:lvl w:ilvl="7">
      <w:start w:val="1"/>
      <w:numFmt w:val="decimal"/>
      <w:lvlText w:val="%1.%2.%3.%4.%5.%6.%7.%8"/>
      <w:lvlJc w:val="start"/>
      <w:pPr>
        <w:tabs>
          <w:tab w:val="num" w:pos="1695"/>
        </w:tabs>
        <w:ind w:start="1695" w:hanging="1695"/>
      </w:pPr>
      <w:rPr/>
    </w:lvl>
    <w:lvl w:ilvl="8">
      <w:start w:val="1"/>
      <w:numFmt w:val="decimal"/>
      <w:lvlText w:val="%1.%2.%3.%4.%5.%6.%7.%8.%9"/>
      <w:lvlJc w:val="start"/>
      <w:pPr>
        <w:tabs>
          <w:tab w:val="num" w:pos="1695"/>
        </w:tabs>
        <w:ind w:start="1695" w:hanging="1695"/>
      </w:pPr>
      <w:rPr/>
    </w:lvl>
  </w:abstractNum>
  <w:abstractNum w:abstractNumId="21">
    <w:lvl w:ilvl="0">
      <w:start w:val="1"/>
      <w:numFmt w:val="decimal"/>
      <w:lvlText w:val="%1."/>
      <w:lvlJc w:val="start"/>
      <w:pPr>
        <w:tabs>
          <w:tab w:val="num" w:pos="780"/>
        </w:tabs>
        <w:ind w:start="780" w:hanging="420"/>
      </w:pPr>
      <w:rPr>
        <w:lang w:val="en-CA" w:eastAsia="zh-CN"/>
      </w:rPr>
    </w:lvl>
  </w:abstractNum>
  <w:abstractNum w:abstractNumId="22">
    <w:lvl w:ilvl="0">
      <w:start w:val="1"/>
      <w:numFmt w:val="bullet"/>
      <w:lvlText w:val=""/>
      <w:lvlJc w:val="start"/>
      <w:pPr>
        <w:tabs>
          <w:tab w:val="num" w:pos="1080"/>
        </w:tabs>
        <w:ind w:start="1080" w:hanging="360"/>
      </w:pPr>
      <w:rPr>
        <w:rFonts w:ascii="Wingdings" w:hAnsi="Wingdings" w:cs="Wingdings" w:hint="default"/>
      </w:rPr>
    </w:lvl>
  </w:abstractNum>
  <w:abstractNum w:abstractNumId="23">
    <w:lvl w:ilvl="0">
      <w:start w:val="1"/>
      <w:numFmt w:val="decimal"/>
      <w:lvlText w:val="%1."/>
      <w:lvlJc w:val="start"/>
      <w:pPr>
        <w:tabs>
          <w:tab w:val="num" w:pos="720"/>
        </w:tabs>
        <w:ind w:start="720" w:hanging="360"/>
      </w:pPr>
      <w:rPr>
        <w:lang w:val="en-CA" w:eastAsia="zh-CN"/>
      </w:rPr>
    </w:lvl>
  </w:abstractNum>
  <w:abstractNum w:abstractNumId="24">
    <w:lvl w:ilvl="0">
      <w:start w:val="1"/>
      <w:numFmt w:val="decimal"/>
      <w:lvlText w:val="%1."/>
      <w:lvlJc w:val="start"/>
      <w:pPr>
        <w:tabs>
          <w:tab w:val="num" w:pos="780"/>
        </w:tabs>
        <w:ind w:start="780" w:hanging="420"/>
      </w:pPr>
      <w:rPr>
        <w:lang w:val="en-CA" w:eastAsia="zh-CN"/>
      </w:rPr>
    </w:lvl>
  </w:abstractNum>
  <w:abstractNum w:abstractNumId="25">
    <w:lvl w:ilvl="0">
      <w:start w:val="1"/>
      <w:numFmt w:val="decimal"/>
      <w:lvlText w:val="%1."/>
      <w:lvlJc w:val="start"/>
      <w:pPr>
        <w:tabs>
          <w:tab w:val="num" w:pos="780"/>
        </w:tabs>
        <w:ind w:start="780" w:hanging="420"/>
      </w:pPr>
      <w:rPr>
        <w:lang w:eastAsia="zh-CN"/>
      </w:rPr>
    </w:lvl>
  </w:abstractNum>
  <w:abstractNum w:abstractNumId="26">
    <w:lvl w:ilvl="0">
      <w:start w:val="1"/>
      <w:numFmt w:val="decimal"/>
      <w:lvlText w:val="%1."/>
      <w:lvlJc w:val="start"/>
      <w:pPr>
        <w:tabs>
          <w:tab w:val="num" w:pos="780"/>
        </w:tabs>
        <w:ind w:start="780" w:hanging="420"/>
      </w:pPr>
      <w:rPr>
        <w:lang w:val="en-CA" w:eastAsia="zh-CN"/>
      </w:rPr>
    </w:lvl>
  </w:abstractNum>
  <w:abstractNum w:abstractNumId="27">
    <w:lvl w:ilvl="0">
      <w:start w:val="1"/>
      <w:numFmt w:val="decimal"/>
      <w:lvlText w:val="%1."/>
      <w:lvlJc w:val="start"/>
      <w:pPr>
        <w:tabs>
          <w:tab w:val="num" w:pos="780"/>
        </w:tabs>
        <w:ind w:start="780" w:hanging="420"/>
      </w:pPr>
      <w:rPr>
        <w:lang w:val="en-CA" w:eastAsia="zh-CN"/>
      </w:rPr>
    </w:lvl>
    <w:lvl w:ilvl="1">
      <w:start w:val="1"/>
      <w:numFmt w:val="decimal"/>
      <w:lvlText w:val="%2)"/>
      <w:lvlJc w:val="start"/>
      <w:pPr>
        <w:tabs>
          <w:tab w:val="num" w:pos="1140"/>
        </w:tabs>
        <w:ind w:start="1140" w:hanging="360"/>
      </w:pPr>
      <w:rPr>
        <w:lang w:eastAsia="zh-CN"/>
      </w:rPr>
    </w:lvl>
    <w:lvl w:ilvl="2">
      <w:start w:val="1"/>
      <w:numFmt w:val="lowerRoman"/>
      <w:lvlText w:val="%3."/>
      <w:lvlJc w:val="end"/>
      <w:pPr>
        <w:tabs>
          <w:tab w:val="num" w:pos="1620"/>
        </w:tabs>
        <w:ind w:start="1620" w:hanging="420"/>
      </w:pPr>
      <w:rPr/>
    </w:lvl>
    <w:lvl w:ilvl="3">
      <w:start w:val="1"/>
      <w:numFmt w:val="decimal"/>
      <w:lvlText w:val="%4."/>
      <w:lvlJc w:val="start"/>
      <w:pPr>
        <w:tabs>
          <w:tab w:val="num" w:pos="2040"/>
        </w:tabs>
        <w:ind w:start="2040" w:hanging="420"/>
      </w:pPr>
      <w:rPr/>
    </w:lvl>
    <w:lvl w:ilvl="4">
      <w:start w:val="1"/>
      <w:numFmt w:val="lowerLetter"/>
      <w:lvlText w:val="%5)"/>
      <w:lvlJc w:val="start"/>
      <w:pPr>
        <w:tabs>
          <w:tab w:val="num" w:pos="2460"/>
        </w:tabs>
        <w:ind w:start="2460" w:hanging="420"/>
      </w:pPr>
      <w:rPr/>
    </w:lvl>
    <w:lvl w:ilvl="5">
      <w:start w:val="1"/>
      <w:numFmt w:val="lowerRoman"/>
      <w:lvlText w:val="%6."/>
      <w:lvlJc w:val="end"/>
      <w:pPr>
        <w:tabs>
          <w:tab w:val="num" w:pos="2880"/>
        </w:tabs>
        <w:ind w:start="2880" w:hanging="420"/>
      </w:pPr>
      <w:rPr/>
    </w:lvl>
    <w:lvl w:ilvl="6">
      <w:start w:val="1"/>
      <w:numFmt w:val="decimal"/>
      <w:lvlText w:val="%7."/>
      <w:lvlJc w:val="start"/>
      <w:pPr>
        <w:tabs>
          <w:tab w:val="num" w:pos="3300"/>
        </w:tabs>
        <w:ind w:start="3300" w:hanging="420"/>
      </w:pPr>
      <w:rPr/>
    </w:lvl>
    <w:lvl w:ilvl="7">
      <w:start w:val="1"/>
      <w:numFmt w:val="lowerLetter"/>
      <w:lvlText w:val="%8)"/>
      <w:lvlJc w:val="start"/>
      <w:pPr>
        <w:tabs>
          <w:tab w:val="num" w:pos="3720"/>
        </w:tabs>
        <w:ind w:start="3720" w:hanging="420"/>
      </w:pPr>
      <w:rPr/>
    </w:lvl>
    <w:lvl w:ilvl="8">
      <w:start w:val="1"/>
      <w:numFmt w:val="lowerRoman"/>
      <w:lvlText w:val="%9."/>
      <w:lvlJc w:val="end"/>
      <w:pPr>
        <w:tabs>
          <w:tab w:val="num" w:pos="4140"/>
        </w:tabs>
        <w:ind w:start="4140" w:hanging="420"/>
      </w:pPr>
      <w:rPr/>
    </w:lvl>
  </w:abstractNum>
  <w:abstractNum w:abstractNumId="28">
    <w:lvl w:ilvl="0">
      <w:start w:val="1"/>
      <w:numFmt w:val="bullet"/>
      <w:lvlText w:val=""/>
      <w:lvlJc w:val="start"/>
      <w:pPr>
        <w:tabs>
          <w:tab w:val="num" w:pos="720"/>
        </w:tabs>
        <w:ind w:start="720" w:hanging="360"/>
      </w:pPr>
      <w:rPr>
        <w:rFonts w:ascii="Wingdings" w:hAnsi="Wingdings" w:cs="Wingdings" w:hint="default"/>
      </w:rPr>
    </w:lvl>
  </w:abstractNum>
  <w:abstractNum w:abstractNumId="29">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lowerRoman"/>
      <w:lvlText w:val="%3."/>
      <w:lvlJc w:val="end"/>
      <w:pPr>
        <w:tabs>
          <w:tab w:val="num" w:pos="2160"/>
        </w:tabs>
        <w:ind w:start="2160" w:hanging="180"/>
      </w:pPr>
      <w:rPr/>
    </w:lvl>
    <w:lvl w:ilvl="3">
      <w:start w:val="1"/>
      <w:numFmt w:val="decimal"/>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Roman"/>
      <w:lvlText w:val="%6."/>
      <w:lvlJc w:val="end"/>
      <w:pPr>
        <w:tabs>
          <w:tab w:val="num" w:pos="4320"/>
        </w:tabs>
        <w:ind w:start="4320" w:hanging="180"/>
      </w:pPr>
      <w:rPr/>
    </w:lvl>
    <w:lvl w:ilvl="6">
      <w:start w:val="1"/>
      <w:numFmt w:val="decimal"/>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Roman"/>
      <w:lvlText w:val="%9."/>
      <w:lvlJc w:val="end"/>
      <w:pPr>
        <w:tabs>
          <w:tab w:val="num" w:pos="6480"/>
        </w:tabs>
        <w:ind w:start="6480" w:hanging="180"/>
      </w:pPr>
      <w:rPr/>
    </w:lvl>
  </w:abstractNum>
  <w:abstractNum w:abstractNumId="30">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2">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lang w:eastAsia="zh-CN"/>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4z0">
    <w:name w:val="WW8Num4z0"/>
    <w:qFormat/>
    <w:rPr>
      <w:lang w:eastAsia="zh-CN"/>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lang w:val="en-CA" w:eastAsia="zh-CN"/>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lang w:val="en-US" w:eastAsia="zh-C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Times New Roman" w:hAnsi="Times New Roman" w:eastAsia="SimSun;宋体" w:cs="Times New Roman"/>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Wingdings" w:hAnsi="Wingdings" w:cs="Wingdings"/>
      <w:lang w:eastAsia="zh-CN"/>
    </w:rPr>
  </w:style>
  <w:style w:type="character" w:styleId="WW8Num10z1">
    <w:name w:val="WW8Num10z1"/>
    <w:qFormat/>
    <w:rPr/>
  </w:style>
  <w:style w:type="character" w:styleId="WW8Num10z3">
    <w:name w:val="WW8Num10z3"/>
    <w:qFormat/>
    <w:rPr>
      <w:rFonts w:ascii="Symbol" w:hAnsi="Symbol" w:cs="Symbol"/>
    </w:rPr>
  </w:style>
  <w:style w:type="character" w:styleId="WW8Num10z4">
    <w:name w:val="WW8Num10z4"/>
    <w:qFormat/>
    <w:rPr>
      <w:rFonts w:ascii="Courier New" w:hAnsi="Courier New" w:cs="Courier New"/>
    </w:rPr>
  </w:style>
  <w:style w:type="character" w:styleId="WW8Num11z0">
    <w:name w:val="WW8Num11z0"/>
    <w:qFormat/>
    <w:rPr>
      <w:rFonts w:ascii="Wingdings" w:hAnsi="Wingdings" w:cs="Wingdings"/>
    </w:rPr>
  </w:style>
  <w:style w:type="character" w:styleId="WW8Num11z1">
    <w:name w:val="WW8Num11z1"/>
    <w:qFormat/>
    <w:rPr>
      <w:rFonts w:ascii="Courier New" w:hAnsi="Courier New" w:cs="Courier New"/>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Wingdings" w:hAnsi="Wingdings" w:cs="Wingdings"/>
    </w:rPr>
  </w:style>
  <w:style w:type="character" w:styleId="WW8Num13z1">
    <w:name w:val="WW8Num13z1"/>
    <w:qFormat/>
    <w:rPr>
      <w:rFonts w:ascii="Courier New" w:hAnsi="Courier New" w:cs="Courier New"/>
    </w:rPr>
  </w:style>
  <w:style w:type="character" w:styleId="WW8Num13z3">
    <w:name w:val="WW8Num13z3"/>
    <w:qFormat/>
    <w:rPr>
      <w:rFonts w:ascii="Symbol" w:hAnsi="Symbol" w:cs="Symbol"/>
    </w:rPr>
  </w:style>
  <w:style w:type="character" w:styleId="WW8Num14z0">
    <w:name w:val="WW8Num14z0"/>
    <w:qFormat/>
    <w:rPr>
      <w:rFonts w:ascii="Symbol" w:hAnsi="Symbol" w:cs="Symbol"/>
      <w:lang w:val="en-US" w:eastAsia="zh-CN"/>
    </w:rPr>
  </w:style>
  <w:style w:type="character" w:styleId="WW8Num14z1">
    <w:name w:val="WW8Num14z1"/>
    <w:qFormat/>
    <w:rPr>
      <w:rFonts w:ascii="Times New Roman" w:hAnsi="Times New Roman" w:cs="Times New Roman"/>
    </w:rPr>
  </w:style>
  <w:style w:type="character" w:styleId="WW8Num15z0">
    <w:name w:val="WW8Num15z0"/>
    <w:qFormat/>
    <w:rPr>
      <w:rFonts w:ascii="Wingdings" w:hAnsi="Wingdings" w:cs="Wingdings"/>
      <w:lang w:val="en-US" w:eastAsia="zh-CN"/>
    </w:rPr>
  </w:style>
  <w:style w:type="character" w:styleId="WW8Num15z1">
    <w:name w:val="WW8Num15z1"/>
    <w:qFormat/>
    <w:rPr>
      <w:rFonts w:ascii="Courier New" w:hAnsi="Courier New" w:cs="Courier New"/>
    </w:rPr>
  </w:style>
  <w:style w:type="character" w:styleId="WW8Num15z3">
    <w:name w:val="WW8Num15z3"/>
    <w:qFormat/>
    <w:rPr>
      <w:rFonts w:ascii="Symbol" w:hAnsi="Symbol" w:cs="Symbol"/>
    </w:rPr>
  </w:style>
  <w:style w:type="character" w:styleId="WW8Num16z0">
    <w:name w:val="WW8Num16z0"/>
    <w:qFormat/>
    <w:rPr>
      <w:lang w:val="en-CA" w:eastAsia="zh-CN"/>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Wingdings" w:hAnsi="Wingdings" w:cs="Wingdings"/>
      <w:lang w:val="en-CA" w:eastAsia="zh-CN"/>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19z0">
    <w:name w:val="WW8Num19z0"/>
    <w:qFormat/>
    <w:rPr>
      <w:lang w:val="en-CA"/>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Wingdings" w:hAnsi="Wingdings" w:cs="Wingdings"/>
    </w:rPr>
  </w:style>
  <w:style w:type="character" w:styleId="WW8Num20z1">
    <w:name w:val="WW8Num20z1"/>
    <w:qFormat/>
    <w:rPr>
      <w:rFonts w:ascii="Courier New" w:hAnsi="Courier New" w:cs="Courier New"/>
    </w:rPr>
  </w:style>
  <w:style w:type="character" w:styleId="WW8Num20z3">
    <w:name w:val="WW8Num20z3"/>
    <w:qFormat/>
    <w:rPr>
      <w:rFonts w:ascii="Symbol" w:hAnsi="Symbol" w:cs="Symbol"/>
    </w:rPr>
  </w:style>
  <w:style w:type="character" w:styleId="WW8Num21z0">
    <w:name w:val="WW8Num21z0"/>
    <w:qFormat/>
    <w:rPr>
      <w:color w:val="000000"/>
    </w:rPr>
  </w:style>
  <w:style w:type="character" w:styleId="WW8Num22z0">
    <w:name w:val="WW8Num22z0"/>
    <w:qFormat/>
    <w:rPr>
      <w:lang w:val="en-CA"/>
    </w:rPr>
  </w:style>
  <w:style w:type="character" w:styleId="WW8Num23z0">
    <w:name w:val="WW8Num23z0"/>
    <w:qFormat/>
    <w:rPr>
      <w:rFonts w:ascii="Symbol" w:hAnsi="Symbol" w:cs="Symbol"/>
      <w:lang w:val="en-US" w:eastAsia="zh-CN"/>
    </w:rPr>
  </w:style>
  <w:style w:type="character" w:styleId="WW8Num23z1">
    <w:name w:val="WW8Num23z1"/>
    <w:qFormat/>
    <w:rPr>
      <w:rFonts w:ascii="Times New Roman" w:hAnsi="Times New Roman" w:cs="Times New Roman"/>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lang w:val="en-CA" w:eastAsia="zh-CN"/>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9z0">
    <w:name w:val="WW8Num29z0"/>
    <w:qFormat/>
    <w:rPr>
      <w:rFonts w:ascii="Wingdings" w:hAnsi="Wingdings" w:cs="Wingdings"/>
    </w:rPr>
  </w:style>
  <w:style w:type="character" w:styleId="WW8Num29z1">
    <w:name w:val="WW8Num29z1"/>
    <w:qFormat/>
    <w:rPr>
      <w:rFonts w:ascii="Courier New" w:hAnsi="Courier New" w:cs="Courier New"/>
    </w:rPr>
  </w:style>
  <w:style w:type="character" w:styleId="WW8Num29z3">
    <w:name w:val="WW8Num29z3"/>
    <w:qFormat/>
    <w:rPr>
      <w:rFonts w:ascii="Symbol" w:hAnsi="Symbol" w:cs="Symbol"/>
    </w:rPr>
  </w:style>
  <w:style w:type="character" w:styleId="WW8Num30z0">
    <w:name w:val="WW8Num30z0"/>
    <w:qFormat/>
    <w:rPr>
      <w:lang w:val="en-CA" w:eastAsia="zh-CN"/>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lang w:val="en-CA" w:eastAsia="zh-CN"/>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lang w:eastAsia="zh-CN"/>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lang w:val="en-CA" w:eastAsia="zh-CN"/>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lang w:val="en-CA" w:eastAsia="zh-CN"/>
    </w:rPr>
  </w:style>
  <w:style w:type="character" w:styleId="WW8Num34z1">
    <w:name w:val="WW8Num34z1"/>
    <w:qFormat/>
    <w:rPr>
      <w:lang w:eastAsia="zh-CN"/>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style>
  <w:style w:type="character" w:styleId="WW8Num36z0">
    <w:name w:val="WW8Num36z0"/>
    <w:qFormat/>
    <w:rPr/>
  </w:style>
  <w:style w:type="character" w:styleId="WW8Num37z0">
    <w:name w:val="WW8Num37z0"/>
    <w:qFormat/>
    <w:rPr>
      <w:rFonts w:ascii="Wingdings" w:hAnsi="Wingdings" w:cs="Wingdings"/>
    </w:rPr>
  </w:style>
  <w:style w:type="character" w:styleId="WW8Num37z1">
    <w:name w:val="WW8Num37z1"/>
    <w:qFormat/>
    <w:rPr>
      <w:rFonts w:ascii="Courier New" w:hAnsi="Courier New" w:cs="Courier New"/>
    </w:rPr>
  </w:style>
  <w:style w:type="character" w:styleId="WW8Num37z3">
    <w:name w:val="WW8Num37z3"/>
    <w:qFormat/>
    <w:rPr>
      <w:rFonts w:ascii="Symbol" w:hAnsi="Symbol" w:cs="Symbol"/>
    </w:rPr>
  </w:style>
  <w:style w:type="character" w:styleId="WW8Num38z0">
    <w:name w:val="WW8Num38z0"/>
    <w:qFormat/>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EditorsNoteChar">
    <w:name w:val="Editor's Note Char"/>
    <w:basedOn w:val="DefaultParagraphFont"/>
    <w:qFormat/>
    <w:rPr>
      <w:color w:val="FF0000"/>
      <w:lang w:val="en-GB" w:bidi="ar-SA"/>
    </w:rPr>
  </w:style>
  <w:style w:type="character" w:styleId="StrongEmphasis">
    <w:name w:val="Strong Emphasis"/>
    <w:basedOn w:val="DefaultParagraphFont"/>
    <w:qFormat/>
    <w:rPr>
      <w:b/>
      <w:bCs/>
    </w:rPr>
  </w:style>
  <w:style w:type="character" w:styleId="TFChar">
    <w:name w:val="TF Char"/>
    <w:basedOn w:val="DefaultParagraphFont"/>
    <w:qFormat/>
    <w:rPr>
      <w:rFonts w:ascii="Arial" w:hAnsi="Arial" w:cs="Arial"/>
      <w:b/>
      <w:lang w:val="en-GB" w:bidi="ar-SA"/>
    </w:rPr>
  </w:style>
  <w:style w:type="character" w:styleId="TF">
    <w:name w:val="TF (文字)"/>
    <w:basedOn w:val="DefaultParagraphFont"/>
    <w:qFormat/>
    <w:rPr>
      <w:rFonts w:ascii="Arial" w:hAnsi="Arial" w:cs="Arial"/>
      <w:b/>
      <w:color w:val="000000"/>
      <w:lang w:val="en-GB" w:eastAsia="ja-JP" w:bidi="ar-SA"/>
    </w:rPr>
  </w:style>
  <w:style w:type="character" w:styleId="NOChar">
    <w:name w:val="NO Char"/>
    <w:basedOn w:val="DefaultParagraphFont"/>
    <w:qFormat/>
    <w:rPr>
      <w:lang w:val="en-GB" w:bidi="ar-SA"/>
    </w:rPr>
  </w:style>
  <w:style w:type="character" w:styleId="B1Char">
    <w:name w:val="B1 Char"/>
    <w:basedOn w:val="DefaultParagraphFont"/>
    <w:qFormat/>
    <w:rPr>
      <w:lang w:val="en-GB" w:bidi="ar-SA"/>
    </w:rPr>
  </w:style>
  <w:style w:type="character" w:styleId="Word">
    <w:name w:val="word"/>
    <w:basedOn w:val="DefaultParagraphFont"/>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0"/>
      </w:numPr>
    </w:pPr>
    <w:rPr/>
  </w:style>
  <w:style w:type="paragraph" w:styleId="ListNumber2">
    <w:name w:val="List Number 2"/>
    <w:basedOn w:val="ListNumber"/>
    <w:qFormat/>
    <w:pPr>
      <w:numPr>
        <w:ilvl w:val="0"/>
        <w:numId w:val="31"/>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32"/>
      </w:numPr>
    </w:pPr>
    <w:rPr/>
  </w:style>
  <w:style w:type="paragraph" w:styleId="ListBullet2">
    <w:name w:val="List Bullet 2"/>
    <w:basedOn w:val="ListBullet"/>
    <w:qFormat/>
    <w:pPr>
      <w:numPr>
        <w:ilvl w:val="0"/>
        <w:numId w:val="33"/>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34"/>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package" Target="embeddings/oleObject3.pptx"/><Relationship Id="rId8" Type="http://schemas.openxmlformats.org/officeDocument/2006/relationships/image" Target="media/image1.wmf"/><Relationship Id="rId9" Type="http://schemas.openxmlformats.org/officeDocument/2006/relationships/package" Target="embeddings/oleObject4.pptx"/><Relationship Id="rId10" Type="http://schemas.openxmlformats.org/officeDocument/2006/relationships/image" Target="media/image1.wmf"/><Relationship Id="rId11" Type="http://schemas.openxmlformats.org/officeDocument/2006/relationships/package" Target="embeddings/oleObject5.pptx"/><Relationship Id="rId12" Type="http://schemas.openxmlformats.org/officeDocument/2006/relationships/image" Target="media/image1.wmf"/><Relationship Id="rId13" Type="http://schemas.openxmlformats.org/officeDocument/2006/relationships/package" Target="embeddings/oleObject6.pptx"/><Relationship Id="rId14" Type="http://schemas.openxmlformats.org/officeDocument/2006/relationships/image" Target="media/image1.wmf"/><Relationship Id="rId15" Type="http://schemas.openxmlformats.org/officeDocument/2006/relationships/package" Target="embeddings/oleObject7.pptx"/><Relationship Id="rId16" Type="http://schemas.openxmlformats.org/officeDocument/2006/relationships/image" Target="media/image1.wmf"/><Relationship Id="rId17" Type="http://schemas.openxmlformats.org/officeDocument/2006/relationships/package" Target="embeddings/oleObject8.pptx"/><Relationship Id="rId18" Type="http://schemas.openxmlformats.org/officeDocument/2006/relationships/image" Target="media/image1.wmf"/><Relationship Id="rId19" Type="http://schemas.openxmlformats.org/officeDocument/2006/relationships/package" Target="embeddings/oleObject9.pptx"/><Relationship Id="rId20" Type="http://schemas.openxmlformats.org/officeDocument/2006/relationships/image" Target="media/image1.wmf"/><Relationship Id="rId21" Type="http://schemas.openxmlformats.org/officeDocument/2006/relationships/package" Target="embeddings/oleObject10.pptx"/><Relationship Id="rId22" Type="http://schemas.openxmlformats.org/officeDocument/2006/relationships/image" Target="media/image1.wmf"/><Relationship Id="rId23" Type="http://schemas.openxmlformats.org/officeDocument/2006/relationships/package" Target="embeddings/oleObject11.pptx"/><Relationship Id="rId24" Type="http://schemas.openxmlformats.org/officeDocument/2006/relationships/image" Target="media/image1.wmf"/><Relationship Id="rId25" Type="http://schemas.openxmlformats.org/officeDocument/2006/relationships/package" Target="embeddings/oleObject12.pptx"/><Relationship Id="rId26" Type="http://schemas.openxmlformats.org/officeDocument/2006/relationships/image" Target="media/image1.wmf"/><Relationship Id="rId27" Type="http://schemas.openxmlformats.org/officeDocument/2006/relationships/package" Target="embeddings/oleObject13.pptx"/><Relationship Id="rId28" Type="http://schemas.openxmlformats.org/officeDocument/2006/relationships/image" Target="media/image1.wmf"/><Relationship Id="rId29" Type="http://schemas.openxmlformats.org/officeDocument/2006/relationships/package" Target="embeddings/oleObject14.pptx"/><Relationship Id="rId30" Type="http://schemas.openxmlformats.org/officeDocument/2006/relationships/image" Target="media/image1.wmf"/><Relationship Id="rId31" Type="http://schemas.openxmlformats.org/officeDocument/2006/relationships/package" Target="embeddings/oleObject15.pptx"/><Relationship Id="rId32" Type="http://schemas.openxmlformats.org/officeDocument/2006/relationships/image" Target="media/image1.wmf"/><Relationship Id="rId33" Type="http://schemas.openxmlformats.org/officeDocument/2006/relationships/package" Target="embeddings/oleObject16.pptx"/><Relationship Id="rId34" Type="http://schemas.openxmlformats.org/officeDocument/2006/relationships/image" Target="media/image1.wmf"/><Relationship Id="rId35" Type="http://schemas.openxmlformats.org/officeDocument/2006/relationships/package" Target="embeddings/oleObject17.pptx"/><Relationship Id="rId36" Type="http://schemas.openxmlformats.org/officeDocument/2006/relationships/image" Target="media/image1.wmf"/><Relationship Id="rId37" Type="http://schemas.openxmlformats.org/officeDocument/2006/relationships/package" Target="embeddings/oleObject18.pptx"/><Relationship Id="rId38" Type="http://schemas.openxmlformats.org/officeDocument/2006/relationships/image" Target="media/image1.wmf"/><Relationship Id="rId39" Type="http://schemas.openxmlformats.org/officeDocument/2006/relationships/oleObject" Target="embeddings/oleObject19.bin"/><Relationship Id="rId40" Type="http://schemas.openxmlformats.org/officeDocument/2006/relationships/image" Target="media/image2.wmf"/><Relationship Id="rId41" Type="http://schemas.openxmlformats.org/officeDocument/2006/relationships/oleObject" Target="embeddings/oleObject20.bin"/><Relationship Id="rId42" Type="http://schemas.openxmlformats.org/officeDocument/2006/relationships/image" Target="media/image3.wmf"/><Relationship Id="rId43" Type="http://schemas.openxmlformats.org/officeDocument/2006/relationships/oleObject" Target="embeddings/oleObject21.bin"/><Relationship Id="rId44" Type="http://schemas.openxmlformats.org/officeDocument/2006/relationships/image" Target="media/image4.wmf"/><Relationship Id="rId45" Type="http://schemas.openxmlformats.org/officeDocument/2006/relationships/oleObject" Target="embeddings/oleObject22.bin"/><Relationship Id="rId46" Type="http://schemas.openxmlformats.org/officeDocument/2006/relationships/image" Target="media/image5.wmf"/><Relationship Id="rId47" Type="http://schemas.openxmlformats.org/officeDocument/2006/relationships/oleObject" Target="embeddings/oleObject23.bin"/><Relationship Id="rId48" Type="http://schemas.openxmlformats.org/officeDocument/2006/relationships/image" Target="media/image6.wmf"/><Relationship Id="rId49" Type="http://schemas.openxmlformats.org/officeDocument/2006/relationships/oleObject" Target="embeddings/oleObject24.bin"/><Relationship Id="rId50" Type="http://schemas.openxmlformats.org/officeDocument/2006/relationships/image" Target="media/image7.wmf"/><Relationship Id="rId51" Type="http://schemas.openxmlformats.org/officeDocument/2006/relationships/oleObject" Target="embeddings/oleObject25.bin"/><Relationship Id="rId52" Type="http://schemas.openxmlformats.org/officeDocument/2006/relationships/image" Target="media/image8.wmf"/><Relationship Id="rId53" Type="http://schemas.openxmlformats.org/officeDocument/2006/relationships/oleObject" Target="embeddings/oleObject26.bin"/><Relationship Id="rId54" Type="http://schemas.openxmlformats.org/officeDocument/2006/relationships/image" Target="media/image9.wmf"/><Relationship Id="rId55" Type="http://schemas.openxmlformats.org/officeDocument/2006/relationships/oleObject" Target="embeddings/oleObject27.bin"/><Relationship Id="rId56" Type="http://schemas.openxmlformats.org/officeDocument/2006/relationships/image" Target="media/image10.wmf"/><Relationship Id="rId57" Type="http://schemas.openxmlformats.org/officeDocument/2006/relationships/oleObject" Target="embeddings/oleObject28.bin"/><Relationship Id="rId58" Type="http://schemas.openxmlformats.org/officeDocument/2006/relationships/image" Target="media/image11.wmf"/><Relationship Id="rId59" Type="http://schemas.openxmlformats.org/officeDocument/2006/relationships/oleObject" Target="embeddings/oleObject29.bin"/><Relationship Id="rId60" Type="http://schemas.openxmlformats.org/officeDocument/2006/relationships/image" Target="media/image12.wmf"/><Relationship Id="rId61" Type="http://schemas.openxmlformats.org/officeDocument/2006/relationships/oleObject" Target="embeddings/oleObject30.bin"/><Relationship Id="rId62" Type="http://schemas.openxmlformats.org/officeDocument/2006/relationships/image" Target="media/image13.wmf"/><Relationship Id="rId63" Type="http://schemas.openxmlformats.org/officeDocument/2006/relationships/oleObject" Target="embeddings/oleObject31.bin"/><Relationship Id="rId64" Type="http://schemas.openxmlformats.org/officeDocument/2006/relationships/image" Target="media/image14.wmf"/><Relationship Id="rId65" Type="http://schemas.openxmlformats.org/officeDocument/2006/relationships/oleObject" Target="embeddings/oleObject32.bin"/><Relationship Id="rId66" Type="http://schemas.openxmlformats.org/officeDocument/2006/relationships/image" Target="media/image15.wmf"/><Relationship Id="rId67" Type="http://schemas.openxmlformats.org/officeDocument/2006/relationships/oleObject" Target="embeddings/oleObject33.bin"/><Relationship Id="rId68" Type="http://schemas.openxmlformats.org/officeDocument/2006/relationships/image" Target="media/image16.wmf"/><Relationship Id="rId69" Type="http://schemas.openxmlformats.org/officeDocument/2006/relationships/oleObject" Target="embeddings/oleObject34.bin"/><Relationship Id="rId70" Type="http://schemas.openxmlformats.org/officeDocument/2006/relationships/image" Target="media/image17.wmf"/><Relationship Id="rId71" Type="http://schemas.openxmlformats.org/officeDocument/2006/relationships/oleObject" Target="embeddings/oleObject35.bin"/><Relationship Id="rId72" Type="http://schemas.openxmlformats.org/officeDocument/2006/relationships/image" Target="media/image18.wmf"/><Relationship Id="rId73" Type="http://schemas.openxmlformats.org/officeDocument/2006/relationships/oleObject" Target="embeddings/oleObject36.bin"/><Relationship Id="rId74" Type="http://schemas.openxmlformats.org/officeDocument/2006/relationships/image" Target="media/image19.wmf"/><Relationship Id="rId75" Type="http://schemas.openxmlformats.org/officeDocument/2006/relationships/oleObject" Target="embeddings/oleObject37.bin"/><Relationship Id="rId76" Type="http://schemas.openxmlformats.org/officeDocument/2006/relationships/image" Target="media/image20.wmf"/><Relationship Id="rId77" Type="http://schemas.openxmlformats.org/officeDocument/2006/relationships/oleObject" Target="embeddings/oleObject38.bin"/><Relationship Id="rId78" Type="http://schemas.openxmlformats.org/officeDocument/2006/relationships/image" Target="media/image21.wmf"/><Relationship Id="rId79" Type="http://schemas.openxmlformats.org/officeDocument/2006/relationships/image" Target="media/image22.wmf"/><Relationship Id="rId80" Type="http://schemas.openxmlformats.org/officeDocument/2006/relationships/oleObject" Target="embeddings/oleObject39.bin"/><Relationship Id="rId81" Type="http://schemas.openxmlformats.org/officeDocument/2006/relationships/image" Target="media/image23.wmf"/><Relationship Id="rId82" Type="http://schemas.openxmlformats.org/officeDocument/2006/relationships/oleObject" Target="embeddings/oleObject40.bin"/><Relationship Id="rId83" Type="http://schemas.openxmlformats.org/officeDocument/2006/relationships/image" Target="media/image24.wmf"/><Relationship Id="rId84" Type="http://schemas.openxmlformats.org/officeDocument/2006/relationships/oleObject" Target="embeddings/oleObject41.bin"/><Relationship Id="rId85" Type="http://schemas.openxmlformats.org/officeDocument/2006/relationships/image" Target="media/image25.wmf"/><Relationship Id="rId86" Type="http://schemas.openxmlformats.org/officeDocument/2006/relationships/oleObject" Target="embeddings/oleObject42.bin"/><Relationship Id="rId87" Type="http://schemas.openxmlformats.org/officeDocument/2006/relationships/image" Target="media/image26.wmf"/><Relationship Id="rId88" Type="http://schemas.openxmlformats.org/officeDocument/2006/relationships/oleObject" Target="embeddings/oleObject43.bin"/><Relationship Id="rId89" Type="http://schemas.openxmlformats.org/officeDocument/2006/relationships/image" Target="media/image27.wmf"/><Relationship Id="rId90" Type="http://schemas.openxmlformats.org/officeDocument/2006/relationships/oleObject" Target="embeddings/oleObject44.bin"/><Relationship Id="rId91" Type="http://schemas.openxmlformats.org/officeDocument/2006/relationships/image" Target="media/image28.wmf"/><Relationship Id="rId92" Type="http://schemas.openxmlformats.org/officeDocument/2006/relationships/oleObject" Target="embeddings/oleObject45.bin"/><Relationship Id="rId93" Type="http://schemas.openxmlformats.org/officeDocument/2006/relationships/image" Target="media/image29.wmf"/><Relationship Id="rId94" Type="http://schemas.openxmlformats.org/officeDocument/2006/relationships/oleObject" Target="embeddings/oleObject46.bin"/><Relationship Id="rId95" Type="http://schemas.openxmlformats.org/officeDocument/2006/relationships/image" Target="media/image30.wmf"/><Relationship Id="rId96" Type="http://schemas.openxmlformats.org/officeDocument/2006/relationships/oleObject" Target="embeddings/oleObject47.bin"/><Relationship Id="rId97" Type="http://schemas.openxmlformats.org/officeDocument/2006/relationships/image" Target="media/image31.wmf"/><Relationship Id="rId98" Type="http://schemas.openxmlformats.org/officeDocument/2006/relationships/oleObject" Target="embeddings/oleObject48.bin"/><Relationship Id="rId99" Type="http://schemas.openxmlformats.org/officeDocument/2006/relationships/image" Target="media/image32.wmf"/><Relationship Id="rId100" Type="http://schemas.openxmlformats.org/officeDocument/2006/relationships/oleObject" Target="embeddings/oleObject49.bin"/><Relationship Id="rId101" Type="http://schemas.openxmlformats.org/officeDocument/2006/relationships/image" Target="media/image33.wmf"/><Relationship Id="rId102" Type="http://schemas.openxmlformats.org/officeDocument/2006/relationships/oleObject" Target="embeddings/oleObject50.bin"/><Relationship Id="rId103" Type="http://schemas.openxmlformats.org/officeDocument/2006/relationships/image" Target="media/image34.wmf"/><Relationship Id="rId104" Type="http://schemas.openxmlformats.org/officeDocument/2006/relationships/oleObject" Target="embeddings/oleObject51.bin"/><Relationship Id="rId105" Type="http://schemas.openxmlformats.org/officeDocument/2006/relationships/image" Target="media/image35.wmf"/><Relationship Id="rId106" Type="http://schemas.openxmlformats.org/officeDocument/2006/relationships/oleObject" Target="embeddings/oleObject52.bin"/><Relationship Id="rId107" Type="http://schemas.openxmlformats.org/officeDocument/2006/relationships/image" Target="media/image36.wmf"/><Relationship Id="rId108" Type="http://schemas.openxmlformats.org/officeDocument/2006/relationships/oleObject" Target="embeddings/oleObject53.bin"/><Relationship Id="rId109" Type="http://schemas.openxmlformats.org/officeDocument/2006/relationships/image" Target="media/image37.wmf"/><Relationship Id="rId110" Type="http://schemas.openxmlformats.org/officeDocument/2006/relationships/oleObject" Target="embeddings/oleObject54.bin"/><Relationship Id="rId111" Type="http://schemas.openxmlformats.org/officeDocument/2006/relationships/image" Target="media/image38.wmf"/><Relationship Id="rId112" Type="http://schemas.openxmlformats.org/officeDocument/2006/relationships/oleObject" Target="embeddings/oleObject55.bin"/><Relationship Id="rId113" Type="http://schemas.openxmlformats.org/officeDocument/2006/relationships/image" Target="media/image39.wmf"/><Relationship Id="rId114" Type="http://schemas.openxmlformats.org/officeDocument/2006/relationships/oleObject" Target="embeddings/oleObject56.bin"/><Relationship Id="rId115" Type="http://schemas.openxmlformats.org/officeDocument/2006/relationships/image" Target="media/image40.wmf"/><Relationship Id="rId116" Type="http://schemas.openxmlformats.org/officeDocument/2006/relationships/oleObject" Target="embeddings/oleObject57.bin"/><Relationship Id="rId117" Type="http://schemas.openxmlformats.org/officeDocument/2006/relationships/image" Target="media/image41.wmf"/><Relationship Id="rId118" Type="http://schemas.openxmlformats.org/officeDocument/2006/relationships/oleObject" Target="embeddings/oleObject58.bin"/><Relationship Id="rId119" Type="http://schemas.openxmlformats.org/officeDocument/2006/relationships/image" Target="media/image42.wmf"/><Relationship Id="rId120" Type="http://schemas.openxmlformats.org/officeDocument/2006/relationships/oleObject" Target="embeddings/oleObject59.bin"/><Relationship Id="rId121" Type="http://schemas.openxmlformats.org/officeDocument/2006/relationships/image" Target="media/image43.wmf"/><Relationship Id="rId122" Type="http://schemas.openxmlformats.org/officeDocument/2006/relationships/oleObject" Target="embeddings/oleObject60.bin"/><Relationship Id="rId123" Type="http://schemas.openxmlformats.org/officeDocument/2006/relationships/image" Target="media/image44.wmf"/><Relationship Id="rId124" Type="http://schemas.openxmlformats.org/officeDocument/2006/relationships/oleObject" Target="embeddings/oleObject61.bin"/><Relationship Id="rId125" Type="http://schemas.openxmlformats.org/officeDocument/2006/relationships/image" Target="media/image45.wmf"/><Relationship Id="rId126" Type="http://schemas.openxmlformats.org/officeDocument/2006/relationships/oleObject" Target="embeddings/oleObject62.bin"/><Relationship Id="rId127" Type="http://schemas.openxmlformats.org/officeDocument/2006/relationships/image" Target="media/image46.wmf"/><Relationship Id="rId128" Type="http://schemas.openxmlformats.org/officeDocument/2006/relationships/oleObject" Target="embeddings/oleObject63.bin"/><Relationship Id="rId129" Type="http://schemas.openxmlformats.org/officeDocument/2006/relationships/image" Target="media/image47.wmf"/><Relationship Id="rId130" Type="http://schemas.openxmlformats.org/officeDocument/2006/relationships/oleObject" Target="embeddings/oleObject64.bin"/><Relationship Id="rId131" Type="http://schemas.openxmlformats.org/officeDocument/2006/relationships/image" Target="media/image48.wmf"/><Relationship Id="rId132" Type="http://schemas.openxmlformats.org/officeDocument/2006/relationships/oleObject" Target="embeddings/oleObject65.bin"/><Relationship Id="rId133" Type="http://schemas.openxmlformats.org/officeDocument/2006/relationships/image" Target="media/image49.wmf"/><Relationship Id="rId134" Type="http://schemas.openxmlformats.org/officeDocument/2006/relationships/oleObject" Target="embeddings/oleObject66.bin"/><Relationship Id="rId135" Type="http://schemas.openxmlformats.org/officeDocument/2006/relationships/image" Target="media/image50.wmf"/><Relationship Id="rId136" Type="http://schemas.openxmlformats.org/officeDocument/2006/relationships/oleObject" Target="embeddings/oleObject67.bin"/><Relationship Id="rId137" Type="http://schemas.openxmlformats.org/officeDocument/2006/relationships/image" Target="media/image51.wmf"/><Relationship Id="rId138" Type="http://schemas.openxmlformats.org/officeDocument/2006/relationships/oleObject" Target="embeddings/oleObject68.bin"/><Relationship Id="rId139" Type="http://schemas.openxmlformats.org/officeDocument/2006/relationships/image" Target="media/image52.wmf"/><Relationship Id="rId140" Type="http://schemas.openxmlformats.org/officeDocument/2006/relationships/oleObject" Target="embeddings/oleObject69.bin"/><Relationship Id="rId141" Type="http://schemas.openxmlformats.org/officeDocument/2006/relationships/image" Target="media/image53.wmf"/><Relationship Id="rId142" Type="http://schemas.openxmlformats.org/officeDocument/2006/relationships/oleObject" Target="embeddings/oleObject70.bin"/><Relationship Id="rId143" Type="http://schemas.openxmlformats.org/officeDocument/2006/relationships/image" Target="media/image54.wmf"/><Relationship Id="rId144" Type="http://schemas.openxmlformats.org/officeDocument/2006/relationships/oleObject" Target="embeddings/oleObject71.bin"/><Relationship Id="rId145" Type="http://schemas.openxmlformats.org/officeDocument/2006/relationships/image" Target="media/image55.wmf"/><Relationship Id="rId146" Type="http://schemas.openxmlformats.org/officeDocument/2006/relationships/oleObject" Target="embeddings/oleObject72.bin"/><Relationship Id="rId147" Type="http://schemas.openxmlformats.org/officeDocument/2006/relationships/image" Target="media/image56.wmf"/><Relationship Id="rId148" Type="http://schemas.openxmlformats.org/officeDocument/2006/relationships/oleObject" Target="embeddings/oleObject73.bin"/><Relationship Id="rId149" Type="http://schemas.openxmlformats.org/officeDocument/2006/relationships/image" Target="media/image57.wmf"/><Relationship Id="rId150" Type="http://schemas.openxmlformats.org/officeDocument/2006/relationships/oleObject" Target="embeddings/oleObject74.bin"/><Relationship Id="rId151" Type="http://schemas.openxmlformats.org/officeDocument/2006/relationships/image" Target="media/image58.wmf"/><Relationship Id="rId152" Type="http://schemas.openxmlformats.org/officeDocument/2006/relationships/oleObject" Target="embeddings/oleObject75.bin"/><Relationship Id="rId153" Type="http://schemas.openxmlformats.org/officeDocument/2006/relationships/image" Target="media/image59.wmf"/><Relationship Id="rId154" Type="http://schemas.openxmlformats.org/officeDocument/2006/relationships/oleObject" Target="embeddings/oleObject76.bin"/><Relationship Id="rId155" Type="http://schemas.openxmlformats.org/officeDocument/2006/relationships/image" Target="media/image60.wmf"/><Relationship Id="rId156" Type="http://schemas.openxmlformats.org/officeDocument/2006/relationships/oleObject" Target="embeddings/oleObject77.bin"/><Relationship Id="rId157" Type="http://schemas.openxmlformats.org/officeDocument/2006/relationships/image" Target="media/image61.wmf"/><Relationship Id="rId158" Type="http://schemas.openxmlformats.org/officeDocument/2006/relationships/oleObject" Target="embeddings/oleObject78.bin"/><Relationship Id="rId159" Type="http://schemas.openxmlformats.org/officeDocument/2006/relationships/image" Target="media/image62.wmf"/><Relationship Id="rId160" Type="http://schemas.openxmlformats.org/officeDocument/2006/relationships/oleObject" Target="embeddings/oleObject79.bin"/><Relationship Id="rId161" Type="http://schemas.openxmlformats.org/officeDocument/2006/relationships/image" Target="media/image63.wmf"/><Relationship Id="rId162" Type="http://schemas.openxmlformats.org/officeDocument/2006/relationships/oleObject" Target="embeddings/oleObject80.bin"/><Relationship Id="rId163" Type="http://schemas.openxmlformats.org/officeDocument/2006/relationships/image" Target="media/image64.wmf"/><Relationship Id="rId164" Type="http://schemas.openxmlformats.org/officeDocument/2006/relationships/oleObject" Target="embeddings/oleObject81.bin"/><Relationship Id="rId165" Type="http://schemas.openxmlformats.org/officeDocument/2006/relationships/image" Target="media/image65.wmf"/><Relationship Id="rId166" Type="http://schemas.openxmlformats.org/officeDocument/2006/relationships/oleObject" Target="embeddings/oleObject82.bin"/><Relationship Id="rId167" Type="http://schemas.openxmlformats.org/officeDocument/2006/relationships/image" Target="media/image66.wmf"/><Relationship Id="rId168" Type="http://schemas.openxmlformats.org/officeDocument/2006/relationships/oleObject" Target="embeddings/oleObject83.bin"/><Relationship Id="rId169" Type="http://schemas.openxmlformats.org/officeDocument/2006/relationships/image" Target="media/image67.wmf"/><Relationship Id="rId170" Type="http://schemas.openxmlformats.org/officeDocument/2006/relationships/oleObject" Target="embeddings/oleObject84.bin"/><Relationship Id="rId171" Type="http://schemas.openxmlformats.org/officeDocument/2006/relationships/image" Target="media/image68.wmf"/><Relationship Id="rId172" Type="http://schemas.openxmlformats.org/officeDocument/2006/relationships/oleObject" Target="embeddings/oleObject85.bin"/><Relationship Id="rId173" Type="http://schemas.openxmlformats.org/officeDocument/2006/relationships/image" Target="media/image69.wmf"/><Relationship Id="rId174" Type="http://schemas.openxmlformats.org/officeDocument/2006/relationships/oleObject" Target="embeddings/oleObject86.bin"/><Relationship Id="rId175" Type="http://schemas.openxmlformats.org/officeDocument/2006/relationships/image" Target="media/image70.wmf"/><Relationship Id="rId176" Type="http://schemas.openxmlformats.org/officeDocument/2006/relationships/oleObject" Target="embeddings/oleObject87.bin"/><Relationship Id="rId177" Type="http://schemas.openxmlformats.org/officeDocument/2006/relationships/image" Target="media/image71.wmf"/><Relationship Id="rId178" Type="http://schemas.openxmlformats.org/officeDocument/2006/relationships/oleObject" Target="embeddings/oleObject88.bin"/><Relationship Id="rId179" Type="http://schemas.openxmlformats.org/officeDocument/2006/relationships/image" Target="media/image72.wmf"/><Relationship Id="rId180" Type="http://schemas.openxmlformats.org/officeDocument/2006/relationships/oleObject" Target="embeddings/oleObject89.bin"/><Relationship Id="rId181" Type="http://schemas.openxmlformats.org/officeDocument/2006/relationships/image" Target="media/image73.wmf"/><Relationship Id="rId182" Type="http://schemas.openxmlformats.org/officeDocument/2006/relationships/oleObject" Target="embeddings/oleObject90.bin"/><Relationship Id="rId183" Type="http://schemas.openxmlformats.org/officeDocument/2006/relationships/image" Target="media/image74.wmf"/><Relationship Id="rId184" Type="http://schemas.openxmlformats.org/officeDocument/2006/relationships/oleObject" Target="embeddings/oleObject91.bin"/><Relationship Id="rId185" Type="http://schemas.openxmlformats.org/officeDocument/2006/relationships/image" Target="media/image75.wmf"/><Relationship Id="rId186" Type="http://schemas.openxmlformats.org/officeDocument/2006/relationships/oleObject" Target="embeddings/oleObject92.bin"/><Relationship Id="rId187" Type="http://schemas.openxmlformats.org/officeDocument/2006/relationships/image" Target="media/image76.wmf"/><Relationship Id="rId188" Type="http://schemas.openxmlformats.org/officeDocument/2006/relationships/oleObject" Target="embeddings/oleObject93.bin"/><Relationship Id="rId189" Type="http://schemas.openxmlformats.org/officeDocument/2006/relationships/image" Target="media/image77.wmf"/><Relationship Id="rId190" Type="http://schemas.openxmlformats.org/officeDocument/2006/relationships/oleObject" Target="embeddings/oleObject94.bin"/><Relationship Id="rId191" Type="http://schemas.openxmlformats.org/officeDocument/2006/relationships/image" Target="media/image78.wmf"/><Relationship Id="rId192" Type="http://schemas.openxmlformats.org/officeDocument/2006/relationships/header" Target="header1.xml"/><Relationship Id="rId193" Type="http://schemas.openxmlformats.org/officeDocument/2006/relationships/footer" Target="footer1.xml"/><Relationship Id="rId194" Type="http://schemas.openxmlformats.org/officeDocument/2006/relationships/numbering" Target="numbering.xml"/><Relationship Id="rId195" Type="http://schemas.openxmlformats.org/officeDocument/2006/relationships/fontTable" Target="fontTable.xml"/><Relationship Id="rId19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Template>
  <TotalTime>111</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2010-09-14T14:39:00Z</dcterms:created>
  <dc:creator>Maurice Pope / John M Meredith</dc:creator>
  <dc:description>All 3GPP reports are to be based on this skeleton.</dc:description>
  <cp:keywords>3GPP</cp:keywords>
  <dc:language>en-US</dc:language>
  <cp:lastModifiedBy>Rapporteur</cp:lastModifiedBy>
  <cp:lastPrinted>2010-05-19T15:14:00Z</cp:lastPrinted>
  <dcterms:modified xsi:type="dcterms:W3CDTF">2010-09-15T11:34:00Z</dcterms:modified>
  <cp:revision>7</cp:revision>
  <dc:subject>3GPP report skeleton</dc:subject>
  <dc:title>3GPP report skeleton</dc:title>
</cp:coreProperties>
</file>